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tasks/documenttasks1.xml" ContentType="application/vnd.ms-office.documenttask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tbl>
      <w:tblPr>
        <w:tblW w:w="9186" w:type="dxa"/>
        <w:tblInd w:w="108" w:type="dxa"/>
        <w:tblBorders>
          <w:top w:val="single" w:color="E2001A" w:sz="18" w:space="0"/>
          <w:bottom w:val="single" w:color="E2001A" w:sz="18" w:space="0"/>
          <w:insideH w:val="single" w:color="E2001A" w:sz="18" w:space="0"/>
          <w:insideV w:val="single" w:color="E2001A" w:sz="18" w:space="0"/>
        </w:tblBorders>
        <w:tblLook w:val="04A0" w:firstRow="1" w:lastRow="0" w:firstColumn="1" w:lastColumn="0" w:noHBand="0" w:noVBand="1"/>
      </w:tblPr>
      <w:tblGrid>
        <w:gridCol w:w="141"/>
        <w:gridCol w:w="3261"/>
        <w:gridCol w:w="2694"/>
        <w:gridCol w:w="3090"/>
      </w:tblGrid>
      <w:tr w:rsidRPr="00CD08F9" w:rsidR="007669CD" w:rsidTr="6E9879AD" w14:paraId="659EE8C9" w14:textId="77777777">
        <w:trPr>
          <w:trHeight w:val="565"/>
        </w:trPr>
        <w:tc>
          <w:tcPr>
            <w:tcW w:w="6096" w:type="dxa"/>
            <w:gridSpan w:val="3"/>
            <w:tcBorders>
              <w:top w:val="nil"/>
              <w:bottom w:val="nil"/>
              <w:right w:val="nil"/>
            </w:tcBorders>
            <w:shd w:val="clear" w:color="auto" w:fill="00AFD0"/>
            <w:tcMar>
              <w:right w:w="1162" w:type="dxa"/>
            </w:tcMar>
            <w:vAlign w:val="center"/>
          </w:tcPr>
          <w:p w:rsidRPr="005C291F" w:rsidR="007669CD" w:rsidP="00ED07D0" w:rsidRDefault="00ED5629" w14:paraId="55DEAC12" w14:textId="090DF5B7">
            <w:pPr>
              <w:pStyle w:val="Footer"/>
              <w:tabs>
                <w:tab w:val="clear" w:pos="9360"/>
                <w:tab w:val="right" w:pos="8964"/>
              </w:tabs>
              <w:ind w:left="-108"/>
              <w:rPr>
                <w:rFonts w:ascii="Arial Black" w:hAnsi="Arial Black"/>
                <w:color w:val="FFFFFF"/>
                <w:sz w:val="23"/>
                <w:szCs w:val="23"/>
                <w:lang w:val="en-US"/>
              </w:rPr>
            </w:pPr>
            <w:r w:rsidRPr="6E9879AD" w:rsidR="00ED5629">
              <w:rPr>
                <w:rFonts w:ascii="Arial Black" w:hAnsi="Arial Black"/>
                <w:color w:val="FFFFFF" w:themeColor="background1" w:themeTint="FF" w:themeShade="FF"/>
                <w:sz w:val="23"/>
                <w:szCs w:val="23"/>
                <w:lang w:val="de-DE"/>
              </w:rPr>
              <w:t>Functional</w:t>
            </w:r>
            <w:r w:rsidRPr="6E9879AD" w:rsidR="00ED5629">
              <w:rPr>
                <w:rFonts w:ascii="Arial Black" w:hAnsi="Arial Black"/>
                <w:color w:val="FFFFFF" w:themeColor="background1" w:themeTint="FF" w:themeShade="FF"/>
                <w:sz w:val="23"/>
                <w:szCs w:val="23"/>
                <w:lang w:val="en-GB"/>
              </w:rPr>
              <w:t xml:space="preserve"> Specification</w:t>
            </w:r>
          </w:p>
        </w:tc>
        <w:tc>
          <w:tcPr>
            <w:tcW w:w="3090" w:type="dxa"/>
            <w:tcBorders>
              <w:top w:val="nil"/>
              <w:left w:val="nil"/>
              <w:bottom w:val="nil"/>
            </w:tcBorders>
            <w:shd w:val="clear" w:color="auto" w:fill="00AFD0"/>
            <w:tcMar/>
            <w:vAlign w:val="center"/>
          </w:tcPr>
          <w:p w:rsidRPr="00F82B3F" w:rsidR="007669CD" w:rsidP="007439E9" w:rsidRDefault="001A5F94" w14:paraId="5A7C1783" w14:textId="77777777">
            <w:pPr>
              <w:pStyle w:val="Footer"/>
              <w:tabs>
                <w:tab w:val="clear" w:pos="9360"/>
                <w:tab w:val="right" w:pos="8964"/>
              </w:tabs>
              <w:jc w:val="right"/>
              <w:rPr>
                <w:rFonts w:ascii="Arial Black" w:hAnsi="Arial Black"/>
                <w:color w:val="FFFFFF"/>
                <w:szCs w:val="20"/>
                <w:lang w:val="en-US"/>
              </w:rPr>
            </w:pPr>
            <w:r>
              <w:rPr>
                <w:rFonts w:ascii="Arial Black" w:hAnsi="Arial Black"/>
                <w:color w:val="FFFFFF"/>
                <w:szCs w:val="20"/>
                <w:lang w:val="en-US"/>
              </w:rPr>
              <w:t>t</w:t>
            </w:r>
            <w:r w:rsidR="00992349">
              <w:rPr>
                <w:rFonts w:ascii="Arial Black" w:hAnsi="Arial Black"/>
                <w:color w:val="FFFFFF"/>
                <w:szCs w:val="20"/>
                <w:lang w:val="en-US"/>
              </w:rPr>
              <w:t xml:space="preserve">emplate </w:t>
            </w:r>
            <w:r w:rsidRPr="00F82B3F" w:rsidR="007669CD">
              <w:rPr>
                <w:rFonts w:ascii="Arial Black" w:hAnsi="Arial Black"/>
                <w:color w:val="FFFFFF"/>
                <w:szCs w:val="20"/>
                <w:lang w:val="en-US"/>
              </w:rPr>
              <w:t>v201</w:t>
            </w:r>
            <w:r w:rsidR="003C3BA3">
              <w:rPr>
                <w:rFonts w:ascii="Arial Black" w:hAnsi="Arial Black"/>
                <w:color w:val="FFFFFF"/>
                <w:szCs w:val="20"/>
                <w:lang w:val="en-US"/>
              </w:rPr>
              <w:t>8</w:t>
            </w:r>
            <w:r w:rsidR="00ED5629">
              <w:rPr>
                <w:rFonts w:ascii="Arial Black" w:hAnsi="Arial Black"/>
                <w:color w:val="FFFFFF"/>
                <w:szCs w:val="20"/>
                <w:lang w:val="en-US"/>
              </w:rPr>
              <w:t>-0</w:t>
            </w:r>
            <w:r w:rsidR="00CB6BD8">
              <w:rPr>
                <w:rFonts w:ascii="Arial Black" w:hAnsi="Arial Black"/>
                <w:color w:val="FFFFFF"/>
                <w:szCs w:val="20"/>
                <w:lang w:val="en-US"/>
              </w:rPr>
              <w:t>9</w:t>
            </w:r>
          </w:p>
        </w:tc>
      </w:tr>
      <w:tr w:rsidRPr="00845C79" w:rsidR="007669CD" w:rsidTr="6E9879AD" w14:paraId="76801D6C" w14:textId="77777777">
        <w:trPr>
          <w:gridBefore w:val="1"/>
          <w:wBefore w:w="141" w:type="dxa"/>
          <w:trHeight w:val="432" w:hRule="exact"/>
        </w:trPr>
        <w:tc>
          <w:tcPr>
            <w:tcW w:w="3261" w:type="dxa"/>
            <w:tcBorders>
              <w:top w:val="nil"/>
              <w:bottom w:val="single" w:color="00AFD0" w:sz="18" w:space="0"/>
              <w:right w:val="nil"/>
            </w:tcBorders>
            <w:tcMar/>
            <w:vAlign w:val="center"/>
          </w:tcPr>
          <w:p w:rsidR="007669CD" w:rsidP="00455155" w:rsidRDefault="007669CD" w14:paraId="1C554BF3" w14:textId="77777777">
            <w:pPr>
              <w:pStyle w:val="Footer"/>
              <w:tabs>
                <w:tab w:val="clear" w:pos="9360"/>
                <w:tab w:val="right" w:pos="8964"/>
              </w:tabs>
              <w:ind w:left="-108"/>
              <w:rPr>
                <w:rFonts w:ascii="Arial Black" w:hAnsi="Arial Black"/>
                <w:color w:val="D9010E"/>
                <w:sz w:val="23"/>
                <w:szCs w:val="23"/>
                <w:lang w:val="de-DE"/>
              </w:rPr>
            </w:pPr>
          </w:p>
        </w:tc>
        <w:tc>
          <w:tcPr>
            <w:tcW w:w="5784" w:type="dxa"/>
            <w:gridSpan w:val="2"/>
            <w:tcBorders>
              <w:top w:val="nil"/>
              <w:left w:val="nil"/>
              <w:bottom w:val="single" w:color="00AFD0" w:sz="18" w:space="0"/>
            </w:tcBorders>
            <w:tcMar/>
            <w:vAlign w:val="center"/>
          </w:tcPr>
          <w:p w:rsidR="007669CD" w:rsidP="00455155" w:rsidRDefault="007669CD" w14:paraId="0F4F7675" w14:textId="77777777">
            <w:pPr>
              <w:pStyle w:val="Footer"/>
              <w:tabs>
                <w:tab w:val="clear" w:pos="9360"/>
                <w:tab w:val="right" w:pos="8964"/>
              </w:tabs>
              <w:ind w:left="-108"/>
              <w:rPr>
                <w:rFonts w:ascii="Arial Black" w:hAnsi="Arial Black"/>
                <w:b/>
                <w:i/>
                <w:sz w:val="23"/>
                <w:szCs w:val="23"/>
                <w:lang w:val="de-DE"/>
              </w:rPr>
            </w:pPr>
          </w:p>
        </w:tc>
      </w:tr>
      <w:tr w:rsidRPr="00845C79" w:rsidR="007669CD" w:rsidTr="6E9879AD" w14:paraId="00913ED5" w14:textId="77777777">
        <w:trPr>
          <w:gridBefore w:val="1"/>
          <w:wBefore w:w="141" w:type="dxa"/>
          <w:trHeight w:val="656" w:hRule="exact"/>
        </w:trPr>
        <w:tc>
          <w:tcPr>
            <w:tcW w:w="3261" w:type="dxa"/>
            <w:tcBorders>
              <w:top w:val="single" w:color="00AFD0" w:sz="18" w:space="0"/>
              <w:bottom w:val="single" w:color="00AFD0" w:sz="18" w:space="0"/>
              <w:right w:val="nil"/>
            </w:tcBorders>
            <w:tcMar/>
            <w:vAlign w:val="center"/>
          </w:tcPr>
          <w:p w:rsidRPr="00930CD0" w:rsidR="007669CD" w:rsidP="00455155" w:rsidRDefault="007669CD" w14:paraId="2BF5BDE8" w14:textId="77777777">
            <w:pPr>
              <w:pStyle w:val="Footer"/>
              <w:tabs>
                <w:tab w:val="clear" w:pos="9360"/>
                <w:tab w:val="right" w:pos="8964"/>
              </w:tabs>
              <w:ind w:left="-108"/>
              <w:rPr>
                <w:rFonts w:ascii="Arial Black" w:hAnsi="Arial Black"/>
                <w:sz w:val="23"/>
                <w:szCs w:val="23"/>
                <w:lang w:val="de-DE"/>
              </w:rPr>
            </w:pPr>
            <w:r w:rsidRPr="00CD08A3">
              <w:rPr>
                <w:rFonts w:ascii="Arial Black" w:hAnsi="Arial Black"/>
                <w:sz w:val="23"/>
                <w:szCs w:val="23"/>
                <w:lang w:val="de-DE"/>
              </w:rPr>
              <w:t>Initiative ID / Project ID</w:t>
            </w:r>
            <w:r w:rsidRPr="00930CD0">
              <w:rPr>
                <w:rFonts w:ascii="Arial Black" w:hAnsi="Arial Black"/>
                <w:sz w:val="23"/>
                <w:szCs w:val="23"/>
                <w:lang w:val="de-DE"/>
              </w:rPr>
              <w:t>:</w:t>
            </w:r>
          </w:p>
        </w:tc>
        <w:tc>
          <w:tcPr>
            <w:tcW w:w="5784" w:type="dxa"/>
            <w:gridSpan w:val="2"/>
            <w:tcBorders>
              <w:top w:val="single" w:color="00AFD0" w:sz="18" w:space="0"/>
              <w:left w:val="nil"/>
              <w:bottom w:val="single" w:color="00AFD0" w:sz="18" w:space="0"/>
            </w:tcBorders>
            <w:tcMar/>
            <w:vAlign w:val="center"/>
          </w:tcPr>
          <w:p w:rsidRPr="00787FA4" w:rsidR="007669CD" w:rsidP="001A5F94" w:rsidRDefault="00D9153D" w14:paraId="0D8348EC" w14:textId="648E0070">
            <w:pPr>
              <w:pStyle w:val="Footer"/>
              <w:tabs>
                <w:tab w:val="clear" w:pos="9360"/>
                <w:tab w:val="right" w:pos="8964"/>
              </w:tabs>
              <w:ind w:left="-108"/>
              <w:rPr>
                <w:rFonts w:ascii="Arial Black" w:hAnsi="Arial Black"/>
                <w:b/>
                <w:i/>
                <w:sz w:val="23"/>
                <w:szCs w:val="23"/>
                <w:lang w:val="de-DE"/>
              </w:rPr>
            </w:pPr>
            <w:r>
              <w:rPr>
                <w:rFonts w:ascii="Arial Black" w:hAnsi="Arial Black"/>
                <w:b/>
                <w:i/>
                <w:sz w:val="23"/>
                <w:szCs w:val="23"/>
                <w:lang w:val="de-DE"/>
              </w:rPr>
              <w:t>PJ548733</w:t>
            </w:r>
          </w:p>
        </w:tc>
      </w:tr>
      <w:tr w:rsidRPr="00845C79" w:rsidR="007669CD" w:rsidTr="6E9879AD" w14:paraId="74931453" w14:textId="77777777">
        <w:trPr>
          <w:gridBefore w:val="1"/>
          <w:wBefore w:w="141" w:type="dxa"/>
          <w:trHeight w:val="722" w:hRule="exact"/>
        </w:trPr>
        <w:tc>
          <w:tcPr>
            <w:tcW w:w="3261" w:type="dxa"/>
            <w:tcBorders>
              <w:top w:val="single" w:color="00AFD0" w:sz="18" w:space="0"/>
              <w:bottom w:val="single" w:color="00AFD0" w:sz="18" w:space="0"/>
              <w:right w:val="nil"/>
            </w:tcBorders>
            <w:tcMar/>
            <w:vAlign w:val="center"/>
          </w:tcPr>
          <w:p w:rsidRPr="00930CD0" w:rsidR="007669CD" w:rsidP="00455155" w:rsidRDefault="007669CD" w14:paraId="5F243497" w14:textId="77777777">
            <w:pPr>
              <w:pStyle w:val="Footer"/>
              <w:tabs>
                <w:tab w:val="clear" w:pos="9360"/>
                <w:tab w:val="right" w:pos="8964"/>
              </w:tabs>
              <w:ind w:left="-108"/>
              <w:rPr>
                <w:rFonts w:ascii="Arial Black" w:hAnsi="Arial Black"/>
                <w:sz w:val="23"/>
                <w:szCs w:val="23"/>
                <w:lang w:val="de-DE"/>
              </w:rPr>
            </w:pPr>
            <w:r w:rsidRPr="00930CD0">
              <w:rPr>
                <w:rFonts w:ascii="Arial Black" w:hAnsi="Arial Black"/>
                <w:sz w:val="23"/>
                <w:szCs w:val="23"/>
                <w:lang w:val="de-DE"/>
              </w:rPr>
              <w:t>Project description:</w:t>
            </w:r>
          </w:p>
        </w:tc>
        <w:tc>
          <w:tcPr>
            <w:tcW w:w="5784" w:type="dxa"/>
            <w:gridSpan w:val="2"/>
            <w:tcBorders>
              <w:top w:val="single" w:color="00AFD0" w:sz="18" w:space="0"/>
              <w:left w:val="nil"/>
              <w:bottom w:val="single" w:color="00AFD0" w:sz="18" w:space="0"/>
            </w:tcBorders>
            <w:tcMar/>
            <w:vAlign w:val="center"/>
          </w:tcPr>
          <w:p w:rsidRPr="006A6BC7" w:rsidR="007669CD" w:rsidP="00455155" w:rsidRDefault="00D9153D" w14:paraId="0B025C14" w14:textId="2CE6FFB3">
            <w:pPr>
              <w:pStyle w:val="Footer"/>
              <w:tabs>
                <w:tab w:val="clear" w:pos="9360"/>
                <w:tab w:val="right" w:pos="8964"/>
              </w:tabs>
              <w:ind w:left="-108"/>
              <w:rPr>
                <w:rFonts w:ascii="Arial Black" w:hAnsi="Arial Black"/>
                <w:b/>
                <w:sz w:val="23"/>
                <w:szCs w:val="23"/>
                <w:lang w:val="en-US"/>
              </w:rPr>
            </w:pPr>
            <w:r>
              <w:rPr>
                <w:rFonts w:ascii="Arial Black" w:hAnsi="Arial Black"/>
                <w:b/>
                <w:sz w:val="23"/>
                <w:szCs w:val="23"/>
                <w:lang w:val="en-US"/>
              </w:rPr>
              <w:t>Siron Replacement Project</w:t>
            </w:r>
          </w:p>
        </w:tc>
      </w:tr>
      <w:tr w:rsidRPr="0046652D" w:rsidR="007669CD" w:rsidTr="6E9879AD" w14:paraId="013E9900" w14:textId="77777777">
        <w:trPr>
          <w:gridBefore w:val="1"/>
          <w:wBefore w:w="141" w:type="dxa"/>
          <w:trHeight w:val="703" w:hRule="exact"/>
        </w:trPr>
        <w:tc>
          <w:tcPr>
            <w:tcW w:w="3261" w:type="dxa"/>
            <w:tcBorders>
              <w:top w:val="single" w:color="00AFD0" w:sz="18" w:space="0"/>
              <w:bottom w:val="single" w:color="00AFD0" w:sz="18" w:space="0"/>
              <w:right w:val="nil"/>
            </w:tcBorders>
            <w:tcMar/>
            <w:vAlign w:val="center"/>
          </w:tcPr>
          <w:p w:rsidRPr="00930CD0" w:rsidR="007669CD" w:rsidP="00455155" w:rsidRDefault="007669CD" w14:paraId="497FA2AC" w14:textId="77777777">
            <w:pPr>
              <w:pStyle w:val="Footer"/>
              <w:tabs>
                <w:tab w:val="clear" w:pos="9360"/>
                <w:tab w:val="right" w:pos="8964"/>
              </w:tabs>
              <w:ind w:left="-108"/>
              <w:rPr>
                <w:rFonts w:ascii="Arial Black" w:hAnsi="Arial Black"/>
                <w:sz w:val="23"/>
                <w:szCs w:val="23"/>
                <w:lang w:val="de-DE"/>
              </w:rPr>
            </w:pPr>
            <w:r>
              <w:rPr>
                <w:rFonts w:ascii="Arial Black" w:hAnsi="Arial Black"/>
                <w:sz w:val="23"/>
                <w:szCs w:val="23"/>
                <w:lang w:val="de-DE"/>
              </w:rPr>
              <w:t xml:space="preserve">ICT </w:t>
            </w:r>
            <w:r w:rsidRPr="00930CD0">
              <w:rPr>
                <w:rFonts w:ascii="Arial Black" w:hAnsi="Arial Black"/>
                <w:sz w:val="23"/>
                <w:szCs w:val="23"/>
                <w:lang w:val="de-DE"/>
              </w:rPr>
              <w:t>Project Manager:</w:t>
            </w:r>
          </w:p>
        </w:tc>
        <w:tc>
          <w:tcPr>
            <w:tcW w:w="5784" w:type="dxa"/>
            <w:gridSpan w:val="2"/>
            <w:tcBorders>
              <w:top w:val="single" w:color="00AFD0" w:sz="18" w:space="0"/>
              <w:left w:val="nil"/>
              <w:bottom w:val="single" w:color="00AFD0" w:sz="18" w:space="0"/>
            </w:tcBorders>
            <w:tcMar/>
            <w:vAlign w:val="center"/>
          </w:tcPr>
          <w:p w:rsidRPr="006A6BC7" w:rsidR="007669CD" w:rsidP="00455155" w:rsidRDefault="00D9153D" w14:paraId="40907754" w14:textId="321C9B4A">
            <w:pPr>
              <w:pStyle w:val="Footer"/>
              <w:tabs>
                <w:tab w:val="clear" w:pos="9360"/>
                <w:tab w:val="right" w:pos="8964"/>
              </w:tabs>
              <w:ind w:left="-108"/>
              <w:rPr>
                <w:rFonts w:ascii="Arial Black" w:hAnsi="Arial Black"/>
                <w:b/>
                <w:sz w:val="23"/>
                <w:szCs w:val="23"/>
                <w:lang w:val="en-US"/>
              </w:rPr>
            </w:pPr>
            <w:r>
              <w:rPr>
                <w:rFonts w:ascii="Arial Black" w:hAnsi="Arial Black"/>
                <w:b/>
                <w:sz w:val="23"/>
                <w:szCs w:val="23"/>
                <w:lang w:val="en-US"/>
              </w:rPr>
              <w:t>Octavian-Dan Cristea</w:t>
            </w:r>
          </w:p>
        </w:tc>
      </w:tr>
      <w:tr w:rsidRPr="00845C79" w:rsidR="007669CD" w:rsidTr="6E9879AD" w14:paraId="2A3DF62A" w14:textId="77777777">
        <w:trPr>
          <w:gridBefore w:val="1"/>
          <w:wBefore w:w="141" w:type="dxa"/>
          <w:trHeight w:val="714" w:hRule="exact"/>
        </w:trPr>
        <w:tc>
          <w:tcPr>
            <w:tcW w:w="3261" w:type="dxa"/>
            <w:tcBorders>
              <w:top w:val="single" w:color="00AFD0" w:sz="18" w:space="0"/>
              <w:bottom w:val="single" w:color="00AFD0" w:sz="18" w:space="0"/>
              <w:right w:val="nil"/>
            </w:tcBorders>
            <w:tcMar/>
            <w:vAlign w:val="center"/>
          </w:tcPr>
          <w:p w:rsidRPr="00930CD0" w:rsidR="007669CD" w:rsidP="00455155" w:rsidRDefault="007669CD" w14:paraId="5980536A" w14:textId="77777777">
            <w:pPr>
              <w:pStyle w:val="Footer"/>
              <w:tabs>
                <w:tab w:val="clear" w:pos="9360"/>
                <w:tab w:val="right" w:pos="8964"/>
              </w:tabs>
              <w:ind w:left="-108"/>
              <w:rPr>
                <w:rFonts w:ascii="Arial Black" w:hAnsi="Arial Black"/>
                <w:sz w:val="23"/>
                <w:szCs w:val="23"/>
                <w:lang w:val="de-DE"/>
              </w:rPr>
            </w:pPr>
            <w:r w:rsidRPr="00930CD0">
              <w:rPr>
                <w:rFonts w:ascii="Arial Black" w:hAnsi="Arial Black"/>
                <w:sz w:val="23"/>
                <w:szCs w:val="23"/>
                <w:lang w:val="de-DE"/>
              </w:rPr>
              <w:t xml:space="preserve">Document </w:t>
            </w:r>
            <w:r w:rsidRPr="00395C23">
              <w:rPr>
                <w:rFonts w:ascii="Arial Black" w:hAnsi="Arial Black"/>
                <w:color w:val="FF0000"/>
                <w:sz w:val="23"/>
                <w:szCs w:val="23"/>
                <w:lang w:val="de-DE"/>
              </w:rPr>
              <w:t>*</w:t>
            </w:r>
            <w:r w:rsidRPr="00930CD0">
              <w:rPr>
                <w:rFonts w:ascii="Arial Black" w:hAnsi="Arial Black"/>
                <w:sz w:val="23"/>
                <w:szCs w:val="23"/>
                <w:lang w:val="de-DE"/>
              </w:rPr>
              <w:t>:</w:t>
            </w:r>
          </w:p>
        </w:tc>
        <w:tc>
          <w:tcPr>
            <w:tcW w:w="5784" w:type="dxa"/>
            <w:gridSpan w:val="2"/>
            <w:tcBorders>
              <w:top w:val="single" w:color="00AFD0" w:sz="18" w:space="0"/>
              <w:left w:val="nil"/>
              <w:bottom w:val="single" w:color="00AFD0" w:sz="18" w:space="0"/>
            </w:tcBorders>
            <w:tcMar/>
            <w:vAlign w:val="center"/>
          </w:tcPr>
          <w:p w:rsidRPr="006A6BC7" w:rsidR="007669CD" w:rsidP="00455155" w:rsidRDefault="00D9153D" w14:paraId="2B0CEF1D" w14:textId="26DAE34D">
            <w:pPr>
              <w:pStyle w:val="Footer"/>
              <w:tabs>
                <w:tab w:val="clear" w:pos="9360"/>
                <w:tab w:val="right" w:pos="8964"/>
              </w:tabs>
              <w:ind w:left="-108"/>
              <w:rPr>
                <w:rFonts w:ascii="Arial Black" w:hAnsi="Arial Black"/>
                <w:b/>
                <w:sz w:val="23"/>
                <w:szCs w:val="23"/>
                <w:lang w:val="en-US"/>
              </w:rPr>
            </w:pPr>
            <w:r>
              <w:rPr>
                <w:rFonts w:ascii="Arial Black" w:hAnsi="Arial Black"/>
                <w:b/>
                <w:sz w:val="23"/>
                <w:szCs w:val="23"/>
                <w:lang w:val="en-US"/>
              </w:rPr>
              <w:t>CORE02 Functional Specification</w:t>
            </w:r>
          </w:p>
        </w:tc>
      </w:tr>
    </w:tbl>
    <w:p w:rsidR="00665C91" w:rsidP="00665C91" w:rsidRDefault="00665C91" w14:paraId="26197FCD" w14:textId="77777777">
      <w:pPr>
        <w:rPr>
          <w:color w:val="FF0000"/>
          <w:lang w:val="en-US"/>
        </w:rPr>
      </w:pPr>
      <w:r>
        <w:rPr>
          <w:color w:val="FF0000"/>
          <w:lang w:val="en-US"/>
        </w:rPr>
        <w:t>* If several deliverables of the same type are planned for the project, assign a unique and descriptive name to the document</w:t>
      </w:r>
    </w:p>
    <w:tbl>
      <w:tblPr>
        <w:tblW w:w="9041" w:type="dxa"/>
        <w:jc w:val="center"/>
        <w:tblLayout w:type="fixed"/>
        <w:tblLook w:val="0000" w:firstRow="0" w:lastRow="0" w:firstColumn="0" w:lastColumn="0" w:noHBand="0" w:noVBand="0"/>
      </w:tblPr>
      <w:tblGrid>
        <w:gridCol w:w="3427"/>
        <w:gridCol w:w="5614"/>
      </w:tblGrid>
      <w:tr w:rsidRPr="00805496" w:rsidR="005771F6" w:rsidTr="18FFB40C" w14:paraId="6E32BD50" w14:textId="77777777">
        <w:trPr>
          <w:cantSplit/>
          <w:trHeight w:val="293"/>
          <w:tblHeader/>
          <w:jc w:val="center"/>
        </w:trPr>
        <w:tc>
          <w:tcPr>
            <w:tcW w:w="9041" w:type="dxa"/>
            <w:gridSpan w:val="2"/>
            <w:tcBorders>
              <w:bottom w:val="single" w:color="00AFD0" w:sz="12" w:space="0"/>
            </w:tcBorders>
            <w:shd w:val="clear" w:color="auto" w:fill="auto"/>
            <w:vAlign w:val="center"/>
          </w:tcPr>
          <w:p w:rsidRPr="003D29AF" w:rsidR="005771F6" w:rsidP="00B46468" w:rsidRDefault="00F26037" w14:paraId="3B48AD72" w14:textId="77777777">
            <w:pPr>
              <w:jc w:val="center"/>
              <w:rPr>
                <w:b/>
                <w:sz w:val="24"/>
                <w:lang w:val="en-US"/>
              </w:rPr>
            </w:pPr>
            <w:r w:rsidRPr="009F535F">
              <w:rPr>
                <w:b/>
                <w:sz w:val="24"/>
                <w:lang w:val="en-US"/>
              </w:rPr>
              <w:t>Project for Sale section</w:t>
            </w:r>
          </w:p>
        </w:tc>
      </w:tr>
      <w:tr w:rsidR="00FF2929" w:rsidTr="18FFB40C" w14:paraId="61AB2F44" w14:textId="77777777">
        <w:trPr>
          <w:cantSplit/>
          <w:trHeight w:val="293"/>
          <w:tblHeader/>
          <w:jc w:val="center"/>
        </w:trPr>
        <w:tc>
          <w:tcPr>
            <w:tcW w:w="3427" w:type="dxa"/>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FF2929" w:rsidP="005771F6" w:rsidRDefault="00FF2929" w14:paraId="2B958A2B" w14:textId="77777777">
            <w:pPr>
              <w:rPr>
                <w:b/>
                <w:lang w:val="en-US"/>
              </w:rPr>
            </w:pPr>
            <w:r>
              <w:rPr>
                <w:b/>
                <w:lang w:val="en-US"/>
              </w:rPr>
              <w:t>Sponsor</w:t>
            </w:r>
          </w:p>
        </w:tc>
        <w:tc>
          <w:tcPr>
            <w:tcW w:w="5614" w:type="dxa"/>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FF2929" w:rsidP="00C11CCE" w:rsidRDefault="00D9153D" w14:paraId="22E260E0" w14:textId="2A0549A5">
            <w:pPr>
              <w:rPr>
                <w:lang w:val="en-US"/>
              </w:rPr>
            </w:pPr>
            <w:r>
              <w:rPr>
                <w:lang w:val="en-US"/>
              </w:rPr>
              <w:t>Unicredit Bank</w:t>
            </w:r>
          </w:p>
        </w:tc>
      </w:tr>
      <w:tr w:rsidR="005771F6" w:rsidTr="18FFB40C" w14:paraId="556CD00B" w14:textId="77777777">
        <w:trPr>
          <w:cantSplit/>
          <w:trHeight w:val="293"/>
          <w:tblHeader/>
          <w:jc w:val="center"/>
        </w:trPr>
        <w:tc>
          <w:tcPr>
            <w:tcW w:w="3427" w:type="dxa"/>
            <w:tcBorders>
              <w:top w:val="single" w:color="00AFD0" w:sz="12" w:space="0"/>
              <w:left w:val="single" w:color="00AFD0" w:sz="12" w:space="0"/>
              <w:bottom w:val="single" w:color="00AFD0" w:sz="12" w:space="0"/>
              <w:right w:val="single" w:color="00AFD0" w:sz="12" w:space="0"/>
            </w:tcBorders>
            <w:shd w:val="clear" w:color="auto" w:fill="auto"/>
            <w:vAlign w:val="center"/>
          </w:tcPr>
          <w:p w:rsidR="005771F6" w:rsidP="005771F6" w:rsidRDefault="005771F6" w14:paraId="7F411EE3" w14:textId="77777777">
            <w:pPr>
              <w:rPr>
                <w:b/>
                <w:lang w:val="en-US"/>
              </w:rPr>
            </w:pPr>
            <w:r>
              <w:rPr>
                <w:b/>
                <w:lang w:val="en-US"/>
              </w:rPr>
              <w:t>S</w:t>
            </w:r>
            <w:r w:rsidR="00F26037">
              <w:rPr>
                <w:b/>
                <w:lang w:val="en-US"/>
              </w:rPr>
              <w:t>p</w:t>
            </w:r>
            <w:r>
              <w:rPr>
                <w:b/>
                <w:lang w:val="en-US"/>
              </w:rPr>
              <w:t>onsor Location</w:t>
            </w:r>
            <w:r w:rsidRPr="00043B08" w:rsidR="00043B08">
              <w:rPr>
                <w:b/>
                <w:color w:val="FF0000"/>
                <w:lang w:val="en-US"/>
              </w:rPr>
              <w:t>*</w:t>
            </w:r>
          </w:p>
        </w:tc>
        <w:tc>
          <w:tcPr>
            <w:tcW w:w="5614" w:type="dxa"/>
            <w:tcBorders>
              <w:top w:val="single" w:color="00AFD0" w:sz="12" w:space="0"/>
              <w:left w:val="single" w:color="00AFD0" w:sz="12" w:space="0"/>
              <w:bottom w:val="single" w:color="00AFD0" w:sz="12" w:space="0"/>
              <w:right w:val="single" w:color="00AFD0" w:sz="12" w:space="0"/>
            </w:tcBorders>
            <w:shd w:val="clear" w:color="auto" w:fill="auto"/>
            <w:vAlign w:val="center"/>
          </w:tcPr>
          <w:p w:rsidRPr="00043B08" w:rsidR="005771F6" w:rsidP="18FFB40C" w:rsidRDefault="00D9153D" w14:paraId="004AECD8" w14:textId="0FA45B60">
            <w:pPr>
              <w:jc w:val="both"/>
              <w:rPr>
                <w:lang w:val="en-US"/>
              </w:rPr>
            </w:pPr>
            <w:r w:rsidRPr="18FFB40C">
              <w:rPr>
                <w:lang w:val="en-US"/>
              </w:rPr>
              <w:t>CZ and SK</w:t>
            </w:r>
          </w:p>
        </w:tc>
      </w:tr>
    </w:tbl>
    <w:p w:rsidR="00D10C47" w:rsidP="00D10C47" w:rsidRDefault="00D10C47" w14:paraId="4A760AF7" w14:textId="77777777">
      <w:pPr>
        <w:rPr>
          <w:color w:val="FF0000"/>
          <w:lang w:val="en-US"/>
        </w:rPr>
      </w:pPr>
      <w:r w:rsidRPr="00D10C47">
        <w:rPr>
          <w:color w:val="FF0000"/>
          <w:lang w:val="en-US"/>
        </w:rPr>
        <w:t>*</w:t>
      </w:r>
      <w:r>
        <w:rPr>
          <w:color w:val="FF0000"/>
          <w:lang w:val="en-US"/>
        </w:rPr>
        <w:t xml:space="preserve"> </w:t>
      </w:r>
      <w:r w:rsidRPr="00D10C47">
        <w:rPr>
          <w:color w:val="FF0000"/>
          <w:lang w:val="en-US"/>
        </w:rPr>
        <w:t>Location of the customer(s) in scope</w:t>
      </w:r>
    </w:p>
    <w:tbl>
      <w:tblPr>
        <w:tblW w:w="9056" w:type="dxa"/>
        <w:jc w:val="center"/>
        <w:tblLayout w:type="fixed"/>
        <w:tblLook w:val="0000" w:firstRow="0" w:lastRow="0" w:firstColumn="0" w:lastColumn="0" w:noHBand="0" w:noVBand="0"/>
      </w:tblPr>
      <w:tblGrid>
        <w:gridCol w:w="1301"/>
        <w:gridCol w:w="15"/>
        <w:gridCol w:w="1261"/>
        <w:gridCol w:w="15"/>
        <w:gridCol w:w="4568"/>
        <w:gridCol w:w="15"/>
        <w:gridCol w:w="1866"/>
        <w:gridCol w:w="15"/>
      </w:tblGrid>
      <w:tr w:rsidR="007669CD" w:rsidTr="2E0103E2" w14:paraId="7728FE2C" w14:textId="77777777">
        <w:trPr>
          <w:gridAfter w:val="1"/>
          <w:wAfter w:w="15" w:type="dxa"/>
          <w:cantSplit/>
          <w:trHeight w:val="293"/>
          <w:tblHeader/>
          <w:jc w:val="center"/>
        </w:trPr>
        <w:tc>
          <w:tcPr>
            <w:tcW w:w="9041" w:type="dxa"/>
            <w:gridSpan w:val="7"/>
            <w:tcBorders>
              <w:bottom w:val="single" w:color="00AFD0" w:sz="12" w:space="0"/>
            </w:tcBorders>
            <w:shd w:val="clear" w:color="auto" w:fill="auto"/>
            <w:vAlign w:val="center"/>
          </w:tcPr>
          <w:p w:rsidRPr="003D29AF" w:rsidR="007669CD" w:rsidP="00455155" w:rsidRDefault="007669CD" w14:paraId="2D8F8D35" w14:textId="77777777">
            <w:pPr>
              <w:jc w:val="center"/>
              <w:rPr>
                <w:b/>
                <w:sz w:val="24"/>
                <w:lang w:val="en-US"/>
              </w:rPr>
            </w:pPr>
            <w:r w:rsidRPr="003D29AF">
              <w:rPr>
                <w:b/>
                <w:sz w:val="24"/>
                <w:lang w:val="en-US"/>
              </w:rPr>
              <w:t>Document history</w:t>
            </w:r>
          </w:p>
        </w:tc>
      </w:tr>
      <w:tr w:rsidR="007669CD" w:rsidTr="2E0103E2" w14:paraId="47AA73B5" w14:textId="77777777">
        <w:trPr>
          <w:gridAfter w:val="1"/>
          <w:wAfter w:w="15" w:type="dxa"/>
          <w:cantSplit/>
          <w:trHeight w:val="293"/>
          <w:tblHeader/>
          <w:jc w:val="center"/>
        </w:trPr>
        <w:tc>
          <w:tcPr>
            <w:tcW w:w="1301" w:type="dxa"/>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7669CD" w14:paraId="7AABC89B" w14:textId="77777777">
            <w:pPr>
              <w:jc w:val="center"/>
              <w:rPr>
                <w:b/>
                <w:lang w:val="en-US"/>
              </w:rPr>
            </w:pPr>
            <w:r w:rsidRPr="003D29AF">
              <w:rPr>
                <w:b/>
                <w:lang w:val="en-US"/>
              </w:rPr>
              <w:t>Version</w:t>
            </w:r>
            <w:r>
              <w:rPr>
                <w:b/>
                <w:lang w:val="en-US"/>
              </w:rPr>
              <w:t xml:space="preserve"> </w:t>
            </w:r>
            <w:r w:rsidRPr="00377286">
              <w:rPr>
                <w:b/>
                <w:color w:val="FF0000"/>
                <w:lang w:val="en-US"/>
              </w:rPr>
              <w:t>**</w:t>
            </w:r>
          </w:p>
        </w:tc>
        <w:tc>
          <w:tcPr>
            <w:tcW w:w="1276"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7669CD" w14:paraId="2B3BCE6F" w14:textId="77777777">
            <w:pPr>
              <w:jc w:val="center"/>
              <w:rPr>
                <w:b/>
                <w:lang w:val="en-US"/>
              </w:rPr>
            </w:pPr>
            <w:r w:rsidRPr="003D29AF">
              <w:rPr>
                <w:b/>
                <w:lang w:val="en-US"/>
              </w:rPr>
              <w:t>Date</w:t>
            </w:r>
          </w:p>
        </w:tc>
        <w:tc>
          <w:tcPr>
            <w:tcW w:w="4583"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7669CD" w14:paraId="306B2FFF" w14:textId="77777777">
            <w:pPr>
              <w:jc w:val="center"/>
              <w:rPr>
                <w:b/>
                <w:lang w:val="en-US"/>
              </w:rPr>
            </w:pPr>
            <w:r w:rsidRPr="003D29AF">
              <w:rPr>
                <w:b/>
                <w:lang w:val="en-US"/>
              </w:rPr>
              <w:t>Description</w:t>
            </w:r>
          </w:p>
        </w:tc>
        <w:tc>
          <w:tcPr>
            <w:tcW w:w="1881"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7669CD" w14:paraId="1B1D21E8" w14:textId="77777777">
            <w:pPr>
              <w:jc w:val="center"/>
              <w:rPr>
                <w:b/>
                <w:lang w:val="en-US"/>
              </w:rPr>
            </w:pPr>
            <w:r w:rsidRPr="003D29AF">
              <w:rPr>
                <w:b/>
                <w:lang w:val="en-US"/>
              </w:rPr>
              <w:t>Author</w:t>
            </w:r>
          </w:p>
        </w:tc>
      </w:tr>
      <w:tr w:rsidR="007669CD" w:rsidTr="2E0103E2" w14:paraId="7A7345CE" w14:textId="77777777">
        <w:trPr>
          <w:cantSplit/>
          <w:trHeight w:val="308"/>
          <w:jc w:val="center"/>
        </w:trPr>
        <w:tc>
          <w:tcPr>
            <w:tcW w:w="1316"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D9153D" w14:paraId="7125C9F5" w14:textId="23C545C5">
            <w:pPr>
              <w:rPr>
                <w:lang w:val="en-US"/>
              </w:rPr>
            </w:pPr>
            <w:r>
              <w:rPr>
                <w:lang w:val="en-US"/>
              </w:rPr>
              <w:t>1.0</w:t>
            </w:r>
          </w:p>
        </w:tc>
        <w:tc>
          <w:tcPr>
            <w:tcW w:w="1276"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D9153D" w14:paraId="51C1A8B9" w14:textId="0C7BA1B7">
            <w:pPr>
              <w:rPr>
                <w:lang w:val="en-US"/>
              </w:rPr>
            </w:pPr>
            <w:r>
              <w:rPr>
                <w:lang w:val="en-US"/>
              </w:rPr>
              <w:t>16.09.2024</w:t>
            </w:r>
          </w:p>
        </w:tc>
        <w:tc>
          <w:tcPr>
            <w:tcW w:w="4583"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D9153D" w14:paraId="0D72B0A1" w14:textId="349C9874">
            <w:pPr>
              <w:rPr>
                <w:lang w:val="en-US"/>
              </w:rPr>
            </w:pPr>
            <w:r>
              <w:rPr>
                <w:lang w:val="en-US"/>
              </w:rPr>
              <w:t>First version</w:t>
            </w:r>
          </w:p>
        </w:tc>
        <w:tc>
          <w:tcPr>
            <w:tcW w:w="1881"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D9153D" w14:paraId="03EEC7CA" w14:textId="2202C207">
            <w:pPr>
              <w:rPr>
                <w:lang w:val="en-US"/>
              </w:rPr>
            </w:pPr>
            <w:r>
              <w:rPr>
                <w:lang w:val="en-US"/>
              </w:rPr>
              <w:t>Fruzsina HUSZKA</w:t>
            </w:r>
          </w:p>
        </w:tc>
      </w:tr>
      <w:tr w:rsidR="0060519B" w:rsidTr="2E0103E2" w14:paraId="35D2233F" w14:textId="77777777">
        <w:trPr>
          <w:cantSplit/>
          <w:trHeight w:val="308"/>
          <w:jc w:val="center"/>
        </w:trPr>
        <w:tc>
          <w:tcPr>
            <w:tcW w:w="1316"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60519B" w:rsidP="00455155" w:rsidRDefault="71335191" w14:paraId="3349DD3B" w14:textId="78D5DEE8">
            <w:pPr>
              <w:rPr>
                <w:lang w:val="en-US"/>
              </w:rPr>
            </w:pPr>
            <w:r w:rsidRPr="4793EE64">
              <w:rPr>
                <w:lang w:val="en-US"/>
              </w:rPr>
              <w:t>1.1</w:t>
            </w:r>
          </w:p>
        </w:tc>
        <w:tc>
          <w:tcPr>
            <w:tcW w:w="1276"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60519B" w:rsidP="00455155" w:rsidRDefault="71335191" w14:paraId="33B901C4" w14:textId="14D4E9AD">
            <w:pPr>
              <w:rPr>
                <w:lang w:val="en-US"/>
              </w:rPr>
            </w:pPr>
            <w:r w:rsidRPr="4793EE64">
              <w:rPr>
                <w:lang w:val="en-US"/>
              </w:rPr>
              <w:t>20.11.2024</w:t>
            </w:r>
          </w:p>
        </w:tc>
        <w:tc>
          <w:tcPr>
            <w:tcW w:w="4583"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60519B" w:rsidP="00455155" w:rsidRDefault="71335191" w14:paraId="5B85942B" w14:textId="33DBD548">
            <w:pPr>
              <w:rPr>
                <w:lang w:val="en-US"/>
              </w:rPr>
            </w:pPr>
            <w:r w:rsidRPr="4793EE64">
              <w:rPr>
                <w:lang w:val="en-US"/>
              </w:rPr>
              <w:t>Amendments based on reviews</w:t>
            </w:r>
          </w:p>
        </w:tc>
        <w:tc>
          <w:tcPr>
            <w:tcW w:w="1881"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60519B" w:rsidP="00455155" w:rsidRDefault="71335191" w14:paraId="2E9218E7" w14:textId="0BD55267">
            <w:pPr>
              <w:rPr>
                <w:lang w:val="en-US"/>
              </w:rPr>
            </w:pPr>
            <w:r w:rsidRPr="4793EE64">
              <w:rPr>
                <w:lang w:val="en-US"/>
              </w:rPr>
              <w:t>Fruzsina HUSZKA</w:t>
            </w:r>
          </w:p>
        </w:tc>
      </w:tr>
      <w:tr w:rsidR="007669CD" w:rsidTr="2E0103E2" w14:paraId="092AFE3C" w14:textId="77777777">
        <w:trPr>
          <w:cantSplit/>
          <w:trHeight w:val="293"/>
          <w:jc w:val="center"/>
        </w:trPr>
        <w:tc>
          <w:tcPr>
            <w:tcW w:w="1316"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6C25CD62" w14:paraId="599EECBF" w14:textId="2FE8371D">
            <w:pPr>
              <w:rPr>
                <w:lang w:val="en-US"/>
              </w:rPr>
            </w:pPr>
            <w:ins w:author="Huszka Fruzsina (UniCredit)" w:date="2025-04-01T15:08:00Z" w:id="0">
              <w:r w:rsidRPr="6C1ABEE9">
                <w:rPr>
                  <w:lang w:val="en-US"/>
                </w:rPr>
                <w:t>1.2</w:t>
              </w:r>
            </w:ins>
          </w:p>
        </w:tc>
        <w:tc>
          <w:tcPr>
            <w:tcW w:w="1276"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6C25CD62" w14:paraId="40ED3274" w14:textId="1A701927">
            <w:pPr>
              <w:rPr>
                <w:lang w:val="en-US"/>
              </w:rPr>
            </w:pPr>
            <w:ins w:author="Huszka Fruzsina (UniCredit)" w:date="2025-04-01T15:08:00Z" w:id="1">
              <w:r w:rsidRPr="6C1ABEE9">
                <w:rPr>
                  <w:lang w:val="en-US"/>
                </w:rPr>
                <w:t>01.04.2025</w:t>
              </w:r>
            </w:ins>
          </w:p>
        </w:tc>
        <w:tc>
          <w:tcPr>
            <w:tcW w:w="4583"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6C1ABEE9" w:rsidRDefault="6C25CD62" w14:paraId="436C90CB" w14:textId="4C97F1E0">
            <w:pPr>
              <w:rPr>
                <w:ins w:author="Huszka Fruzsina (UniCredit)" w:date="2025-04-01T15:19:00Z" w:id="2"/>
                <w:lang w:val="en-US"/>
              </w:rPr>
            </w:pPr>
            <w:ins w:author="Huszka Fruzsina (UniCredit)" w:date="2025-04-01T15:08:00Z" w:id="3">
              <w:r w:rsidRPr="6C1ABEE9">
                <w:rPr>
                  <w:lang w:val="en-US"/>
                </w:rPr>
                <w:t>Replanning phase requirements</w:t>
              </w:r>
            </w:ins>
          </w:p>
          <w:p w:rsidRPr="003D29AF" w:rsidR="007669CD" w:rsidP="6C1ABEE9" w:rsidRDefault="115D8B80" w14:paraId="2443BCBC" w14:textId="61AB8144">
            <w:pPr>
              <w:pStyle w:val="ListParagraph"/>
              <w:numPr>
                <w:ilvl w:val="0"/>
                <w:numId w:val="4"/>
              </w:numPr>
              <w:rPr>
                <w:ins w:author="Huszka Fruzsina (UniCredit)" w:date="2025-04-01T15:19:00Z" w:id="4"/>
                <w:lang w:val="en-US"/>
              </w:rPr>
            </w:pPr>
            <w:ins w:author="Huszka Fruzsina (UniCredit)" w:date="2025-04-01T15:19:00Z" w:id="5">
              <w:r w:rsidRPr="6C1ABEE9">
                <w:rPr>
                  <w:lang w:val="en-US"/>
                </w:rPr>
                <w:t>Removing static table maintenance possibility from CORE02</w:t>
              </w:r>
            </w:ins>
          </w:p>
          <w:p w:rsidRPr="003D29AF" w:rsidR="007669CD" w:rsidRDefault="115D8B80" w14:paraId="4722AC55" w14:textId="39A37C02">
            <w:pPr>
              <w:pStyle w:val="ListParagraph"/>
              <w:numPr>
                <w:ilvl w:val="0"/>
                <w:numId w:val="4"/>
              </w:numPr>
              <w:rPr>
                <w:ins w:author="Huszka Fruzsina (UniCredit)" w:date="2025-04-01T15:20:00Z" w:id="6"/>
                <w:lang w:val="en-US"/>
              </w:rPr>
              <w:pPrChange w:author="Huszka Fruzsina (UniCredit)" w:date="2025-04-01T15:20:00Z" w:id="7">
                <w:pPr>
                  <w:pStyle w:val="ListParagraph"/>
                  <w:ind w:left="708"/>
                </w:pPr>
              </w:pPrChange>
            </w:pPr>
            <w:ins w:author="Huszka Fruzsina (UniCredit)" w:date="2025-04-01T15:20:00Z" w:id="8">
              <w:r w:rsidRPr="6C1ABEE9">
                <w:rPr>
                  <w:lang w:val="en-US"/>
                </w:rPr>
                <w:t>Changing AML block field via CORE02 screen by special users</w:t>
              </w:r>
            </w:ins>
          </w:p>
          <w:p w:rsidRPr="003D29AF" w:rsidR="007669CD" w:rsidRDefault="115D8B80" w14:paraId="0547F7A1" w14:textId="18E48B67">
            <w:pPr>
              <w:pStyle w:val="ListParagraph"/>
              <w:numPr>
                <w:ilvl w:val="0"/>
                <w:numId w:val="4"/>
              </w:numPr>
              <w:rPr>
                <w:ins w:author="Huszka Fruzsina (UniCredit)" w:date="2025-04-02T11:53:00Z" w:id="9"/>
              </w:rPr>
              <w:pPrChange w:author="Huszka Fruzsina (UniCredit)" w:date="2025-04-01T15:20:00Z" w:id="10">
                <w:pPr/>
              </w:pPrChange>
            </w:pPr>
            <w:ins w:author="Huszka Fruzsina (UniCredit)" w:date="2025-04-01T15:20:00Z" w:id="11">
              <w:r w:rsidRPr="6C1ABEE9">
                <w:t>Risk reevaluation logic change in EoD</w:t>
              </w:r>
            </w:ins>
          </w:p>
          <w:p w:rsidRPr="003D29AF" w:rsidR="007669CD" w:rsidRDefault="21AB9B7E" w14:paraId="34E5D204" w14:textId="4674A453">
            <w:pPr>
              <w:pStyle w:val="ListParagraph"/>
              <w:numPr>
                <w:ilvl w:val="0"/>
                <w:numId w:val="4"/>
              </w:numPr>
              <w:rPr>
                <w:ins w:author="Huszka Fruzsina (UniCredit)" w:date="2025-04-03T14:17:00Z" w:id="12"/>
              </w:rPr>
              <w:pPrChange w:author="Huszka Fruzsina (UniCredit)" w:date="2025-04-02T11:53:00Z" w:id="13">
                <w:pPr/>
              </w:pPrChange>
            </w:pPr>
            <w:ins w:author="Huszka Fruzsina (UniCredit)" w:date="2025-04-02T11:53:00Z" w:id="14">
              <w:r w:rsidRPr="2E0103E2">
                <w:t>Dedicated service for updat</w:t>
              </w:r>
            </w:ins>
            <w:ins w:author="Huszka Fruzsina (UniCredit)" w:date="2025-04-03T07:44:00Z" w:id="15">
              <w:r w:rsidRPr="2E0103E2" w:rsidR="0458DB67">
                <w:t>in</w:t>
              </w:r>
            </w:ins>
            <w:ins w:author="Huszka Fruzsina (UniCredit)" w:date="2025-04-02T11:54:00Z" w:id="16">
              <w:r w:rsidRPr="2E0103E2">
                <w:t>g only KYC related fields</w:t>
              </w:r>
            </w:ins>
          </w:p>
          <w:p w:rsidRPr="003D29AF" w:rsidR="007669CD" w:rsidRDefault="46D48AC4" w14:paraId="66B56886" w14:textId="4593CE47">
            <w:pPr>
              <w:pStyle w:val="ListParagraph"/>
              <w:numPr>
                <w:ilvl w:val="0"/>
                <w:numId w:val="4"/>
              </w:numPr>
              <w:pPrChange w:author="Huszka Fruzsina (UniCredit)" w:date="2025-04-03T14:17:00Z" w:id="17">
                <w:pPr/>
              </w:pPrChange>
            </w:pPr>
            <w:ins w:author="Huszka Fruzsina (UniCredit)" w:date="2025-04-03T14:17:00Z" w:id="18">
              <w:r w:rsidRPr="2E0103E2">
                <w:t>Existing field formats will be respected by Oracl</w:t>
              </w:r>
            </w:ins>
            <w:ins w:author="Huszka Fruzsina (UniCredit)" w:date="2025-04-03T14:18:00Z" w:id="19">
              <w:r w:rsidRPr="2E0103E2">
                <w:t>e</w:t>
              </w:r>
            </w:ins>
          </w:p>
        </w:tc>
        <w:tc>
          <w:tcPr>
            <w:tcW w:w="1881"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6C25CD62" w14:paraId="5877DB75" w14:textId="46D77C2F">
            <w:pPr>
              <w:rPr>
                <w:lang w:val="en-US"/>
              </w:rPr>
            </w:pPr>
            <w:ins w:author="Huszka Fruzsina (UniCredit)" w:date="2025-04-01T15:08:00Z" w:id="20">
              <w:r w:rsidRPr="6C1ABEE9">
                <w:rPr>
                  <w:lang w:val="en-US"/>
                </w:rPr>
                <w:t>Fruzsina HUS</w:t>
              </w:r>
            </w:ins>
            <w:ins w:author="Huszka Fruzsina (UniCredit)" w:date="2025-04-01T15:09:00Z" w:id="21">
              <w:r w:rsidRPr="6C1ABEE9">
                <w:rPr>
                  <w:lang w:val="en-US"/>
                </w:rPr>
                <w:t>ZKA</w:t>
              </w:r>
            </w:ins>
          </w:p>
        </w:tc>
      </w:tr>
      <w:tr w:rsidR="007669CD" w:rsidTr="2E0103E2" w14:paraId="69DEF761" w14:textId="77777777">
        <w:trPr>
          <w:cantSplit/>
          <w:trHeight w:val="308"/>
          <w:jc w:val="center"/>
        </w:trPr>
        <w:tc>
          <w:tcPr>
            <w:tcW w:w="1316"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7669CD" w14:paraId="5167F865" w14:textId="77777777">
            <w:pPr>
              <w:rPr>
                <w:lang w:val="en-US"/>
              </w:rPr>
            </w:pPr>
          </w:p>
        </w:tc>
        <w:tc>
          <w:tcPr>
            <w:tcW w:w="1276"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7669CD" w14:paraId="1CB1282A" w14:textId="77777777">
            <w:pPr>
              <w:rPr>
                <w:lang w:val="en-US"/>
              </w:rPr>
            </w:pPr>
          </w:p>
        </w:tc>
        <w:tc>
          <w:tcPr>
            <w:tcW w:w="4583"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7669CD" w14:paraId="535E9532" w14:textId="77777777">
            <w:pPr>
              <w:rPr>
                <w:lang w:val="en-US"/>
              </w:rPr>
            </w:pPr>
          </w:p>
        </w:tc>
        <w:tc>
          <w:tcPr>
            <w:tcW w:w="1881" w:type="dxa"/>
            <w:gridSpan w:val="2"/>
            <w:tcBorders>
              <w:top w:val="single" w:color="00AFD0" w:sz="12" w:space="0"/>
              <w:left w:val="single" w:color="00AFD0" w:sz="12" w:space="0"/>
              <w:bottom w:val="single" w:color="00AFD0" w:sz="12" w:space="0"/>
              <w:right w:val="single" w:color="00AFD0" w:sz="12" w:space="0"/>
            </w:tcBorders>
            <w:shd w:val="clear" w:color="auto" w:fill="auto"/>
            <w:vAlign w:val="center"/>
          </w:tcPr>
          <w:p w:rsidRPr="003D29AF" w:rsidR="007669CD" w:rsidP="00455155" w:rsidRDefault="007669CD" w14:paraId="6E8E7302" w14:textId="77777777">
            <w:pPr>
              <w:rPr>
                <w:lang w:val="en-US"/>
              </w:rPr>
            </w:pPr>
          </w:p>
        </w:tc>
      </w:tr>
    </w:tbl>
    <w:p w:rsidR="001A5F94" w:rsidP="007669CD" w:rsidRDefault="001A5F94" w14:paraId="29C5348F" w14:textId="77777777">
      <w:pPr>
        <w:rPr>
          <w:color w:val="FF0000"/>
          <w:lang w:val="en-US" w:eastAsia="x-none"/>
        </w:rPr>
        <w:sectPr w:rsidR="001A5F94" w:rsidSect="001A5F94">
          <w:headerReference w:type="even" r:id="rId12"/>
          <w:headerReference w:type="default" r:id="rId13"/>
          <w:footerReference w:type="even" r:id="rId14"/>
          <w:footerReference w:type="default" r:id="rId15"/>
          <w:headerReference w:type="first" r:id="rId16"/>
          <w:footerReference w:type="first" r:id="rId17"/>
          <w:type w:val="continuous"/>
          <w:pgSz w:w="11906" w:h="16838" w:orient="portrait" w:code="9"/>
          <w:pgMar w:top="2127" w:right="1191" w:bottom="1440" w:left="1440" w:header="652" w:footer="709" w:gutter="0"/>
          <w:cols w:space="708"/>
          <w:formProt w:val="0"/>
          <w:docGrid w:linePitch="360"/>
        </w:sectPr>
      </w:pPr>
    </w:p>
    <w:tbl>
      <w:tblPr>
        <w:tblW w:w="9041" w:type="dxa"/>
        <w:jc w:val="center"/>
        <w:tblLayout w:type="fixed"/>
        <w:tblLook w:val="0000" w:firstRow="0" w:lastRow="0" w:firstColumn="0" w:lastColumn="0" w:noHBand="0" w:noVBand="0"/>
      </w:tblPr>
      <w:tblGrid>
        <w:gridCol w:w="2698"/>
        <w:gridCol w:w="15"/>
        <w:gridCol w:w="2833"/>
        <w:gridCol w:w="15"/>
        <w:gridCol w:w="3465"/>
        <w:gridCol w:w="15"/>
      </w:tblGrid>
      <w:tr w:rsidRPr="003D29AF" w:rsidR="007669CD" w:rsidTr="02FEDC2C" w14:paraId="3E706ED2" w14:textId="77777777">
        <w:trPr>
          <w:gridAfter w:val="1"/>
          <w:wAfter w:w="15" w:type="dxa"/>
          <w:cantSplit/>
          <w:trHeight w:val="293"/>
          <w:tblHeader/>
          <w:jc w:val="center"/>
        </w:trPr>
        <w:tc>
          <w:tcPr>
            <w:tcW w:w="9026" w:type="dxa"/>
            <w:gridSpan w:val="5"/>
            <w:tcBorders>
              <w:bottom w:val="single" w:color="00AFD0" w:sz="12" w:space="0"/>
            </w:tcBorders>
            <w:shd w:val="clear" w:color="auto" w:fill="auto"/>
            <w:tcMar/>
            <w:vAlign w:val="center"/>
          </w:tcPr>
          <w:p w:rsidRPr="003D29AF" w:rsidR="007669CD" w:rsidP="00455155" w:rsidRDefault="007669CD" w14:paraId="383E05C7" w14:textId="77777777">
            <w:pPr>
              <w:jc w:val="center"/>
              <w:rPr>
                <w:b/>
                <w:lang w:val="en-US"/>
              </w:rPr>
            </w:pPr>
            <w:r>
              <w:rPr>
                <w:b/>
                <w:sz w:val="24"/>
                <w:lang w:val="en-US"/>
              </w:rPr>
              <w:t>Authors</w:t>
            </w:r>
          </w:p>
        </w:tc>
      </w:tr>
      <w:tr w:rsidRPr="003D29AF" w:rsidR="007669CD" w:rsidTr="02FEDC2C" w14:paraId="4FC835B8" w14:textId="77777777">
        <w:trPr>
          <w:gridAfter w:val="1"/>
          <w:wAfter w:w="15" w:type="dxa"/>
          <w:cantSplit/>
          <w:trHeight w:val="293"/>
          <w:tblHeader/>
          <w:jc w:val="center"/>
        </w:trPr>
        <w:tc>
          <w:tcPr>
            <w:tcW w:w="2698" w:type="dxa"/>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7669CD" w14:paraId="7A584BB9" w14:textId="77777777">
            <w:pPr>
              <w:jc w:val="center"/>
              <w:rPr>
                <w:b/>
                <w:lang w:val="en-US"/>
              </w:rPr>
            </w:pPr>
            <w:r>
              <w:rPr>
                <w:b/>
                <w:lang w:val="en-US"/>
              </w:rPr>
              <w:t>Name</w:t>
            </w:r>
          </w:p>
        </w:tc>
        <w:tc>
          <w:tcPr>
            <w:tcW w:w="2848"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7669CD" w14:paraId="285DE574" w14:textId="77777777">
            <w:pPr>
              <w:jc w:val="center"/>
              <w:rPr>
                <w:b/>
                <w:lang w:val="en-US"/>
              </w:rPr>
            </w:pPr>
            <w:r>
              <w:rPr>
                <w:b/>
                <w:lang w:val="en-US"/>
              </w:rPr>
              <w:t xml:space="preserve">Role / Department </w:t>
            </w:r>
            <w:r w:rsidRPr="00B66A8C">
              <w:rPr>
                <w:b/>
                <w:color w:val="FF0000"/>
                <w:lang w:val="en-US"/>
              </w:rPr>
              <w:t>***</w:t>
            </w:r>
          </w:p>
        </w:tc>
        <w:tc>
          <w:tcPr>
            <w:tcW w:w="3480"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7669CD" w14:paraId="353866B0" w14:textId="77777777">
            <w:pPr>
              <w:jc w:val="center"/>
              <w:rPr>
                <w:b/>
                <w:lang w:val="en-US"/>
              </w:rPr>
            </w:pPr>
            <w:r>
              <w:rPr>
                <w:b/>
                <w:lang w:val="en-US"/>
              </w:rPr>
              <w:t>Contents provided</w:t>
            </w:r>
          </w:p>
        </w:tc>
      </w:tr>
      <w:tr w:rsidRPr="003D29AF" w:rsidR="007669CD" w:rsidTr="02FEDC2C" w14:paraId="1EAD3950" w14:textId="77777777">
        <w:trPr>
          <w:cantSplit/>
          <w:trHeight w:val="308"/>
          <w:jc w:val="center"/>
        </w:trPr>
        <w:tc>
          <w:tcPr>
            <w:tcW w:w="2713"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D9153D" w14:paraId="4EC1AE22" w14:textId="3973F0EC">
            <w:r>
              <w:t>Fruzsina HUSZKA</w:t>
            </w:r>
          </w:p>
        </w:tc>
        <w:tc>
          <w:tcPr>
            <w:tcW w:w="2848"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D9153D" w14:paraId="77422378" w14:textId="1ADCE964">
            <w:r>
              <w:t>Business Analyst</w:t>
            </w:r>
          </w:p>
        </w:tc>
        <w:tc>
          <w:tcPr>
            <w:tcW w:w="3480"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D9153D" w14:paraId="3F57999F" w14:textId="1B3C6E06">
            <w:r>
              <w:t>Main content</w:t>
            </w:r>
          </w:p>
        </w:tc>
      </w:tr>
      <w:tr w:rsidRPr="003D29AF" w:rsidR="007669CD" w:rsidTr="02FEDC2C" w14:paraId="3BEE328A" w14:textId="77777777">
        <w:trPr>
          <w:cantSplit/>
          <w:trHeight w:val="293"/>
          <w:jc w:val="center"/>
        </w:trPr>
        <w:tc>
          <w:tcPr>
            <w:tcW w:w="2713"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7669CD" w14:paraId="767C6FA7" w14:textId="6D481572">
            <w:r w:rsidR="6B52AD90">
              <w:rPr/>
              <w:t>Zoltan Barta-Barci</w:t>
            </w:r>
          </w:p>
        </w:tc>
        <w:tc>
          <w:tcPr>
            <w:tcW w:w="2848"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7669CD" w14:paraId="1ED43F59" w14:textId="6F805EFB">
            <w:r w:rsidR="6B52AD90">
              <w:rPr/>
              <w:t>Business Analyst</w:t>
            </w:r>
          </w:p>
        </w:tc>
        <w:tc>
          <w:tcPr>
            <w:tcW w:w="3480"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7669CD" w14:paraId="4F8EFF8A" w14:textId="09B670A0">
            <w:r w:rsidR="6B52AD90">
              <w:rPr/>
              <w:t>Extensions and refinements</w:t>
            </w:r>
          </w:p>
        </w:tc>
      </w:tr>
      <w:tr w:rsidRPr="003D29AF" w:rsidR="0060519B" w:rsidTr="02FEDC2C" w14:paraId="32248B41" w14:textId="77777777">
        <w:trPr>
          <w:cantSplit/>
          <w:trHeight w:val="293"/>
          <w:jc w:val="center"/>
        </w:trPr>
        <w:tc>
          <w:tcPr>
            <w:tcW w:w="2713"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60519B" w:rsidP="00455155" w:rsidRDefault="0060519B" w14:paraId="3C15B711" w14:textId="77777777"/>
        </w:tc>
        <w:tc>
          <w:tcPr>
            <w:tcW w:w="2848"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60519B" w:rsidP="00455155" w:rsidRDefault="0060519B" w14:paraId="281CE656" w14:textId="77777777"/>
        </w:tc>
        <w:tc>
          <w:tcPr>
            <w:tcW w:w="3480"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60519B" w:rsidP="00455155" w:rsidRDefault="0060519B" w14:paraId="77BD3EF1" w14:textId="77777777"/>
        </w:tc>
      </w:tr>
      <w:tr w:rsidRPr="003D29AF" w:rsidR="007669CD" w:rsidTr="02FEDC2C" w14:paraId="474D8C9A" w14:textId="77777777">
        <w:trPr>
          <w:cantSplit/>
          <w:trHeight w:val="293"/>
          <w:jc w:val="center"/>
        </w:trPr>
        <w:tc>
          <w:tcPr>
            <w:tcW w:w="2713"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7669CD" w14:paraId="3EFEFF13" w14:textId="77777777"/>
        </w:tc>
        <w:tc>
          <w:tcPr>
            <w:tcW w:w="2848"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7669CD" w14:paraId="578C5A29" w14:textId="77777777"/>
        </w:tc>
        <w:tc>
          <w:tcPr>
            <w:tcW w:w="3480" w:type="dxa"/>
            <w:gridSpan w:val="2"/>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7669CD" w14:paraId="3E6BC411" w14:textId="77777777"/>
        </w:tc>
      </w:tr>
      <w:tr w:rsidRPr="003D29AF" w:rsidR="007669CD" w:rsidTr="02FEDC2C" w14:paraId="2DF44962" w14:textId="77777777">
        <w:trPr>
          <w:gridAfter w:val="1"/>
          <w:wAfter w:w="15" w:type="dxa"/>
          <w:cantSplit/>
          <w:trHeight w:val="293"/>
          <w:tblHeader/>
          <w:jc w:val="center"/>
        </w:trPr>
        <w:tc>
          <w:tcPr>
            <w:tcW w:w="9026" w:type="dxa"/>
            <w:gridSpan w:val="5"/>
            <w:tcBorders>
              <w:bottom w:val="single" w:color="00AFD0" w:sz="12" w:space="0"/>
            </w:tcBorders>
            <w:shd w:val="clear" w:color="auto" w:fill="auto"/>
            <w:tcMar/>
            <w:vAlign w:val="center"/>
          </w:tcPr>
          <w:p w:rsidRPr="003D29AF" w:rsidR="007669CD" w:rsidP="00455155" w:rsidRDefault="007669CD" w14:paraId="7E376395" w14:textId="77777777">
            <w:pPr>
              <w:jc w:val="center"/>
              <w:rPr>
                <w:b/>
                <w:lang w:val="en-US"/>
              </w:rPr>
            </w:pPr>
            <w:r>
              <w:rPr>
                <w:b/>
                <w:sz w:val="24"/>
                <w:lang w:val="en-US"/>
              </w:rPr>
              <w:t>Approval</w:t>
            </w:r>
          </w:p>
        </w:tc>
      </w:tr>
      <w:tr w:rsidRPr="0046652D" w:rsidR="007669CD" w:rsidTr="02FEDC2C" w14:paraId="70889253" w14:textId="77777777">
        <w:trPr>
          <w:gridAfter w:val="1"/>
          <w:wAfter w:w="15" w:type="dxa"/>
          <w:cantSplit/>
          <w:trHeight w:val="293"/>
          <w:tblHeader/>
          <w:jc w:val="center"/>
        </w:trPr>
        <w:tc>
          <w:tcPr>
            <w:tcW w:w="9026" w:type="dxa"/>
            <w:gridSpan w:val="5"/>
            <w:tcBorders>
              <w:top w:val="single" w:color="00AFD0" w:sz="12" w:space="0"/>
              <w:left w:val="single" w:color="00AFD0" w:sz="12" w:space="0"/>
              <w:bottom w:val="single" w:color="00AFD0" w:sz="12" w:space="0"/>
              <w:right w:val="single" w:color="00AFD0" w:sz="12" w:space="0"/>
            </w:tcBorders>
            <w:shd w:val="clear" w:color="auto" w:fill="auto"/>
            <w:tcMar/>
            <w:vAlign w:val="center"/>
          </w:tcPr>
          <w:p w:rsidRPr="003D29AF" w:rsidR="007669CD" w:rsidP="00455155" w:rsidRDefault="007669CD" w14:paraId="0FB010FE" w14:textId="77777777">
            <w:pPr>
              <w:jc w:val="center"/>
              <w:rPr>
                <w:b/>
                <w:lang w:val="en-US"/>
              </w:rPr>
            </w:pPr>
            <w:r>
              <w:rPr>
                <w:b/>
                <w:lang w:val="en-US"/>
              </w:rPr>
              <w:t>This document has to be evaluated within Functional Design Approval</w:t>
            </w:r>
          </w:p>
        </w:tc>
      </w:tr>
    </w:tbl>
    <w:p w:rsidR="007669CD" w:rsidP="007669CD" w:rsidRDefault="007669CD" w14:paraId="426260E1" w14:textId="77777777">
      <w:pPr>
        <w:rPr>
          <w:lang w:val="en-US"/>
        </w:rPr>
      </w:pPr>
    </w:p>
    <w:p w:rsidR="00586E7A" w:rsidP="00E36E62" w:rsidRDefault="00586E7A" w14:paraId="532B72C6" w14:textId="77777777">
      <w:pPr>
        <w:rPr>
          <w:lang w:val="en-US"/>
        </w:rPr>
      </w:pPr>
    </w:p>
    <w:p w:rsidRPr="00D6070A" w:rsidR="00586E7A" w:rsidP="00E36E62" w:rsidRDefault="00586E7A" w14:paraId="44DF0A5E" w14:textId="77777777">
      <w:pPr>
        <w:rPr>
          <w:lang w:val="en-US"/>
        </w:rPr>
        <w:sectPr w:rsidRPr="00D6070A" w:rsidR="00586E7A" w:rsidSect="001A5F94">
          <w:type w:val="continuous"/>
          <w:pgSz w:w="11906" w:h="16838" w:orient="portrait" w:code="9"/>
          <w:pgMar w:top="2127" w:right="1191" w:bottom="1440" w:left="1440" w:header="652" w:footer="709" w:gutter="0"/>
          <w:cols w:space="708"/>
          <w:docGrid w:linePitch="360"/>
        </w:sectPr>
      </w:pPr>
    </w:p>
    <w:p w:rsidRPr="007D110A" w:rsidR="00D72F1C" w:rsidP="00D72F1C" w:rsidRDefault="00D72F1C" w14:paraId="3B9D9C54" w14:textId="77777777">
      <w:pPr>
        <w:pBdr>
          <w:top w:val="single" w:color="FF0000" w:sz="4" w:space="1"/>
          <w:left w:val="single" w:color="FF0000" w:sz="4" w:space="4"/>
          <w:bottom w:val="single" w:color="FF0000" w:sz="4" w:space="1"/>
          <w:right w:val="single" w:color="FF0000" w:sz="4" w:space="4"/>
        </w:pBdr>
        <w:rPr>
          <w:color w:val="FF0000"/>
          <w:lang w:val="en-US"/>
        </w:rPr>
      </w:pPr>
      <w:r w:rsidRPr="007D110A">
        <w:rPr>
          <w:color w:val="FF0000"/>
          <w:lang w:val="en-US"/>
        </w:rPr>
        <w:t xml:space="preserve">This template includes fill-out tips which are formatted as hidden text. If you don't see them press the button </w:t>
      </w:r>
      <w:r w:rsidRPr="007B1804" w:rsidR="007A6667">
        <w:rPr>
          <w:noProof/>
          <w:color w:val="FF0000"/>
          <w:lang w:val="en-US" w:eastAsia="en-US"/>
        </w:rPr>
        <w:drawing>
          <wp:inline distT="0" distB="0" distL="0" distR="0" wp14:anchorId="3BE0A9EF" wp14:editId="34E406E6">
            <wp:extent cx="198755" cy="182880"/>
            <wp:effectExtent l="0" t="0" r="0" b="7620"/>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198755" cy="182880"/>
                    </a:xfrm>
                    <a:prstGeom prst="rect">
                      <a:avLst/>
                    </a:prstGeom>
                    <a:noFill/>
                    <a:ln>
                      <a:noFill/>
                    </a:ln>
                  </pic:spPr>
                </pic:pic>
              </a:graphicData>
            </a:graphic>
          </wp:inline>
        </w:drawing>
      </w:r>
      <w:r w:rsidRPr="007D110A">
        <w:rPr>
          <w:color w:val="FF0000"/>
          <w:lang w:val="en-US"/>
        </w:rPr>
        <w:t xml:space="preserve"> in word to show all text.</w:t>
      </w:r>
    </w:p>
    <w:p w:rsidRPr="00574B1A" w:rsidR="000767FE" w:rsidP="000767FE" w:rsidRDefault="000767FE" w14:paraId="288316BD" w14:textId="77777777">
      <w:pPr>
        <w:rPr>
          <w:lang w:val="en-US"/>
        </w:rPr>
      </w:pPr>
    </w:p>
    <w:p w:rsidRPr="00574B1A" w:rsidR="000767FE" w:rsidP="000767FE" w:rsidRDefault="000767FE" w14:paraId="480C0A6E" w14:textId="77777777">
      <w:pPr>
        <w:pBdr>
          <w:top w:val="single" w:color="FF0000" w:sz="4" w:space="1"/>
          <w:left w:val="single" w:color="FF0000" w:sz="4" w:space="4"/>
          <w:bottom w:val="single" w:color="FF0000" w:sz="4" w:space="1"/>
          <w:right w:val="single" w:color="FF0000" w:sz="4" w:space="4"/>
        </w:pBdr>
        <w:rPr>
          <w:vanish/>
          <w:color w:val="FF0000"/>
          <w:lang w:val="en-US"/>
        </w:rPr>
      </w:pPr>
      <w:r w:rsidRPr="00574B1A">
        <w:rPr>
          <w:vanish/>
          <w:color w:val="FF0000"/>
          <w:lang w:val="en-US"/>
        </w:rPr>
        <w:t>Classification of chapters:</w:t>
      </w:r>
    </w:p>
    <w:p w:rsidRPr="003F01DB" w:rsidR="000767FE" w:rsidP="000767FE" w:rsidRDefault="000767FE" w14:paraId="10F8F987" w14:textId="77777777">
      <w:pPr>
        <w:pBdr>
          <w:top w:val="single" w:color="FF0000" w:sz="4" w:space="1"/>
          <w:left w:val="single" w:color="FF0000" w:sz="4" w:space="4"/>
          <w:bottom w:val="single" w:color="FF0000" w:sz="4" w:space="1"/>
          <w:right w:val="single" w:color="FF0000" w:sz="4" w:space="4"/>
        </w:pBdr>
        <w:rPr>
          <w:vanish/>
          <w:color w:val="FF0000"/>
          <w:lang w:val="en-US"/>
        </w:rPr>
      </w:pPr>
      <w:r w:rsidRPr="00574B1A">
        <w:rPr>
          <w:vanish/>
          <w:color w:val="FF0000"/>
          <w:lang w:val="en-US"/>
        </w:rPr>
        <w:t xml:space="preserve">Chapters marked with [M] (= MANDATORY) </w:t>
      </w:r>
      <w:r w:rsidRPr="003F01DB" w:rsidR="00805496">
        <w:rPr>
          <w:vanish/>
          <w:color w:val="FF0000"/>
          <w:lang w:val="en-US"/>
        </w:rPr>
        <w:t>highlight content that has to be provided in any case even</w:t>
      </w:r>
      <w:r w:rsidRPr="003F01DB" w:rsidR="00F26037">
        <w:rPr>
          <w:vanish/>
          <w:color w:val="FF0000"/>
          <w:lang w:val="en-US"/>
        </w:rPr>
        <w:t xml:space="preserve"> if</w:t>
      </w:r>
      <w:r w:rsidRPr="003F01DB" w:rsidR="00805496">
        <w:rPr>
          <w:vanish/>
          <w:color w:val="FF0000"/>
          <w:lang w:val="en-US"/>
        </w:rPr>
        <w:t xml:space="preserve"> you </w:t>
      </w:r>
      <w:r w:rsidRPr="003F01DB" w:rsidR="00F26037">
        <w:rPr>
          <w:vanish/>
          <w:color w:val="FF0000"/>
          <w:lang w:val="en-US"/>
        </w:rPr>
        <w:t>change</w:t>
      </w:r>
      <w:r w:rsidRPr="003F01DB" w:rsidR="00805496">
        <w:rPr>
          <w:vanish/>
          <w:color w:val="FF0000"/>
          <w:lang w:val="en-US"/>
        </w:rPr>
        <w:t xml:space="preserve"> the structure and section headings according your needs. For details about mandatory content please refer to the </w:t>
      </w:r>
      <w:r w:rsidRPr="003F01DB" w:rsidR="00634E9A">
        <w:rPr>
          <w:vanish/>
          <w:color w:val="FF0000"/>
          <w:lang w:val="en-US"/>
        </w:rPr>
        <w:t>corresponding</w:t>
      </w:r>
      <w:r w:rsidRPr="003F01DB" w:rsidR="00805496">
        <w:rPr>
          <w:vanish/>
          <w:color w:val="FF0000"/>
          <w:lang w:val="en-US"/>
        </w:rPr>
        <w:t xml:space="preserve"> description document in the Process Library</w:t>
      </w:r>
      <w:r w:rsidRPr="003F01DB">
        <w:rPr>
          <w:vanish/>
          <w:color w:val="FF0000"/>
          <w:lang w:val="en-US"/>
        </w:rPr>
        <w:t>.</w:t>
      </w:r>
    </w:p>
    <w:p w:rsidRPr="00574B1A" w:rsidR="000767FE" w:rsidP="000767FE" w:rsidRDefault="000767FE" w14:paraId="3A89622C" w14:textId="77777777">
      <w:pPr>
        <w:pBdr>
          <w:top w:val="single" w:color="FF0000" w:sz="4" w:space="1"/>
          <w:left w:val="single" w:color="FF0000" w:sz="4" w:space="4"/>
          <w:bottom w:val="single" w:color="FF0000" w:sz="4" w:space="1"/>
          <w:right w:val="single" w:color="FF0000" w:sz="4" w:space="4"/>
        </w:pBdr>
        <w:rPr>
          <w:vanish/>
          <w:color w:val="FF0000"/>
          <w:lang w:val="en-US"/>
        </w:rPr>
      </w:pPr>
      <w:r w:rsidRPr="003F01DB">
        <w:rPr>
          <w:vanish/>
          <w:color w:val="FF0000"/>
          <w:lang w:val="en-US"/>
        </w:rPr>
        <w:t>In case of no project relevance, the reason has to be documented</w:t>
      </w:r>
      <w:r w:rsidRPr="00574B1A">
        <w:rPr>
          <w:vanish/>
          <w:color w:val="FF0000"/>
          <w:lang w:val="en-US"/>
        </w:rPr>
        <w:t>.</w:t>
      </w:r>
    </w:p>
    <w:p w:rsidR="00D72F1C" w:rsidP="000767FE" w:rsidRDefault="00D72F1C" w14:paraId="4387F951" w14:textId="77777777">
      <w:pPr>
        <w:pStyle w:val="Fil-out-aid"/>
      </w:pPr>
    </w:p>
    <w:p w:rsidRPr="009F535F" w:rsidR="009F41ED" w:rsidP="00B67D69" w:rsidRDefault="00DF4898" w14:paraId="52746F44" w14:textId="77777777">
      <w:pPr>
        <w:rPr>
          <w:b/>
          <w:sz w:val="28"/>
          <w:lang w:val="en-US"/>
        </w:rPr>
      </w:pPr>
      <w:r w:rsidRPr="009F535F">
        <w:rPr>
          <w:b/>
          <w:sz w:val="28"/>
          <w:lang w:val="en-US"/>
        </w:rPr>
        <w:t>Index</w:t>
      </w:r>
      <w:r w:rsidRPr="009F535F" w:rsidR="009F41ED">
        <w:rPr>
          <w:b/>
          <w:sz w:val="28"/>
          <w:lang w:val="en-US"/>
        </w:rPr>
        <w:t xml:space="preserve"> of Contents</w:t>
      </w:r>
    </w:p>
    <w:p w:rsidRPr="009F535F" w:rsidR="00253C5E" w:rsidP="00B67D69" w:rsidRDefault="00253C5E" w14:paraId="57DD718C" w14:textId="77777777">
      <w:pPr>
        <w:rPr>
          <w:b/>
          <w:lang w:val="en-US"/>
        </w:rPr>
      </w:pPr>
    </w:p>
    <w:p w:rsidR="00BB1802" w:rsidRDefault="00EE0860" w14:paraId="15AA5358" w14:textId="0ED8A9A4">
      <w:pPr>
        <w:pStyle w:val="TOC1"/>
        <w:tabs>
          <w:tab w:val="left" w:pos="390"/>
          <w:tab w:val="right" w:leader="dot" w:pos="9030"/>
        </w:tabs>
        <w:rPr>
          <w:rFonts w:asciiTheme="minorHAnsi" w:hAnsiTheme="minorHAnsi" w:eastAsiaTheme="minorEastAsia" w:cstheme="minorBidi"/>
          <w:noProof/>
          <w:sz w:val="22"/>
          <w:szCs w:val="22"/>
          <w:lang w:val="hu-HU" w:eastAsia="hu-HU"/>
        </w:rPr>
        <w:pPrChange w:author="Huszka Fruzsina (UniCredit)" w:date="2025-04-01T15:21:00Z" w:id="22">
          <w:pPr/>
        </w:pPrChange>
      </w:pPr>
      <w:r>
        <w:fldChar w:fldCharType="begin"/>
      </w:r>
      <w:r w:rsidR="53B887AB">
        <w:instrText>TOC \o "1-5" \z \u \h</w:instrText>
      </w:r>
      <w:r>
        <w:fldChar w:fldCharType="separate"/>
      </w:r>
      <w:r w:rsidR="00435F9D">
        <w:fldChar w:fldCharType="begin"/>
      </w:r>
      <w:r w:rsidR="00435F9D">
        <w:instrText>HYPERLINK \l "_Toc1029132331" \h</w:instrText>
      </w:r>
      <w:r w:rsidR="00435F9D">
        <w:fldChar w:fldCharType="separate"/>
      </w:r>
      <w:r w:rsidRPr="6C1ABEE9" w:rsidR="6C1ABEE9">
        <w:rPr>
          <w:rStyle w:val="Hyperlink"/>
        </w:rPr>
        <w:t>1</w:t>
      </w:r>
      <w:ins w:author="Huszka Fruzsina (UniCredit)" w:date="2025-04-01T15:21:00Z" w:id="23">
        <w:r w:rsidR="53B887AB">
          <w:tab/>
        </w:r>
      </w:ins>
      <w:r w:rsidRPr="6C1ABEE9" w:rsidR="6C1ABEE9">
        <w:rPr>
          <w:rStyle w:val="Hyperlink"/>
        </w:rPr>
        <w:t>Introduction [M]</w:t>
      </w:r>
      <w:ins w:author="Huszka Fruzsina (UniCredit)" w:date="2025-04-01T15:21:00Z" w:id="24">
        <w:r w:rsidR="53B887AB">
          <w:tab/>
        </w:r>
      </w:ins>
      <w:r w:rsidR="53B887AB">
        <w:fldChar w:fldCharType="begin"/>
      </w:r>
      <w:r w:rsidR="53B887AB">
        <w:instrText>PAGEREF _Toc1029132331 \h</w:instrText>
      </w:r>
      <w:r w:rsidR="53B887AB">
        <w:fldChar w:fldCharType="separate"/>
      </w:r>
      <w:r w:rsidRPr="6C1ABEE9" w:rsidR="6C1ABEE9">
        <w:rPr>
          <w:rStyle w:val="Hyperlink"/>
        </w:rPr>
        <w:t>2</w:t>
      </w:r>
      <w:r w:rsidR="53B887AB">
        <w:fldChar w:fldCharType="end"/>
      </w:r>
      <w:r w:rsidR="00435F9D">
        <w:fldChar w:fldCharType="end"/>
      </w:r>
    </w:p>
    <w:p w:rsidR="00BB1802" w:rsidRDefault="00435F9D" w14:paraId="424C0A12" w14:textId="19BAC791">
      <w:pPr>
        <w:pStyle w:val="TOC2"/>
        <w:tabs>
          <w:tab w:val="left" w:pos="600"/>
        </w:tabs>
        <w:rPr>
          <w:rFonts w:asciiTheme="minorHAnsi" w:hAnsiTheme="minorHAnsi" w:eastAsiaTheme="minorEastAsia" w:cstheme="minorBidi"/>
          <w:noProof/>
          <w:sz w:val="22"/>
          <w:szCs w:val="22"/>
          <w:lang w:val="hu-HU" w:eastAsia="hu-HU"/>
        </w:rPr>
        <w:pPrChange w:author="Huszka Fruzsina (UniCredit)" w:date="2025-04-01T15:21:00Z" w:id="25">
          <w:pPr/>
        </w:pPrChange>
      </w:pPr>
      <w:r>
        <w:fldChar w:fldCharType="begin"/>
      </w:r>
      <w:r>
        <w:instrText>HYPERLINK \l "_Toc136877664" \h</w:instrText>
      </w:r>
      <w:r>
        <w:fldChar w:fldCharType="separate"/>
      </w:r>
      <w:r w:rsidRPr="6C1ABEE9" w:rsidR="6C1ABEE9">
        <w:rPr>
          <w:rStyle w:val="Hyperlink"/>
        </w:rPr>
        <w:t>1.1</w:t>
      </w:r>
      <w:ins w:author="Huszka Fruzsina (UniCredit)" w:date="2025-04-01T15:21:00Z" w:id="26">
        <w:r w:rsidR="00EE0860">
          <w:tab/>
        </w:r>
      </w:ins>
      <w:r w:rsidRPr="6C1ABEE9" w:rsidR="6C1ABEE9">
        <w:rPr>
          <w:rStyle w:val="Hyperlink"/>
        </w:rPr>
        <w:t>Scope / Summary of Business Requirements [M]</w:t>
      </w:r>
      <w:ins w:author="Huszka Fruzsina (UniCredit)" w:date="2025-04-01T15:21:00Z" w:id="27">
        <w:r w:rsidR="00EE0860">
          <w:tab/>
        </w:r>
      </w:ins>
      <w:r w:rsidR="00EE0860">
        <w:fldChar w:fldCharType="begin"/>
      </w:r>
      <w:r w:rsidR="00EE0860">
        <w:instrText>PAGEREF _Toc136877664 \h</w:instrText>
      </w:r>
      <w:r w:rsidR="00EE0860">
        <w:fldChar w:fldCharType="separate"/>
      </w:r>
      <w:r w:rsidRPr="6C1ABEE9" w:rsidR="6C1ABEE9">
        <w:rPr>
          <w:rStyle w:val="Hyperlink"/>
        </w:rPr>
        <w:t>3</w:t>
      </w:r>
      <w:r w:rsidR="00EE0860">
        <w:fldChar w:fldCharType="end"/>
      </w:r>
      <w:r>
        <w:fldChar w:fldCharType="end"/>
      </w:r>
    </w:p>
    <w:p w:rsidR="00BB1802" w:rsidRDefault="00435F9D" w14:paraId="7A2B29BB" w14:textId="3DF3594D">
      <w:pPr>
        <w:pStyle w:val="TOC2"/>
        <w:tabs>
          <w:tab w:val="left" w:pos="600"/>
        </w:tabs>
        <w:rPr>
          <w:rFonts w:asciiTheme="minorHAnsi" w:hAnsiTheme="minorHAnsi" w:eastAsiaTheme="minorEastAsia" w:cstheme="minorBidi"/>
          <w:noProof/>
          <w:sz w:val="22"/>
          <w:szCs w:val="22"/>
          <w:lang w:val="hu-HU" w:eastAsia="hu-HU"/>
        </w:rPr>
        <w:pPrChange w:author="Huszka Fruzsina (UniCredit)" w:date="2025-04-01T15:21:00Z" w:id="28">
          <w:pPr/>
        </w:pPrChange>
      </w:pPr>
      <w:r>
        <w:fldChar w:fldCharType="begin"/>
      </w:r>
      <w:r>
        <w:instrText>HYPERLINK \l "_Toc1103422546" \h</w:instrText>
      </w:r>
      <w:r>
        <w:fldChar w:fldCharType="separate"/>
      </w:r>
      <w:r w:rsidRPr="6C1ABEE9" w:rsidR="6C1ABEE9">
        <w:rPr>
          <w:rStyle w:val="Hyperlink"/>
        </w:rPr>
        <w:t>1.2</w:t>
      </w:r>
      <w:ins w:author="Huszka Fruzsina (UniCredit)" w:date="2025-04-01T15:21:00Z" w:id="29">
        <w:r w:rsidR="00EE0860">
          <w:tab/>
        </w:r>
      </w:ins>
      <w:r w:rsidRPr="6C1ABEE9" w:rsidR="6C1ABEE9">
        <w:rPr>
          <w:rStyle w:val="Hyperlink"/>
        </w:rPr>
        <w:t>List of involved applications [M]</w:t>
      </w:r>
      <w:ins w:author="Huszka Fruzsina (UniCredit)" w:date="2025-04-01T15:21:00Z" w:id="30">
        <w:r w:rsidR="00EE0860">
          <w:tab/>
        </w:r>
      </w:ins>
      <w:r w:rsidR="00EE0860">
        <w:fldChar w:fldCharType="begin"/>
      </w:r>
      <w:r w:rsidR="00EE0860">
        <w:instrText>PAGEREF _Toc1103422546 \h</w:instrText>
      </w:r>
      <w:r w:rsidR="00EE0860">
        <w:fldChar w:fldCharType="separate"/>
      </w:r>
      <w:r w:rsidRPr="6C1ABEE9" w:rsidR="6C1ABEE9">
        <w:rPr>
          <w:rStyle w:val="Hyperlink"/>
        </w:rPr>
        <w:t>3</w:t>
      </w:r>
      <w:r w:rsidR="00EE0860">
        <w:fldChar w:fldCharType="end"/>
      </w:r>
      <w:r>
        <w:fldChar w:fldCharType="end"/>
      </w:r>
    </w:p>
    <w:p w:rsidR="00BB1802" w:rsidRDefault="00435F9D" w14:paraId="64ECD8ED" w14:textId="46529D56">
      <w:pPr>
        <w:pStyle w:val="TOC2"/>
        <w:tabs>
          <w:tab w:val="left" w:pos="600"/>
        </w:tabs>
        <w:rPr>
          <w:rFonts w:asciiTheme="minorHAnsi" w:hAnsiTheme="minorHAnsi" w:eastAsiaTheme="minorEastAsia" w:cstheme="minorBidi"/>
          <w:noProof/>
          <w:sz w:val="22"/>
          <w:szCs w:val="22"/>
          <w:lang w:val="hu-HU" w:eastAsia="hu-HU"/>
        </w:rPr>
        <w:pPrChange w:author="Huszka Fruzsina (UniCredit)" w:date="2025-04-01T15:21:00Z" w:id="31">
          <w:pPr/>
        </w:pPrChange>
      </w:pPr>
      <w:r>
        <w:fldChar w:fldCharType="begin"/>
      </w:r>
      <w:r>
        <w:instrText>HYPERLINK \l "_Toc773924316" \h</w:instrText>
      </w:r>
      <w:r>
        <w:fldChar w:fldCharType="separate"/>
      </w:r>
      <w:r w:rsidRPr="6C1ABEE9" w:rsidR="6C1ABEE9">
        <w:rPr>
          <w:rStyle w:val="Hyperlink"/>
        </w:rPr>
        <w:t>1.3</w:t>
      </w:r>
      <w:ins w:author="Huszka Fruzsina (UniCredit)" w:date="2025-04-01T15:21:00Z" w:id="32">
        <w:r w:rsidR="00EE0860">
          <w:tab/>
        </w:r>
      </w:ins>
      <w:r w:rsidRPr="6C1ABEE9" w:rsidR="6C1ABEE9">
        <w:rPr>
          <w:rStyle w:val="Hyperlink"/>
        </w:rPr>
        <w:t>Contents of this document [M]</w:t>
      </w:r>
      <w:ins w:author="Huszka Fruzsina (UniCredit)" w:date="2025-04-01T15:21:00Z" w:id="33">
        <w:r w:rsidR="00EE0860">
          <w:tab/>
        </w:r>
      </w:ins>
      <w:r w:rsidR="00EE0860">
        <w:fldChar w:fldCharType="begin"/>
      </w:r>
      <w:r w:rsidR="00EE0860">
        <w:instrText>PAGEREF _Toc773924316 \h</w:instrText>
      </w:r>
      <w:r w:rsidR="00EE0860">
        <w:fldChar w:fldCharType="separate"/>
      </w:r>
      <w:r w:rsidRPr="6C1ABEE9" w:rsidR="6C1ABEE9">
        <w:rPr>
          <w:rStyle w:val="Hyperlink"/>
        </w:rPr>
        <w:t>3</w:t>
      </w:r>
      <w:r w:rsidR="00EE0860">
        <w:fldChar w:fldCharType="end"/>
      </w:r>
      <w:r>
        <w:fldChar w:fldCharType="end"/>
      </w:r>
    </w:p>
    <w:p w:rsidR="00BB1802" w:rsidRDefault="00435F9D" w14:paraId="6D4AEECF" w14:textId="08549D92">
      <w:pPr>
        <w:pStyle w:val="TOC1"/>
        <w:tabs>
          <w:tab w:val="left" w:pos="390"/>
          <w:tab w:val="right" w:leader="dot" w:pos="9030"/>
        </w:tabs>
        <w:rPr>
          <w:rFonts w:asciiTheme="minorHAnsi" w:hAnsiTheme="minorHAnsi" w:eastAsiaTheme="minorEastAsia" w:cstheme="minorBidi"/>
          <w:noProof/>
          <w:sz w:val="22"/>
          <w:szCs w:val="22"/>
          <w:lang w:val="hu-HU" w:eastAsia="hu-HU"/>
        </w:rPr>
        <w:pPrChange w:author="Huszka Fruzsina (UniCredit)" w:date="2025-04-01T15:21:00Z" w:id="34">
          <w:pPr/>
        </w:pPrChange>
      </w:pPr>
      <w:r>
        <w:fldChar w:fldCharType="begin"/>
      </w:r>
      <w:r>
        <w:instrText>HYPERLINK \l "_Toc1328173171" \h</w:instrText>
      </w:r>
      <w:r>
        <w:fldChar w:fldCharType="separate"/>
      </w:r>
      <w:r w:rsidRPr="6C1ABEE9" w:rsidR="6C1ABEE9">
        <w:rPr>
          <w:rStyle w:val="Hyperlink"/>
        </w:rPr>
        <w:t>2</w:t>
      </w:r>
      <w:ins w:author="Huszka Fruzsina (UniCredit)" w:date="2025-04-01T15:21:00Z" w:id="35">
        <w:r w:rsidR="00EE0860">
          <w:tab/>
        </w:r>
      </w:ins>
      <w:r w:rsidRPr="6C1ABEE9" w:rsidR="6C1ABEE9">
        <w:rPr>
          <w:rStyle w:val="Hyperlink"/>
        </w:rPr>
        <w:t>Details of the Requirement</w:t>
      </w:r>
      <w:ins w:author="Huszka Fruzsina (UniCredit)" w:date="2025-04-01T15:21:00Z" w:id="36">
        <w:r w:rsidR="00EE0860">
          <w:tab/>
        </w:r>
      </w:ins>
      <w:r w:rsidR="00EE0860">
        <w:fldChar w:fldCharType="begin"/>
      </w:r>
      <w:r w:rsidR="00EE0860">
        <w:instrText>PAGEREF _Toc1328173171 \h</w:instrText>
      </w:r>
      <w:r w:rsidR="00EE0860">
        <w:fldChar w:fldCharType="separate"/>
      </w:r>
      <w:r w:rsidRPr="6C1ABEE9" w:rsidR="6C1ABEE9">
        <w:rPr>
          <w:rStyle w:val="Hyperlink"/>
        </w:rPr>
        <w:t>3</w:t>
      </w:r>
      <w:r w:rsidR="00EE0860">
        <w:fldChar w:fldCharType="end"/>
      </w:r>
      <w:r>
        <w:fldChar w:fldCharType="end"/>
      </w:r>
    </w:p>
    <w:p w:rsidR="00BB1802" w:rsidRDefault="00435F9D" w14:paraId="6EB87EEC" w14:textId="4FB1B699">
      <w:pPr>
        <w:pStyle w:val="TOC2"/>
        <w:tabs>
          <w:tab w:val="left" w:pos="600"/>
        </w:tabs>
        <w:rPr>
          <w:rFonts w:asciiTheme="minorHAnsi" w:hAnsiTheme="minorHAnsi" w:eastAsiaTheme="minorEastAsia" w:cstheme="minorBidi"/>
          <w:noProof/>
          <w:sz w:val="22"/>
          <w:szCs w:val="22"/>
          <w:lang w:val="hu-HU" w:eastAsia="hu-HU"/>
        </w:rPr>
        <w:pPrChange w:author="Huszka Fruzsina (UniCredit)" w:date="2025-04-01T15:21:00Z" w:id="37">
          <w:pPr/>
        </w:pPrChange>
      </w:pPr>
      <w:r>
        <w:fldChar w:fldCharType="begin"/>
      </w:r>
      <w:r>
        <w:instrText>HYPERLINK \l "_Toc344243890" \h</w:instrText>
      </w:r>
      <w:r>
        <w:fldChar w:fldCharType="separate"/>
      </w:r>
      <w:r w:rsidRPr="6C1ABEE9" w:rsidR="6C1ABEE9">
        <w:rPr>
          <w:rStyle w:val="Hyperlink"/>
        </w:rPr>
        <w:t>2.1</w:t>
      </w:r>
      <w:ins w:author="Huszka Fruzsina (UniCredit)" w:date="2025-04-01T15:21:00Z" w:id="38">
        <w:r w:rsidR="00EE0860">
          <w:tab/>
        </w:r>
      </w:ins>
      <w:r w:rsidRPr="6C1ABEE9" w:rsidR="6C1ABEE9">
        <w:rPr>
          <w:rStyle w:val="Hyperlink"/>
        </w:rPr>
        <w:t>Details of Change</w:t>
      </w:r>
      <w:ins w:author="Huszka Fruzsina (UniCredit)" w:date="2025-04-01T15:21:00Z" w:id="39">
        <w:r w:rsidR="00EE0860">
          <w:tab/>
        </w:r>
      </w:ins>
      <w:r w:rsidR="00EE0860">
        <w:fldChar w:fldCharType="begin"/>
      </w:r>
      <w:r w:rsidR="00EE0860">
        <w:instrText>PAGEREF _Toc344243890 \h</w:instrText>
      </w:r>
      <w:r w:rsidR="00EE0860">
        <w:fldChar w:fldCharType="separate"/>
      </w:r>
      <w:r w:rsidRPr="6C1ABEE9" w:rsidR="6C1ABEE9">
        <w:rPr>
          <w:rStyle w:val="Hyperlink"/>
        </w:rPr>
        <w:t>4</w:t>
      </w:r>
      <w:r w:rsidR="00EE0860">
        <w:fldChar w:fldCharType="end"/>
      </w:r>
      <w:r>
        <w:fldChar w:fldCharType="end"/>
      </w:r>
    </w:p>
    <w:p w:rsidR="00BB1802" w:rsidRDefault="00435F9D" w14:paraId="36EA0A2A" w14:textId="1387E487">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40">
          <w:pPr/>
        </w:pPrChange>
      </w:pPr>
      <w:r>
        <w:fldChar w:fldCharType="begin"/>
      </w:r>
      <w:r>
        <w:instrText>HYPERLINK \l "_Toc1816300737" \h</w:instrText>
      </w:r>
      <w:r>
        <w:fldChar w:fldCharType="separate"/>
      </w:r>
      <w:r w:rsidRPr="6C1ABEE9" w:rsidR="6C1ABEE9">
        <w:rPr>
          <w:rStyle w:val="Hyperlink"/>
        </w:rPr>
        <w:t>2.1.1</w:t>
      </w:r>
      <w:ins w:author="Huszka Fruzsina (UniCredit)" w:date="2025-04-01T15:21:00Z" w:id="41">
        <w:r w:rsidR="00EE0860">
          <w:tab/>
        </w:r>
      </w:ins>
      <w:r w:rsidRPr="6C1ABEE9" w:rsidR="6C1ABEE9">
        <w:rPr>
          <w:rStyle w:val="Hyperlink"/>
        </w:rPr>
        <w:t>Storing KYC related fields on client level (online processes + batch backfeeding)</w:t>
      </w:r>
      <w:ins w:author="Huszka Fruzsina (UniCredit)" w:date="2025-04-01T15:21:00Z" w:id="42">
        <w:r w:rsidR="00EE0860">
          <w:tab/>
        </w:r>
      </w:ins>
      <w:r w:rsidR="00EE0860">
        <w:fldChar w:fldCharType="begin"/>
      </w:r>
      <w:r w:rsidR="00EE0860">
        <w:instrText>PAGEREF _Toc1816300737 \h</w:instrText>
      </w:r>
      <w:r w:rsidR="00EE0860">
        <w:fldChar w:fldCharType="separate"/>
      </w:r>
      <w:r w:rsidRPr="6C1ABEE9" w:rsidR="6C1ABEE9">
        <w:rPr>
          <w:rStyle w:val="Hyperlink"/>
        </w:rPr>
        <w:t>4</w:t>
      </w:r>
      <w:r w:rsidR="00EE0860">
        <w:fldChar w:fldCharType="end"/>
      </w:r>
      <w:r>
        <w:fldChar w:fldCharType="end"/>
      </w:r>
    </w:p>
    <w:p w:rsidR="00BB1802" w:rsidRDefault="00435F9D" w14:paraId="4B94AC6C" w14:textId="57B9DD53">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43">
          <w:pPr/>
        </w:pPrChange>
      </w:pPr>
      <w:r>
        <w:fldChar w:fldCharType="begin"/>
      </w:r>
      <w:r>
        <w:instrText>HYPERLINK \l "_Toc406289619" \h</w:instrText>
      </w:r>
      <w:r>
        <w:fldChar w:fldCharType="separate"/>
      </w:r>
      <w:r w:rsidRPr="6C1ABEE9" w:rsidR="6C1ABEE9">
        <w:rPr>
          <w:rStyle w:val="Hyperlink"/>
        </w:rPr>
        <w:t>2.1.2</w:t>
      </w:r>
      <w:ins w:author="Huszka Fruzsina (UniCredit)" w:date="2025-04-01T15:21:00Z" w:id="44">
        <w:r w:rsidR="00EE0860">
          <w:tab/>
        </w:r>
      </w:ins>
      <w:r w:rsidRPr="6C1ABEE9" w:rsidR="6C1ABEE9">
        <w:rPr>
          <w:rStyle w:val="Hyperlink"/>
        </w:rPr>
        <w:t>Client api for online processes</w:t>
      </w:r>
      <w:ins w:author="Huszka Fruzsina (UniCredit)" w:date="2025-04-01T15:21:00Z" w:id="45">
        <w:r w:rsidR="00EE0860">
          <w:tab/>
        </w:r>
      </w:ins>
      <w:r w:rsidR="00EE0860">
        <w:fldChar w:fldCharType="begin"/>
      </w:r>
      <w:r w:rsidR="00EE0860">
        <w:instrText>PAGEREF _Toc406289619 \h</w:instrText>
      </w:r>
      <w:r w:rsidR="00EE0860">
        <w:fldChar w:fldCharType="separate"/>
      </w:r>
      <w:r w:rsidRPr="6C1ABEE9" w:rsidR="6C1ABEE9">
        <w:rPr>
          <w:rStyle w:val="Hyperlink"/>
        </w:rPr>
        <w:t>5</w:t>
      </w:r>
      <w:r w:rsidR="00EE0860">
        <w:fldChar w:fldCharType="end"/>
      </w:r>
      <w:r>
        <w:fldChar w:fldCharType="end"/>
      </w:r>
    </w:p>
    <w:p w:rsidR="00BB1802" w:rsidRDefault="00435F9D" w14:paraId="21A789CC" w14:textId="11FD1C06">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46">
          <w:pPr/>
        </w:pPrChange>
      </w:pPr>
      <w:r>
        <w:fldChar w:fldCharType="begin"/>
      </w:r>
      <w:r>
        <w:instrText>HYPERLINK \l "_Toc1558221223" \h</w:instrText>
      </w:r>
      <w:r>
        <w:fldChar w:fldCharType="separate"/>
      </w:r>
      <w:r w:rsidRPr="6C1ABEE9" w:rsidR="6C1ABEE9">
        <w:rPr>
          <w:rStyle w:val="Hyperlink"/>
        </w:rPr>
        <w:t>2.1.3</w:t>
      </w:r>
      <w:ins w:author="Huszka Fruzsina (UniCredit)" w:date="2025-04-01T15:21:00Z" w:id="47">
        <w:r w:rsidR="00EE0860">
          <w:tab/>
        </w:r>
      </w:ins>
      <w:r w:rsidRPr="6C1ABEE9" w:rsidR="6C1ABEE9">
        <w:rPr>
          <w:rStyle w:val="Hyperlink"/>
        </w:rPr>
        <w:t>AML block &amp; automatic application/removal of Notes/reminders to/from client</w:t>
      </w:r>
      <w:ins w:author="Huszka Fruzsina (UniCredit)" w:date="2025-04-01T15:21:00Z" w:id="48">
        <w:r w:rsidR="00EE0860">
          <w:tab/>
        </w:r>
      </w:ins>
      <w:r w:rsidR="00EE0860">
        <w:fldChar w:fldCharType="begin"/>
      </w:r>
      <w:r w:rsidR="00EE0860">
        <w:instrText>PAGEREF _Toc1558221223 \h</w:instrText>
      </w:r>
      <w:r w:rsidR="00EE0860">
        <w:fldChar w:fldCharType="separate"/>
      </w:r>
      <w:r w:rsidRPr="6C1ABEE9" w:rsidR="6C1ABEE9">
        <w:rPr>
          <w:rStyle w:val="Hyperlink"/>
        </w:rPr>
        <w:t>6</w:t>
      </w:r>
      <w:r w:rsidR="00EE0860">
        <w:fldChar w:fldCharType="end"/>
      </w:r>
      <w:r>
        <w:fldChar w:fldCharType="end"/>
      </w:r>
    </w:p>
    <w:p w:rsidR="00BB1802" w:rsidRDefault="00435F9D" w14:paraId="335E136E" w14:textId="60B9FCC7">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49">
          <w:pPr/>
        </w:pPrChange>
      </w:pPr>
      <w:r>
        <w:fldChar w:fldCharType="begin"/>
      </w:r>
      <w:r>
        <w:instrText>HYPERLINK \l "_Toc1856656723" \h</w:instrText>
      </w:r>
      <w:r>
        <w:fldChar w:fldCharType="separate"/>
      </w:r>
      <w:r w:rsidRPr="6C1ABEE9" w:rsidR="6C1ABEE9">
        <w:rPr>
          <w:rStyle w:val="Hyperlink"/>
        </w:rPr>
        <w:t>2.1.4</w:t>
      </w:r>
      <w:ins w:author="Huszka Fruzsina (UniCredit)" w:date="2025-04-01T15:21:00Z" w:id="50">
        <w:r w:rsidR="00EE0860">
          <w:tab/>
        </w:r>
      </w:ins>
      <w:r w:rsidRPr="6C1ABEE9" w:rsidR="6C1ABEE9">
        <w:rPr>
          <w:rStyle w:val="Hyperlink"/>
        </w:rPr>
        <w:t>Batch processes: offline backfeeding to CORE02 and extracts to Palantir</w:t>
      </w:r>
      <w:ins w:author="Huszka Fruzsina (UniCredit)" w:date="2025-04-01T15:21:00Z" w:id="51">
        <w:r w:rsidR="00EE0860">
          <w:tab/>
        </w:r>
      </w:ins>
      <w:r w:rsidR="00EE0860">
        <w:fldChar w:fldCharType="begin"/>
      </w:r>
      <w:r w:rsidR="00EE0860">
        <w:instrText>PAGEREF _Toc1856656723 \h</w:instrText>
      </w:r>
      <w:r w:rsidR="00EE0860">
        <w:fldChar w:fldCharType="separate"/>
      </w:r>
      <w:r w:rsidRPr="6C1ABEE9" w:rsidR="6C1ABEE9">
        <w:rPr>
          <w:rStyle w:val="Hyperlink"/>
        </w:rPr>
        <w:t>7</w:t>
      </w:r>
      <w:r w:rsidR="00EE0860">
        <w:fldChar w:fldCharType="end"/>
      </w:r>
      <w:r>
        <w:fldChar w:fldCharType="end"/>
      </w:r>
    </w:p>
    <w:p w:rsidR="00BB1802" w:rsidRDefault="00435F9D" w14:paraId="3B1C1EE7" w14:textId="2595CB83">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52">
          <w:pPr/>
        </w:pPrChange>
      </w:pPr>
      <w:r>
        <w:fldChar w:fldCharType="begin"/>
      </w:r>
      <w:r>
        <w:instrText>HYPERLINK \l "_Toc1932571952" \h</w:instrText>
      </w:r>
      <w:r>
        <w:fldChar w:fldCharType="separate"/>
      </w:r>
      <w:r w:rsidRPr="6C1ABEE9" w:rsidR="6C1ABEE9">
        <w:rPr>
          <w:rStyle w:val="Hyperlink"/>
        </w:rPr>
        <w:t>2.1.5</w:t>
      </w:r>
      <w:ins w:author="Huszka Fruzsina (UniCredit)" w:date="2025-04-01T15:21:00Z" w:id="53">
        <w:r w:rsidR="00EE0860">
          <w:tab/>
        </w:r>
      </w:ins>
      <w:r w:rsidRPr="6C1ABEE9" w:rsidR="6C1ABEE9">
        <w:rPr>
          <w:rStyle w:val="Hyperlink"/>
        </w:rPr>
        <w:t>New CORE02 file for KYC History</w:t>
      </w:r>
      <w:ins w:author="Huszka Fruzsina (UniCredit)" w:date="2025-04-01T15:21:00Z" w:id="54">
        <w:r w:rsidR="00EE0860">
          <w:tab/>
        </w:r>
      </w:ins>
      <w:r w:rsidR="00EE0860">
        <w:fldChar w:fldCharType="begin"/>
      </w:r>
      <w:r w:rsidR="00EE0860">
        <w:instrText>PAGEREF _Toc1932571952 \h</w:instrText>
      </w:r>
      <w:r w:rsidR="00EE0860">
        <w:fldChar w:fldCharType="separate"/>
      </w:r>
      <w:r w:rsidRPr="6C1ABEE9" w:rsidR="6C1ABEE9">
        <w:rPr>
          <w:rStyle w:val="Hyperlink"/>
        </w:rPr>
        <w:t>8</w:t>
      </w:r>
      <w:r w:rsidR="00EE0860">
        <w:fldChar w:fldCharType="end"/>
      </w:r>
      <w:r>
        <w:fldChar w:fldCharType="end"/>
      </w:r>
    </w:p>
    <w:p w:rsidR="00BB1802" w:rsidRDefault="00435F9D" w14:paraId="40DA69BF" w14:textId="5BA49EB6">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55">
          <w:pPr/>
        </w:pPrChange>
      </w:pPr>
      <w:r>
        <w:fldChar w:fldCharType="begin"/>
      </w:r>
      <w:r>
        <w:instrText>HYPERLINK \l "_Toc1841435746" \h</w:instrText>
      </w:r>
      <w:r>
        <w:fldChar w:fldCharType="separate"/>
      </w:r>
      <w:r w:rsidRPr="6C1ABEE9" w:rsidR="6C1ABEE9">
        <w:rPr>
          <w:rStyle w:val="Hyperlink"/>
        </w:rPr>
        <w:t>2.1.6</w:t>
      </w:r>
      <w:ins w:author="Huszka Fruzsina (UniCredit)" w:date="2025-04-01T15:21:00Z" w:id="56">
        <w:r w:rsidR="00EE0860">
          <w:tab/>
        </w:r>
      </w:ins>
      <w:r w:rsidRPr="6C1ABEE9" w:rsidR="6C1ABEE9">
        <w:rPr>
          <w:rStyle w:val="Hyperlink"/>
        </w:rPr>
        <w:t>CORE02 screens</w:t>
      </w:r>
      <w:ins w:author="Huszka Fruzsina (UniCredit)" w:date="2025-04-01T15:21:00Z" w:id="57">
        <w:r w:rsidR="00EE0860">
          <w:tab/>
        </w:r>
      </w:ins>
      <w:r w:rsidR="00EE0860">
        <w:fldChar w:fldCharType="begin"/>
      </w:r>
      <w:r w:rsidR="00EE0860">
        <w:instrText>PAGEREF _Toc1841435746 \h</w:instrText>
      </w:r>
      <w:r w:rsidR="00EE0860">
        <w:fldChar w:fldCharType="separate"/>
      </w:r>
      <w:r w:rsidRPr="6C1ABEE9" w:rsidR="6C1ABEE9">
        <w:rPr>
          <w:rStyle w:val="Hyperlink"/>
        </w:rPr>
        <w:t>9</w:t>
      </w:r>
      <w:r w:rsidR="00EE0860">
        <w:fldChar w:fldCharType="end"/>
      </w:r>
      <w:r>
        <w:fldChar w:fldCharType="end"/>
      </w:r>
    </w:p>
    <w:p w:rsidR="00BB1802" w:rsidRDefault="00435F9D" w14:paraId="16179876" w14:textId="12A6DA54">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58">
          <w:pPr/>
        </w:pPrChange>
      </w:pPr>
      <w:r>
        <w:fldChar w:fldCharType="begin"/>
      </w:r>
      <w:r>
        <w:instrText>HYPERLINK \l "_Toc3475848" \h</w:instrText>
      </w:r>
      <w:r>
        <w:fldChar w:fldCharType="separate"/>
      </w:r>
      <w:r w:rsidRPr="6C1ABEE9" w:rsidR="6C1ABEE9">
        <w:rPr>
          <w:rStyle w:val="Hyperlink"/>
        </w:rPr>
        <w:t>2.1.7</w:t>
      </w:r>
      <w:ins w:author="Huszka Fruzsina (UniCredit)" w:date="2025-04-01T15:21:00Z" w:id="59">
        <w:r w:rsidR="00EE0860">
          <w:tab/>
        </w:r>
      </w:ins>
      <w:r w:rsidRPr="6C1ABEE9" w:rsidR="6C1ABEE9">
        <w:rPr>
          <w:rStyle w:val="Hyperlink"/>
        </w:rPr>
        <w:t>To review the existing/redundant logics</w:t>
      </w:r>
      <w:ins w:author="Huszka Fruzsina (UniCredit)" w:date="2025-04-01T15:21:00Z" w:id="60">
        <w:r w:rsidR="00EE0860">
          <w:tab/>
        </w:r>
      </w:ins>
      <w:r w:rsidR="00EE0860">
        <w:fldChar w:fldCharType="begin"/>
      </w:r>
      <w:r w:rsidR="00EE0860">
        <w:instrText>PAGEREF _Toc3475848 \h</w:instrText>
      </w:r>
      <w:r w:rsidR="00EE0860">
        <w:fldChar w:fldCharType="separate"/>
      </w:r>
      <w:r w:rsidRPr="6C1ABEE9" w:rsidR="6C1ABEE9">
        <w:rPr>
          <w:rStyle w:val="Hyperlink"/>
        </w:rPr>
        <w:t>10</w:t>
      </w:r>
      <w:r w:rsidR="00EE0860">
        <w:fldChar w:fldCharType="end"/>
      </w:r>
      <w:r>
        <w:fldChar w:fldCharType="end"/>
      </w:r>
    </w:p>
    <w:p w:rsidR="00BB1802" w:rsidRDefault="00435F9D" w14:paraId="224092B4" w14:textId="26CD8555">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61">
          <w:pPr/>
        </w:pPrChange>
      </w:pPr>
      <w:r>
        <w:fldChar w:fldCharType="begin"/>
      </w:r>
      <w:r>
        <w:instrText>HYPERLINK \l "_Toc550555423" \h</w:instrText>
      </w:r>
      <w:r>
        <w:fldChar w:fldCharType="separate"/>
      </w:r>
      <w:r w:rsidRPr="6C1ABEE9" w:rsidR="6C1ABEE9">
        <w:rPr>
          <w:rStyle w:val="Hyperlink"/>
        </w:rPr>
        <w:t>2.1.8</w:t>
      </w:r>
      <w:ins w:author="Huszka Fruzsina (UniCredit)" w:date="2025-04-01T15:21:00Z" w:id="62">
        <w:r w:rsidR="00EE0860">
          <w:tab/>
        </w:r>
      </w:ins>
      <w:r w:rsidRPr="6C1ABEE9" w:rsidR="6C1ABEE9">
        <w:rPr>
          <w:rStyle w:val="Hyperlink"/>
        </w:rPr>
        <w:t>CUBIS extracts</w:t>
      </w:r>
      <w:ins w:author="Huszka Fruzsina (UniCredit)" w:date="2025-04-01T15:21:00Z" w:id="63">
        <w:r w:rsidR="00EE0860">
          <w:tab/>
        </w:r>
      </w:ins>
      <w:r w:rsidR="00EE0860">
        <w:fldChar w:fldCharType="begin"/>
      </w:r>
      <w:r w:rsidR="00EE0860">
        <w:instrText>PAGEREF _Toc550555423 \h</w:instrText>
      </w:r>
      <w:r w:rsidR="00EE0860">
        <w:fldChar w:fldCharType="separate"/>
      </w:r>
      <w:r w:rsidRPr="6C1ABEE9" w:rsidR="6C1ABEE9">
        <w:rPr>
          <w:rStyle w:val="Hyperlink"/>
        </w:rPr>
        <w:t>12</w:t>
      </w:r>
      <w:r w:rsidR="00EE0860">
        <w:fldChar w:fldCharType="end"/>
      </w:r>
      <w:r>
        <w:fldChar w:fldCharType="end"/>
      </w:r>
    </w:p>
    <w:p w:rsidR="00BB1802" w:rsidRDefault="00435F9D" w14:paraId="2248C0D5" w14:textId="779BA5F5">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64">
          <w:pPr/>
        </w:pPrChange>
      </w:pPr>
      <w:r>
        <w:fldChar w:fldCharType="begin"/>
      </w:r>
      <w:r>
        <w:instrText>HYPERLINK \l "_Toc689286544" \h</w:instrText>
      </w:r>
      <w:r>
        <w:fldChar w:fldCharType="separate"/>
      </w:r>
      <w:r w:rsidRPr="6C1ABEE9" w:rsidR="6C1ABEE9">
        <w:rPr>
          <w:rStyle w:val="Hyperlink"/>
        </w:rPr>
        <w:t>2.1.9</w:t>
      </w:r>
      <w:ins w:author="Huszka Fruzsina (UniCredit)" w:date="2025-04-01T15:21:00Z" w:id="65">
        <w:r w:rsidR="00EE0860">
          <w:tab/>
        </w:r>
      </w:ins>
      <w:r w:rsidRPr="6C1ABEE9" w:rsidR="6C1ABEE9">
        <w:rPr>
          <w:rStyle w:val="Hyperlink"/>
        </w:rPr>
        <w:t>Accounting</w:t>
      </w:r>
      <w:ins w:author="Huszka Fruzsina (UniCredit)" w:date="2025-04-01T15:21:00Z" w:id="66">
        <w:r w:rsidR="00EE0860">
          <w:tab/>
        </w:r>
      </w:ins>
      <w:r w:rsidR="00EE0860">
        <w:fldChar w:fldCharType="begin"/>
      </w:r>
      <w:r w:rsidR="00EE0860">
        <w:instrText>PAGEREF _Toc689286544 \h</w:instrText>
      </w:r>
      <w:r w:rsidR="00EE0860">
        <w:fldChar w:fldCharType="separate"/>
      </w:r>
      <w:r w:rsidRPr="6C1ABEE9" w:rsidR="6C1ABEE9">
        <w:rPr>
          <w:rStyle w:val="Hyperlink"/>
        </w:rPr>
        <w:t>12</w:t>
      </w:r>
      <w:r w:rsidR="00EE0860">
        <w:fldChar w:fldCharType="end"/>
      </w:r>
      <w:r>
        <w:fldChar w:fldCharType="end"/>
      </w:r>
    </w:p>
    <w:p w:rsidR="00BB1802" w:rsidRDefault="00435F9D" w14:paraId="5C1A831E" w14:textId="17546805">
      <w:pPr>
        <w:pStyle w:val="TOC3"/>
        <w:tabs>
          <w:tab w:val="left" w:pos="1200"/>
        </w:tabs>
        <w:rPr>
          <w:rFonts w:asciiTheme="minorHAnsi" w:hAnsiTheme="minorHAnsi" w:eastAsiaTheme="minorEastAsia" w:cstheme="minorBidi"/>
          <w:noProof/>
          <w:sz w:val="22"/>
          <w:szCs w:val="22"/>
          <w:lang w:val="hu-HU" w:eastAsia="hu-HU"/>
        </w:rPr>
        <w:pPrChange w:author="Huszka Fruzsina (UniCredit)" w:date="2025-04-01T15:21:00Z" w:id="67">
          <w:pPr/>
        </w:pPrChange>
      </w:pPr>
      <w:r>
        <w:fldChar w:fldCharType="begin"/>
      </w:r>
      <w:r>
        <w:instrText>HYPERLINK \l "_Toc618655340" \h</w:instrText>
      </w:r>
      <w:r>
        <w:fldChar w:fldCharType="separate"/>
      </w:r>
      <w:r w:rsidRPr="6C1ABEE9" w:rsidR="6C1ABEE9">
        <w:rPr>
          <w:rStyle w:val="Hyperlink"/>
        </w:rPr>
        <w:t>2.1.10</w:t>
      </w:r>
      <w:ins w:author="Huszka Fruzsina (UniCredit)" w:date="2025-04-01T15:21:00Z" w:id="68">
        <w:r w:rsidR="00EE0860">
          <w:tab/>
        </w:r>
      </w:ins>
      <w:r w:rsidRPr="6C1ABEE9" w:rsidR="6C1ABEE9">
        <w:rPr>
          <w:rStyle w:val="Hyperlink"/>
        </w:rPr>
        <w:t>Assumptions and Exclusions</w:t>
      </w:r>
      <w:ins w:author="Huszka Fruzsina (UniCredit)" w:date="2025-04-01T15:21:00Z" w:id="69">
        <w:r w:rsidR="00EE0860">
          <w:tab/>
        </w:r>
      </w:ins>
      <w:r w:rsidR="00EE0860">
        <w:fldChar w:fldCharType="begin"/>
      </w:r>
      <w:r w:rsidR="00EE0860">
        <w:instrText>PAGEREF _Toc618655340 \h</w:instrText>
      </w:r>
      <w:r w:rsidR="00EE0860">
        <w:fldChar w:fldCharType="separate"/>
      </w:r>
      <w:r w:rsidRPr="6C1ABEE9" w:rsidR="6C1ABEE9">
        <w:rPr>
          <w:rStyle w:val="Hyperlink"/>
        </w:rPr>
        <w:t>12</w:t>
      </w:r>
      <w:r w:rsidR="00EE0860">
        <w:fldChar w:fldCharType="end"/>
      </w:r>
      <w:r>
        <w:fldChar w:fldCharType="end"/>
      </w:r>
    </w:p>
    <w:p w:rsidR="00BB1802" w:rsidRDefault="00435F9D" w14:paraId="00250AA4" w14:textId="6D0728E4">
      <w:pPr>
        <w:pStyle w:val="TOC2"/>
        <w:tabs>
          <w:tab w:val="left" w:pos="600"/>
        </w:tabs>
        <w:rPr>
          <w:rFonts w:asciiTheme="minorHAnsi" w:hAnsiTheme="minorHAnsi" w:eastAsiaTheme="minorEastAsia" w:cstheme="minorBidi"/>
          <w:noProof/>
          <w:sz w:val="22"/>
          <w:szCs w:val="22"/>
          <w:lang w:val="hu-HU" w:eastAsia="hu-HU"/>
        </w:rPr>
        <w:pPrChange w:author="Huszka Fruzsina (UniCredit)" w:date="2025-04-01T15:21:00Z" w:id="70">
          <w:pPr/>
        </w:pPrChange>
      </w:pPr>
      <w:r>
        <w:fldChar w:fldCharType="begin"/>
      </w:r>
      <w:r>
        <w:instrText>HYPERLINK \l "_Toc1733321266" \h</w:instrText>
      </w:r>
      <w:r>
        <w:fldChar w:fldCharType="separate"/>
      </w:r>
      <w:r w:rsidRPr="6C1ABEE9" w:rsidR="6C1ABEE9">
        <w:rPr>
          <w:rStyle w:val="Hyperlink"/>
        </w:rPr>
        <w:t>2.2</w:t>
      </w:r>
      <w:ins w:author="Huszka Fruzsina (UniCredit)" w:date="2025-04-01T15:21:00Z" w:id="71">
        <w:r w:rsidR="00EE0860">
          <w:tab/>
        </w:r>
      </w:ins>
      <w:r w:rsidRPr="6C1ABEE9" w:rsidR="6C1ABEE9">
        <w:rPr>
          <w:rStyle w:val="Hyperlink"/>
        </w:rPr>
        <w:t>New or Changed Files</w:t>
      </w:r>
      <w:ins w:author="Huszka Fruzsina (UniCredit)" w:date="2025-04-01T15:21:00Z" w:id="72">
        <w:r w:rsidR="00EE0860">
          <w:tab/>
        </w:r>
      </w:ins>
      <w:r w:rsidR="00EE0860">
        <w:fldChar w:fldCharType="begin"/>
      </w:r>
      <w:r w:rsidR="00EE0860">
        <w:instrText>PAGEREF _Toc1733321266 \h</w:instrText>
      </w:r>
      <w:r w:rsidR="00EE0860">
        <w:fldChar w:fldCharType="separate"/>
      </w:r>
      <w:r w:rsidRPr="6C1ABEE9" w:rsidR="6C1ABEE9">
        <w:rPr>
          <w:rStyle w:val="Hyperlink"/>
        </w:rPr>
        <w:t>13</w:t>
      </w:r>
      <w:r w:rsidR="00EE0860">
        <w:fldChar w:fldCharType="end"/>
      </w:r>
      <w:r>
        <w:fldChar w:fldCharType="end"/>
      </w:r>
    </w:p>
    <w:p w:rsidR="00BB1802" w:rsidRDefault="00435F9D" w14:paraId="2815E8E8" w14:textId="4B31E652">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73">
          <w:pPr/>
        </w:pPrChange>
      </w:pPr>
      <w:r>
        <w:fldChar w:fldCharType="begin"/>
      </w:r>
      <w:r>
        <w:instrText>HYPERLINK \l "_Toc2021388714" \h</w:instrText>
      </w:r>
      <w:r>
        <w:fldChar w:fldCharType="separate"/>
      </w:r>
      <w:r w:rsidRPr="6C1ABEE9" w:rsidR="6C1ABEE9">
        <w:rPr>
          <w:rStyle w:val="Hyperlink"/>
        </w:rPr>
        <w:t>2.2.1</w:t>
      </w:r>
      <w:ins w:author="Huszka Fruzsina (UniCredit)" w:date="2025-04-01T15:21:00Z" w:id="74">
        <w:r w:rsidR="00EE0860">
          <w:tab/>
        </w:r>
      </w:ins>
      <w:r w:rsidRPr="6C1ABEE9" w:rsidR="6C1ABEE9">
        <w:rPr>
          <w:rStyle w:val="Hyperlink"/>
        </w:rPr>
        <w:t>Data Migration</w:t>
      </w:r>
      <w:ins w:author="Huszka Fruzsina (UniCredit)" w:date="2025-04-01T15:21:00Z" w:id="75">
        <w:r w:rsidR="00EE0860">
          <w:tab/>
        </w:r>
      </w:ins>
      <w:r w:rsidR="00EE0860">
        <w:fldChar w:fldCharType="begin"/>
      </w:r>
      <w:r w:rsidR="00EE0860">
        <w:instrText>PAGEREF _Toc2021388714 \h</w:instrText>
      </w:r>
      <w:r w:rsidR="00EE0860">
        <w:fldChar w:fldCharType="separate"/>
      </w:r>
      <w:r w:rsidRPr="6C1ABEE9" w:rsidR="6C1ABEE9">
        <w:rPr>
          <w:rStyle w:val="Hyperlink"/>
        </w:rPr>
        <w:t>13</w:t>
      </w:r>
      <w:r w:rsidR="00EE0860">
        <w:fldChar w:fldCharType="end"/>
      </w:r>
      <w:r>
        <w:fldChar w:fldCharType="end"/>
      </w:r>
    </w:p>
    <w:p w:rsidR="00BB1802" w:rsidRDefault="00435F9D" w14:paraId="6B94D004" w14:textId="06310234">
      <w:pPr>
        <w:pStyle w:val="TOC2"/>
        <w:tabs>
          <w:tab w:val="left" w:pos="600"/>
        </w:tabs>
        <w:rPr>
          <w:rFonts w:asciiTheme="minorHAnsi" w:hAnsiTheme="minorHAnsi" w:eastAsiaTheme="minorEastAsia" w:cstheme="minorBidi"/>
          <w:noProof/>
          <w:sz w:val="22"/>
          <w:szCs w:val="22"/>
          <w:lang w:val="hu-HU" w:eastAsia="hu-HU"/>
        </w:rPr>
        <w:pPrChange w:author="Huszka Fruzsina (UniCredit)" w:date="2025-04-01T15:21:00Z" w:id="76">
          <w:pPr/>
        </w:pPrChange>
      </w:pPr>
      <w:r>
        <w:fldChar w:fldCharType="begin"/>
      </w:r>
      <w:r>
        <w:instrText>HYPERLINK \l "_Toc1520743714" \h</w:instrText>
      </w:r>
      <w:r>
        <w:fldChar w:fldCharType="separate"/>
      </w:r>
      <w:r w:rsidRPr="6C1ABEE9" w:rsidR="6C1ABEE9">
        <w:rPr>
          <w:rStyle w:val="Hyperlink"/>
        </w:rPr>
        <w:t>2.3</w:t>
      </w:r>
      <w:ins w:author="Huszka Fruzsina (UniCredit)" w:date="2025-04-01T15:21:00Z" w:id="77">
        <w:r w:rsidR="00EE0860">
          <w:tab/>
        </w:r>
      </w:ins>
      <w:r w:rsidRPr="6C1ABEE9" w:rsidR="6C1ABEE9">
        <w:rPr>
          <w:rStyle w:val="Hyperlink"/>
        </w:rPr>
        <w:t>Interfaces</w:t>
      </w:r>
      <w:ins w:author="Huszka Fruzsina (UniCredit)" w:date="2025-04-01T15:21:00Z" w:id="78">
        <w:r w:rsidR="00EE0860">
          <w:tab/>
        </w:r>
      </w:ins>
      <w:r w:rsidR="00EE0860">
        <w:fldChar w:fldCharType="begin"/>
      </w:r>
      <w:r w:rsidR="00EE0860">
        <w:instrText>PAGEREF _Toc1520743714 \h</w:instrText>
      </w:r>
      <w:r w:rsidR="00EE0860">
        <w:fldChar w:fldCharType="separate"/>
      </w:r>
      <w:r w:rsidRPr="6C1ABEE9" w:rsidR="6C1ABEE9">
        <w:rPr>
          <w:rStyle w:val="Hyperlink"/>
        </w:rPr>
        <w:t>13</w:t>
      </w:r>
      <w:r w:rsidR="00EE0860">
        <w:fldChar w:fldCharType="end"/>
      </w:r>
      <w:r>
        <w:fldChar w:fldCharType="end"/>
      </w:r>
    </w:p>
    <w:p w:rsidR="00BB1802" w:rsidRDefault="00435F9D" w14:paraId="46FD1979" w14:textId="425D5AA6">
      <w:pPr>
        <w:pStyle w:val="TOC2"/>
        <w:tabs>
          <w:tab w:val="left" w:pos="600"/>
        </w:tabs>
        <w:rPr>
          <w:rFonts w:asciiTheme="minorHAnsi" w:hAnsiTheme="minorHAnsi" w:eastAsiaTheme="minorEastAsia" w:cstheme="minorBidi"/>
          <w:noProof/>
          <w:sz w:val="22"/>
          <w:szCs w:val="22"/>
          <w:lang w:val="hu-HU" w:eastAsia="hu-HU"/>
        </w:rPr>
        <w:pPrChange w:author="Huszka Fruzsina (UniCredit)" w:date="2025-04-01T15:21:00Z" w:id="79">
          <w:pPr/>
        </w:pPrChange>
      </w:pPr>
      <w:r>
        <w:fldChar w:fldCharType="begin"/>
      </w:r>
      <w:r>
        <w:instrText>HYPERLINK \l "_Toc475064145" \h</w:instrText>
      </w:r>
      <w:r>
        <w:fldChar w:fldCharType="separate"/>
      </w:r>
      <w:r w:rsidRPr="6C1ABEE9" w:rsidR="6C1ABEE9">
        <w:rPr>
          <w:rStyle w:val="Hyperlink"/>
        </w:rPr>
        <w:t>2.4</w:t>
      </w:r>
      <w:ins w:author="Huszka Fruzsina (UniCredit)" w:date="2025-04-01T15:21:00Z" w:id="80">
        <w:r w:rsidR="00EE0860">
          <w:tab/>
        </w:r>
      </w:ins>
      <w:r w:rsidRPr="6C1ABEE9" w:rsidR="6C1ABEE9">
        <w:rPr>
          <w:rStyle w:val="Hyperlink"/>
        </w:rPr>
        <w:t>Reports</w:t>
      </w:r>
      <w:ins w:author="Huszka Fruzsina (UniCredit)" w:date="2025-04-01T15:21:00Z" w:id="81">
        <w:r w:rsidR="00EE0860">
          <w:tab/>
        </w:r>
      </w:ins>
      <w:r w:rsidR="00EE0860">
        <w:fldChar w:fldCharType="begin"/>
      </w:r>
      <w:r w:rsidR="00EE0860">
        <w:instrText>PAGEREF _Toc475064145 \h</w:instrText>
      </w:r>
      <w:r w:rsidR="00EE0860">
        <w:fldChar w:fldCharType="separate"/>
      </w:r>
      <w:r w:rsidRPr="6C1ABEE9" w:rsidR="6C1ABEE9">
        <w:rPr>
          <w:rStyle w:val="Hyperlink"/>
        </w:rPr>
        <w:t>13</w:t>
      </w:r>
      <w:r w:rsidR="00EE0860">
        <w:fldChar w:fldCharType="end"/>
      </w:r>
      <w:r>
        <w:fldChar w:fldCharType="end"/>
      </w:r>
    </w:p>
    <w:p w:rsidR="00BB1802" w:rsidRDefault="00435F9D" w14:paraId="76C6FFB6" w14:textId="7A4341A2">
      <w:pPr>
        <w:pStyle w:val="TOC2"/>
        <w:tabs>
          <w:tab w:val="left" w:pos="600"/>
        </w:tabs>
        <w:rPr>
          <w:rFonts w:asciiTheme="minorHAnsi" w:hAnsiTheme="minorHAnsi" w:eastAsiaTheme="minorEastAsia" w:cstheme="minorBidi"/>
          <w:noProof/>
          <w:sz w:val="22"/>
          <w:szCs w:val="22"/>
          <w:lang w:val="hu-HU" w:eastAsia="hu-HU"/>
        </w:rPr>
        <w:pPrChange w:author="Huszka Fruzsina (UniCredit)" w:date="2025-04-01T15:21:00Z" w:id="82">
          <w:pPr/>
        </w:pPrChange>
      </w:pPr>
      <w:r>
        <w:fldChar w:fldCharType="begin"/>
      </w:r>
      <w:r>
        <w:instrText>HYPERLINK \l "_Toc165175227" \h</w:instrText>
      </w:r>
      <w:r>
        <w:fldChar w:fldCharType="separate"/>
      </w:r>
      <w:r w:rsidRPr="6C1ABEE9" w:rsidR="6C1ABEE9">
        <w:rPr>
          <w:rStyle w:val="Hyperlink"/>
        </w:rPr>
        <w:t>2.5</w:t>
      </w:r>
      <w:ins w:author="Huszka Fruzsina (UniCredit)" w:date="2025-04-01T15:21:00Z" w:id="83">
        <w:r w:rsidR="00EE0860">
          <w:tab/>
        </w:r>
      </w:ins>
      <w:r w:rsidRPr="6C1ABEE9" w:rsidR="6C1ABEE9">
        <w:rPr>
          <w:rStyle w:val="Hyperlink"/>
        </w:rPr>
        <w:t>Non Functional Requirements</w:t>
      </w:r>
      <w:ins w:author="Huszka Fruzsina (UniCredit)" w:date="2025-04-01T15:21:00Z" w:id="84">
        <w:r w:rsidR="00EE0860">
          <w:tab/>
        </w:r>
      </w:ins>
      <w:r w:rsidR="00EE0860">
        <w:fldChar w:fldCharType="begin"/>
      </w:r>
      <w:r w:rsidR="00EE0860">
        <w:instrText>PAGEREF _Toc165175227 \h</w:instrText>
      </w:r>
      <w:r w:rsidR="00EE0860">
        <w:fldChar w:fldCharType="separate"/>
      </w:r>
      <w:r w:rsidRPr="6C1ABEE9" w:rsidR="6C1ABEE9">
        <w:rPr>
          <w:rStyle w:val="Hyperlink"/>
        </w:rPr>
        <w:t>13</w:t>
      </w:r>
      <w:r w:rsidR="00EE0860">
        <w:fldChar w:fldCharType="end"/>
      </w:r>
      <w:r>
        <w:fldChar w:fldCharType="end"/>
      </w:r>
    </w:p>
    <w:p w:rsidR="00BB1802" w:rsidRDefault="00435F9D" w14:paraId="4B4CD144" w14:textId="3AAF8BC4">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85">
          <w:pPr/>
        </w:pPrChange>
      </w:pPr>
      <w:r>
        <w:fldChar w:fldCharType="begin"/>
      </w:r>
      <w:r>
        <w:instrText>HYPERLINK \l "_Toc1919583555" \h</w:instrText>
      </w:r>
      <w:r>
        <w:fldChar w:fldCharType="separate"/>
      </w:r>
      <w:r w:rsidRPr="6C1ABEE9" w:rsidR="6C1ABEE9">
        <w:rPr>
          <w:rStyle w:val="Hyperlink"/>
        </w:rPr>
        <w:t>2.5.1</w:t>
      </w:r>
      <w:ins w:author="Huszka Fruzsina (UniCredit)" w:date="2025-04-01T15:21:00Z" w:id="86">
        <w:r w:rsidR="00EE0860">
          <w:tab/>
        </w:r>
      </w:ins>
      <w:r w:rsidRPr="6C1ABEE9" w:rsidR="6C1ABEE9">
        <w:rPr>
          <w:rStyle w:val="Hyperlink"/>
        </w:rPr>
        <w:t>Security and access criteria</w:t>
      </w:r>
      <w:ins w:author="Huszka Fruzsina (UniCredit)" w:date="2025-04-01T15:21:00Z" w:id="87">
        <w:r w:rsidR="00EE0860">
          <w:tab/>
        </w:r>
      </w:ins>
      <w:r w:rsidR="00EE0860">
        <w:fldChar w:fldCharType="begin"/>
      </w:r>
      <w:r w:rsidR="00EE0860">
        <w:instrText>PAGEREF _Toc1919583555 \h</w:instrText>
      </w:r>
      <w:r w:rsidR="00EE0860">
        <w:fldChar w:fldCharType="separate"/>
      </w:r>
      <w:r w:rsidRPr="6C1ABEE9" w:rsidR="6C1ABEE9">
        <w:rPr>
          <w:rStyle w:val="Hyperlink"/>
        </w:rPr>
        <w:t>13</w:t>
      </w:r>
      <w:r w:rsidR="00EE0860">
        <w:fldChar w:fldCharType="end"/>
      </w:r>
      <w:r>
        <w:fldChar w:fldCharType="end"/>
      </w:r>
    </w:p>
    <w:p w:rsidR="00BB1802" w:rsidRDefault="00435F9D" w14:paraId="5D050A1F" w14:textId="193D2DCD">
      <w:pPr>
        <w:pStyle w:val="TOC3"/>
        <w:tabs>
          <w:tab w:val="left" w:pos="990"/>
        </w:tabs>
        <w:rPr>
          <w:rFonts w:asciiTheme="minorHAnsi" w:hAnsiTheme="minorHAnsi" w:eastAsiaTheme="minorEastAsia" w:cstheme="minorBidi"/>
          <w:noProof/>
          <w:sz w:val="22"/>
          <w:szCs w:val="22"/>
          <w:lang w:val="hu-HU" w:eastAsia="hu-HU"/>
        </w:rPr>
        <w:pPrChange w:author="Huszka Fruzsina (UniCredit)" w:date="2025-04-01T15:21:00Z" w:id="88">
          <w:pPr/>
        </w:pPrChange>
      </w:pPr>
      <w:r>
        <w:fldChar w:fldCharType="begin"/>
      </w:r>
      <w:r>
        <w:instrText>HYPERLINK \l "_Toc2111338205" \h</w:instrText>
      </w:r>
      <w:r>
        <w:fldChar w:fldCharType="separate"/>
      </w:r>
      <w:r w:rsidRPr="6C1ABEE9" w:rsidR="6C1ABEE9">
        <w:rPr>
          <w:rStyle w:val="Hyperlink"/>
        </w:rPr>
        <w:t>2.5.2</w:t>
      </w:r>
      <w:ins w:author="Huszka Fruzsina (UniCredit)" w:date="2025-04-01T15:21:00Z" w:id="89">
        <w:r w:rsidR="00EE0860">
          <w:tab/>
        </w:r>
      </w:ins>
      <w:r w:rsidRPr="6C1ABEE9" w:rsidR="6C1ABEE9">
        <w:rPr>
          <w:rStyle w:val="Hyperlink"/>
        </w:rPr>
        <w:t>Data Archive</w:t>
      </w:r>
      <w:ins w:author="Huszka Fruzsina (UniCredit)" w:date="2025-04-01T15:21:00Z" w:id="90">
        <w:r w:rsidR="00EE0860">
          <w:tab/>
        </w:r>
      </w:ins>
      <w:r w:rsidR="00EE0860">
        <w:fldChar w:fldCharType="begin"/>
      </w:r>
      <w:r w:rsidR="00EE0860">
        <w:instrText>PAGEREF _Toc2111338205 \h</w:instrText>
      </w:r>
      <w:r w:rsidR="00EE0860">
        <w:fldChar w:fldCharType="separate"/>
      </w:r>
      <w:r w:rsidRPr="6C1ABEE9" w:rsidR="6C1ABEE9">
        <w:rPr>
          <w:rStyle w:val="Hyperlink"/>
        </w:rPr>
        <w:t>13</w:t>
      </w:r>
      <w:r w:rsidR="00EE0860">
        <w:fldChar w:fldCharType="end"/>
      </w:r>
      <w:r>
        <w:fldChar w:fldCharType="end"/>
      </w:r>
    </w:p>
    <w:p w:rsidR="2BC1B520" w:rsidRDefault="00435F9D" w14:paraId="03CCFEF8" w14:textId="1823D8AB">
      <w:pPr>
        <w:pStyle w:val="TOC3"/>
        <w:tabs>
          <w:tab w:val="left" w:pos="990"/>
        </w:tabs>
        <w:pPrChange w:author="Huszka Fruzsina (UniCredit)" w:date="2025-04-01T15:21:00Z" w:id="91">
          <w:pPr/>
        </w:pPrChange>
      </w:pPr>
      <w:r>
        <w:fldChar w:fldCharType="begin"/>
      </w:r>
      <w:r>
        <w:instrText>HYPERLINK \l "_Toc2034545186" \h</w:instrText>
      </w:r>
      <w:r>
        <w:fldChar w:fldCharType="separate"/>
      </w:r>
      <w:r w:rsidRPr="6C1ABEE9" w:rsidR="6C1ABEE9">
        <w:rPr>
          <w:rStyle w:val="Hyperlink"/>
        </w:rPr>
        <w:t>2.5.3</w:t>
      </w:r>
      <w:ins w:author="Huszka Fruzsina (UniCredit)" w:date="2025-04-01T15:21:00Z" w:id="92">
        <w:r w:rsidR="00EE0860">
          <w:tab/>
        </w:r>
      </w:ins>
      <w:r w:rsidRPr="6C1ABEE9" w:rsidR="6C1ABEE9">
        <w:rPr>
          <w:rStyle w:val="Hyperlink"/>
        </w:rPr>
        <w:t>OPU Transfer</w:t>
      </w:r>
      <w:ins w:author="Huszka Fruzsina (UniCredit)" w:date="2025-04-01T15:21:00Z" w:id="93">
        <w:r w:rsidR="00EE0860">
          <w:tab/>
        </w:r>
      </w:ins>
      <w:r w:rsidR="00EE0860">
        <w:fldChar w:fldCharType="begin"/>
      </w:r>
      <w:r w:rsidR="00EE0860">
        <w:instrText>PAGEREF _Toc2034545186 \h</w:instrText>
      </w:r>
      <w:r w:rsidR="00EE0860">
        <w:fldChar w:fldCharType="separate"/>
      </w:r>
      <w:r w:rsidRPr="6C1ABEE9" w:rsidR="6C1ABEE9">
        <w:rPr>
          <w:rStyle w:val="Hyperlink"/>
        </w:rPr>
        <w:t>13</w:t>
      </w:r>
      <w:r w:rsidR="00EE0860">
        <w:fldChar w:fldCharType="end"/>
      </w:r>
      <w:r>
        <w:fldChar w:fldCharType="end"/>
      </w:r>
    </w:p>
    <w:p w:rsidR="2BC1B520" w:rsidRDefault="00435F9D" w14:paraId="3BFCE2E7" w14:textId="4359EC93">
      <w:pPr>
        <w:pStyle w:val="TOC3"/>
        <w:tabs>
          <w:tab w:val="left" w:pos="990"/>
        </w:tabs>
        <w:pPrChange w:author="Huszka Fruzsina (UniCredit)" w:date="2025-04-01T15:21:00Z" w:id="94">
          <w:pPr/>
        </w:pPrChange>
      </w:pPr>
      <w:r>
        <w:fldChar w:fldCharType="begin"/>
      </w:r>
      <w:r>
        <w:instrText>HYPERLINK \l "_Toc1692855593" \h</w:instrText>
      </w:r>
      <w:r>
        <w:fldChar w:fldCharType="separate"/>
      </w:r>
      <w:r w:rsidRPr="6C1ABEE9" w:rsidR="6C1ABEE9">
        <w:rPr>
          <w:rStyle w:val="Hyperlink"/>
        </w:rPr>
        <w:t>2.5.4</w:t>
      </w:r>
      <w:ins w:author="Huszka Fruzsina (UniCredit)" w:date="2025-04-01T15:21:00Z" w:id="95">
        <w:r w:rsidR="00EE0860">
          <w:tab/>
        </w:r>
      </w:ins>
      <w:r w:rsidRPr="6C1ABEE9" w:rsidR="6C1ABEE9">
        <w:rPr>
          <w:rStyle w:val="Hyperlink"/>
        </w:rPr>
        <w:t>Data Depersonalization</w:t>
      </w:r>
      <w:ins w:author="Huszka Fruzsina (UniCredit)" w:date="2025-04-01T15:21:00Z" w:id="96">
        <w:r w:rsidR="00EE0860">
          <w:tab/>
        </w:r>
      </w:ins>
      <w:r w:rsidR="00EE0860">
        <w:fldChar w:fldCharType="begin"/>
      </w:r>
      <w:r w:rsidR="00EE0860">
        <w:instrText>PAGEREF _Toc1692855593 \h</w:instrText>
      </w:r>
      <w:r w:rsidR="00EE0860">
        <w:fldChar w:fldCharType="separate"/>
      </w:r>
      <w:r w:rsidRPr="6C1ABEE9" w:rsidR="6C1ABEE9">
        <w:rPr>
          <w:rStyle w:val="Hyperlink"/>
        </w:rPr>
        <w:t>13</w:t>
      </w:r>
      <w:r w:rsidR="00EE0860">
        <w:fldChar w:fldCharType="end"/>
      </w:r>
      <w:r>
        <w:fldChar w:fldCharType="end"/>
      </w:r>
    </w:p>
    <w:p w:rsidR="2BC1B520" w:rsidRDefault="00435F9D" w14:paraId="1247D07F" w14:textId="005E9953">
      <w:pPr>
        <w:pStyle w:val="TOC3"/>
        <w:tabs>
          <w:tab w:val="left" w:pos="990"/>
        </w:tabs>
        <w:pPrChange w:author="Huszka Fruzsina (UniCredit)" w:date="2025-04-01T15:21:00Z" w:id="97">
          <w:pPr/>
        </w:pPrChange>
      </w:pPr>
      <w:r>
        <w:fldChar w:fldCharType="begin"/>
      </w:r>
      <w:r>
        <w:instrText>HYPERLINK \l "_Toc1475566634" \h</w:instrText>
      </w:r>
      <w:r>
        <w:fldChar w:fldCharType="separate"/>
      </w:r>
      <w:r w:rsidRPr="6C1ABEE9" w:rsidR="6C1ABEE9">
        <w:rPr>
          <w:rStyle w:val="Hyperlink"/>
        </w:rPr>
        <w:t>2.5.5</w:t>
      </w:r>
      <w:ins w:author="Huszka Fruzsina (UniCredit)" w:date="2025-04-01T15:21:00Z" w:id="98">
        <w:r w:rsidR="00EE0860">
          <w:tab/>
        </w:r>
      </w:ins>
      <w:r w:rsidRPr="6C1ABEE9" w:rsidR="6C1ABEE9">
        <w:rPr>
          <w:rStyle w:val="Hyperlink"/>
        </w:rPr>
        <w:t>Documentation</w:t>
      </w:r>
      <w:ins w:author="Huszka Fruzsina (UniCredit)" w:date="2025-04-01T15:21:00Z" w:id="99">
        <w:r w:rsidR="00EE0860">
          <w:tab/>
        </w:r>
      </w:ins>
      <w:r w:rsidR="00EE0860">
        <w:fldChar w:fldCharType="begin"/>
      </w:r>
      <w:r w:rsidR="00EE0860">
        <w:instrText>PAGEREF _Toc1475566634 \h</w:instrText>
      </w:r>
      <w:r w:rsidR="00EE0860">
        <w:fldChar w:fldCharType="separate"/>
      </w:r>
      <w:r w:rsidRPr="6C1ABEE9" w:rsidR="6C1ABEE9">
        <w:rPr>
          <w:rStyle w:val="Hyperlink"/>
        </w:rPr>
        <w:t>13</w:t>
      </w:r>
      <w:r w:rsidR="00EE0860">
        <w:fldChar w:fldCharType="end"/>
      </w:r>
      <w:r>
        <w:fldChar w:fldCharType="end"/>
      </w:r>
    </w:p>
    <w:p w:rsidR="2BC1B520" w:rsidRDefault="00435F9D" w14:paraId="2BAD013B" w14:textId="17E8BAA4">
      <w:pPr>
        <w:pStyle w:val="TOC3"/>
        <w:tabs>
          <w:tab w:val="left" w:pos="990"/>
        </w:tabs>
        <w:pPrChange w:author="Huszka Fruzsina (UniCredit)" w:date="2025-04-01T15:21:00Z" w:id="100">
          <w:pPr/>
        </w:pPrChange>
      </w:pPr>
      <w:r>
        <w:fldChar w:fldCharType="begin"/>
      </w:r>
      <w:r>
        <w:instrText>HYPERLINK \l "_Toc1422699857" \h</w:instrText>
      </w:r>
      <w:r>
        <w:fldChar w:fldCharType="separate"/>
      </w:r>
      <w:r w:rsidRPr="6C1ABEE9" w:rsidR="6C1ABEE9">
        <w:rPr>
          <w:rStyle w:val="Hyperlink"/>
        </w:rPr>
        <w:t>2.5.6</w:t>
      </w:r>
      <w:ins w:author="Huszka Fruzsina (UniCredit)" w:date="2025-04-01T15:21:00Z" w:id="101">
        <w:r w:rsidR="00EE0860">
          <w:tab/>
        </w:r>
      </w:ins>
      <w:r w:rsidRPr="6C1ABEE9" w:rsidR="6C1ABEE9">
        <w:rPr>
          <w:rStyle w:val="Hyperlink"/>
        </w:rPr>
        <w:t>Performance and Capacity</w:t>
      </w:r>
      <w:ins w:author="Huszka Fruzsina (UniCredit)" w:date="2025-04-01T15:21:00Z" w:id="102">
        <w:r w:rsidR="00EE0860">
          <w:tab/>
        </w:r>
      </w:ins>
      <w:r w:rsidR="00EE0860">
        <w:fldChar w:fldCharType="begin"/>
      </w:r>
      <w:r w:rsidR="00EE0860">
        <w:instrText>PAGEREF _Toc1422699857 \h</w:instrText>
      </w:r>
      <w:r w:rsidR="00EE0860">
        <w:fldChar w:fldCharType="separate"/>
      </w:r>
      <w:r w:rsidRPr="6C1ABEE9" w:rsidR="6C1ABEE9">
        <w:rPr>
          <w:rStyle w:val="Hyperlink"/>
        </w:rPr>
        <w:t>13</w:t>
      </w:r>
      <w:r w:rsidR="00EE0860">
        <w:fldChar w:fldCharType="end"/>
      </w:r>
      <w:r>
        <w:fldChar w:fldCharType="end"/>
      </w:r>
    </w:p>
    <w:p w:rsidR="2BC1B520" w:rsidRDefault="00435F9D" w14:paraId="5F264A5F" w14:textId="0DCD3E07">
      <w:pPr>
        <w:pStyle w:val="TOC3"/>
        <w:tabs>
          <w:tab w:val="left" w:pos="990"/>
        </w:tabs>
        <w:pPrChange w:author="Huszka Fruzsina (UniCredit)" w:date="2025-04-01T15:21:00Z" w:id="103">
          <w:pPr/>
        </w:pPrChange>
      </w:pPr>
      <w:r>
        <w:fldChar w:fldCharType="begin"/>
      </w:r>
      <w:r>
        <w:instrText>HYPERLINK \l "_Toc2136631262" \h</w:instrText>
      </w:r>
      <w:r>
        <w:fldChar w:fldCharType="separate"/>
      </w:r>
      <w:r w:rsidRPr="6C1ABEE9" w:rsidR="6C1ABEE9">
        <w:rPr>
          <w:rStyle w:val="Hyperlink"/>
        </w:rPr>
        <w:t>2.5.7</w:t>
      </w:r>
      <w:ins w:author="Huszka Fruzsina (UniCredit)" w:date="2025-04-01T15:21:00Z" w:id="104">
        <w:r w:rsidR="00EE0860">
          <w:tab/>
        </w:r>
      </w:ins>
      <w:r w:rsidRPr="6C1ABEE9" w:rsidR="6C1ABEE9">
        <w:rPr>
          <w:rStyle w:val="Hyperlink"/>
        </w:rPr>
        <w:t>Required By Date (Optional)</w:t>
      </w:r>
      <w:ins w:author="Huszka Fruzsina (UniCredit)" w:date="2025-04-01T15:21:00Z" w:id="105">
        <w:r w:rsidR="00EE0860">
          <w:tab/>
        </w:r>
      </w:ins>
      <w:r w:rsidR="00EE0860">
        <w:fldChar w:fldCharType="begin"/>
      </w:r>
      <w:r w:rsidR="00EE0860">
        <w:instrText>PAGEREF _Toc2136631262 \h</w:instrText>
      </w:r>
      <w:r w:rsidR="00EE0860">
        <w:fldChar w:fldCharType="separate"/>
      </w:r>
      <w:r w:rsidRPr="6C1ABEE9" w:rsidR="6C1ABEE9">
        <w:rPr>
          <w:rStyle w:val="Hyperlink"/>
        </w:rPr>
        <w:t>13</w:t>
      </w:r>
      <w:r w:rsidR="00EE0860">
        <w:fldChar w:fldCharType="end"/>
      </w:r>
      <w:r>
        <w:fldChar w:fldCharType="end"/>
      </w:r>
    </w:p>
    <w:p w:rsidR="2BC1B520" w:rsidRDefault="00435F9D" w14:paraId="1ABCE5CE" w14:textId="6C98A8CD">
      <w:pPr>
        <w:pStyle w:val="TOC3"/>
        <w:tabs>
          <w:tab w:val="left" w:pos="990"/>
        </w:tabs>
        <w:pPrChange w:author="Huszka Fruzsina (UniCredit)" w:date="2025-04-01T15:21:00Z" w:id="106">
          <w:pPr/>
        </w:pPrChange>
      </w:pPr>
      <w:r>
        <w:fldChar w:fldCharType="begin"/>
      </w:r>
      <w:r>
        <w:instrText>HYPERLINK \l "_Toc189535360" \h</w:instrText>
      </w:r>
      <w:r>
        <w:fldChar w:fldCharType="separate"/>
      </w:r>
      <w:r w:rsidRPr="6C1ABEE9" w:rsidR="6C1ABEE9">
        <w:rPr>
          <w:rStyle w:val="Hyperlink"/>
        </w:rPr>
        <w:t>2.5.8</w:t>
      </w:r>
      <w:ins w:author="Huszka Fruzsina (UniCredit)" w:date="2025-04-01T15:21:00Z" w:id="107">
        <w:r w:rsidR="00EE0860">
          <w:tab/>
        </w:r>
      </w:ins>
      <w:r w:rsidRPr="6C1ABEE9" w:rsidR="6C1ABEE9">
        <w:rPr>
          <w:rStyle w:val="Hyperlink"/>
        </w:rPr>
        <w:t>Required by Sites</w:t>
      </w:r>
      <w:ins w:author="Huszka Fruzsina (UniCredit)" w:date="2025-04-01T15:21:00Z" w:id="108">
        <w:r w:rsidR="00EE0860">
          <w:tab/>
        </w:r>
      </w:ins>
      <w:r w:rsidR="00EE0860">
        <w:fldChar w:fldCharType="begin"/>
      </w:r>
      <w:r w:rsidR="00EE0860">
        <w:instrText>PAGEREF _Toc189535360 \h</w:instrText>
      </w:r>
      <w:r w:rsidR="00EE0860">
        <w:fldChar w:fldCharType="separate"/>
      </w:r>
      <w:r w:rsidRPr="6C1ABEE9" w:rsidR="6C1ABEE9">
        <w:rPr>
          <w:rStyle w:val="Hyperlink"/>
        </w:rPr>
        <w:t>13</w:t>
      </w:r>
      <w:r w:rsidR="00EE0860">
        <w:fldChar w:fldCharType="end"/>
      </w:r>
      <w:r>
        <w:fldChar w:fldCharType="end"/>
      </w:r>
    </w:p>
    <w:p w:rsidR="2BC1B520" w:rsidRDefault="00435F9D" w14:paraId="5C0E2E12" w14:textId="4C2BAA58">
      <w:pPr>
        <w:pStyle w:val="TOC3"/>
        <w:tabs>
          <w:tab w:val="left" w:pos="990"/>
        </w:tabs>
        <w:pPrChange w:author="Huszka Fruzsina (UniCredit)" w:date="2025-04-01T15:21:00Z" w:id="109">
          <w:pPr/>
        </w:pPrChange>
      </w:pPr>
      <w:r>
        <w:fldChar w:fldCharType="begin"/>
      </w:r>
      <w:r>
        <w:instrText>HYPERLINK \l "_Toc1921580210" \h</w:instrText>
      </w:r>
      <w:r>
        <w:fldChar w:fldCharType="separate"/>
      </w:r>
      <w:r w:rsidRPr="6C1ABEE9" w:rsidR="6C1ABEE9">
        <w:rPr>
          <w:rStyle w:val="Hyperlink"/>
        </w:rPr>
        <w:t>2.5.9</w:t>
      </w:r>
      <w:ins w:author="Huszka Fruzsina (UniCredit)" w:date="2025-04-01T15:21:00Z" w:id="110">
        <w:r w:rsidR="00EE0860">
          <w:tab/>
        </w:r>
      </w:ins>
      <w:r w:rsidRPr="6C1ABEE9" w:rsidR="6C1ABEE9">
        <w:rPr>
          <w:rStyle w:val="Hyperlink"/>
        </w:rPr>
        <w:t>Glossary (Optional)</w:t>
      </w:r>
      <w:ins w:author="Huszka Fruzsina (UniCredit)" w:date="2025-04-01T15:21:00Z" w:id="111">
        <w:r w:rsidR="00EE0860">
          <w:tab/>
        </w:r>
      </w:ins>
      <w:r w:rsidR="00EE0860">
        <w:fldChar w:fldCharType="begin"/>
      </w:r>
      <w:r w:rsidR="00EE0860">
        <w:instrText>PAGEREF _Toc1921580210 \h</w:instrText>
      </w:r>
      <w:r w:rsidR="00EE0860">
        <w:fldChar w:fldCharType="separate"/>
      </w:r>
      <w:r w:rsidRPr="6C1ABEE9" w:rsidR="6C1ABEE9">
        <w:rPr>
          <w:rStyle w:val="Hyperlink"/>
        </w:rPr>
        <w:t>13</w:t>
      </w:r>
      <w:r w:rsidR="00EE0860">
        <w:fldChar w:fldCharType="end"/>
      </w:r>
      <w:r>
        <w:fldChar w:fldCharType="end"/>
      </w:r>
    </w:p>
    <w:p w:rsidR="2BC1B520" w:rsidRDefault="00435F9D" w14:paraId="0CFDA9D6" w14:textId="5E866211">
      <w:pPr>
        <w:pStyle w:val="TOC3"/>
        <w:tabs>
          <w:tab w:val="left" w:pos="1200"/>
        </w:tabs>
        <w:pPrChange w:author="Huszka Fruzsina (UniCredit)" w:date="2025-04-01T15:21:00Z" w:id="112">
          <w:pPr/>
        </w:pPrChange>
      </w:pPr>
      <w:r>
        <w:fldChar w:fldCharType="begin"/>
      </w:r>
      <w:r>
        <w:instrText>HYPERLINK \l "_Toc1613308333" \h</w:instrText>
      </w:r>
      <w:r>
        <w:fldChar w:fldCharType="separate"/>
      </w:r>
      <w:r w:rsidRPr="6C1ABEE9" w:rsidR="6C1ABEE9">
        <w:rPr>
          <w:rStyle w:val="Hyperlink"/>
        </w:rPr>
        <w:t>2.5.10</w:t>
      </w:r>
      <w:ins w:author="Huszka Fruzsina (UniCredit)" w:date="2025-04-01T15:21:00Z" w:id="113">
        <w:r w:rsidR="00EE0860">
          <w:tab/>
        </w:r>
      </w:ins>
      <w:r w:rsidRPr="6C1ABEE9" w:rsidR="6C1ABEE9">
        <w:rPr>
          <w:rStyle w:val="Hyperlink"/>
        </w:rPr>
        <w:t>Additional Information (Optional)</w:t>
      </w:r>
      <w:ins w:author="Huszka Fruzsina (UniCredit)" w:date="2025-04-01T15:21:00Z" w:id="114">
        <w:r w:rsidR="00EE0860">
          <w:tab/>
        </w:r>
      </w:ins>
      <w:r w:rsidR="00EE0860">
        <w:fldChar w:fldCharType="begin"/>
      </w:r>
      <w:r w:rsidR="00EE0860">
        <w:instrText>PAGEREF _Toc1613308333 \h</w:instrText>
      </w:r>
      <w:r w:rsidR="00EE0860">
        <w:fldChar w:fldCharType="separate"/>
      </w:r>
      <w:r w:rsidRPr="6C1ABEE9" w:rsidR="6C1ABEE9">
        <w:rPr>
          <w:rStyle w:val="Hyperlink"/>
        </w:rPr>
        <w:t>13</w:t>
      </w:r>
      <w:r w:rsidR="00EE0860">
        <w:fldChar w:fldCharType="end"/>
      </w:r>
      <w:r>
        <w:fldChar w:fldCharType="end"/>
      </w:r>
      <w:r w:rsidR="00EE0860">
        <w:fldChar w:fldCharType="end"/>
      </w:r>
    </w:p>
    <w:p w:rsidR="002C502D" w:rsidP="002C502D" w:rsidRDefault="002C502D" w14:paraId="0DCB7306" w14:textId="25624119"/>
    <w:p w:rsidRPr="002C502D" w:rsidR="003335A3" w:rsidP="002C502D" w:rsidRDefault="003335A3" w14:paraId="51087137" w14:textId="77777777">
      <w:pPr>
        <w:sectPr w:rsidRPr="002C502D" w:rsidR="003335A3" w:rsidSect="006C53DA">
          <w:headerReference w:type="default" r:id="rId19"/>
          <w:footerReference w:type="default" r:id="rId20"/>
          <w:pgSz w:w="11906" w:h="16838" w:orient="portrait" w:code="9"/>
          <w:pgMar w:top="1440" w:right="1270" w:bottom="1440" w:left="1588" w:header="709" w:footer="709" w:gutter="0"/>
          <w:pgNumType w:start="2"/>
          <w:cols w:space="708"/>
          <w:formProt w:val="0"/>
          <w:docGrid w:linePitch="360"/>
        </w:sectPr>
      </w:pPr>
    </w:p>
    <w:p w:rsidRPr="001968CF" w:rsidR="001968CF" w:rsidP="001968CF" w:rsidRDefault="008D672E" w14:paraId="4BEC221F" w14:textId="77777777">
      <w:pPr>
        <w:pStyle w:val="Heading1"/>
        <w:rPr>
          <w:noProof/>
          <w:lang w:val="en-US"/>
        </w:rPr>
      </w:pPr>
      <w:bookmarkStart w:name="_Toc525896473" w:id="115"/>
      <w:bookmarkStart w:name="_Toc1029132331" w:id="116"/>
      <w:r w:rsidRPr="6C1ABEE9">
        <w:rPr>
          <w:noProof/>
          <w:lang w:val="en-US"/>
        </w:rPr>
        <w:t>Introduction [M]</w:t>
      </w:r>
      <w:bookmarkEnd w:id="115"/>
      <w:bookmarkEnd w:id="116"/>
    </w:p>
    <w:p w:rsidR="001968CF" w:rsidP="001968CF" w:rsidRDefault="001968CF" w14:paraId="3CE5E29E" w14:textId="77777777">
      <w:pPr>
        <w:pStyle w:val="Heading2"/>
        <w:rPr>
          <w:noProof/>
          <w:lang w:val="en-US"/>
        </w:rPr>
      </w:pPr>
      <w:bookmarkStart w:name="_Toc320779737" w:id="117"/>
      <w:bookmarkStart w:name="_Toc525896474" w:id="118"/>
      <w:bookmarkStart w:name="_Toc136877664" w:id="119"/>
      <w:r w:rsidRPr="6C1ABEE9">
        <w:rPr>
          <w:noProof/>
          <w:lang w:val="en-US"/>
        </w:rPr>
        <w:t>Scope</w:t>
      </w:r>
      <w:bookmarkEnd w:id="117"/>
      <w:r w:rsidRPr="6C1ABEE9" w:rsidR="000767FE">
        <w:rPr>
          <w:noProof/>
          <w:lang w:val="en-US"/>
        </w:rPr>
        <w:t xml:space="preserve"> </w:t>
      </w:r>
      <w:r w:rsidRPr="6C1ABEE9" w:rsidR="00D133F2">
        <w:rPr>
          <w:noProof/>
          <w:lang w:val="en-US"/>
        </w:rPr>
        <w:t xml:space="preserve">/ Summary of Business Requirements </w:t>
      </w:r>
      <w:r w:rsidRPr="6C1ABEE9" w:rsidR="000767FE">
        <w:rPr>
          <w:noProof/>
          <w:lang w:val="en-US"/>
        </w:rPr>
        <w:t>[M]</w:t>
      </w:r>
      <w:bookmarkEnd w:id="118"/>
      <w:bookmarkEnd w:id="119"/>
    </w:p>
    <w:p w:rsidRPr="00B655F1" w:rsidR="00B655F1" w:rsidP="00D20712" w:rsidRDefault="00B655F1" w14:paraId="55457534" w14:textId="35AFD2B2">
      <w:pPr>
        <w:spacing w:before="48" w:beforeLines="20" w:after="48" w:afterLines="20" w:line="276" w:lineRule="auto"/>
        <w:jc w:val="both"/>
        <w:rPr>
          <w:rFonts w:cs="Arial"/>
          <w:szCs w:val="20"/>
        </w:rPr>
      </w:pPr>
      <w:bookmarkStart w:name="OLE_LINK7" w:id="120"/>
      <w:r>
        <w:rPr>
          <w:rFonts w:cs="Arial"/>
          <w:szCs w:val="20"/>
        </w:rPr>
        <w:t>In</w:t>
      </w:r>
      <w:r w:rsidRPr="00B655F1">
        <w:rPr>
          <w:rFonts w:cs="Arial"/>
          <w:szCs w:val="20"/>
        </w:rPr>
        <w:t xml:space="preserve"> Siron Replacement Pro</w:t>
      </w:r>
      <w:r>
        <w:rPr>
          <w:rFonts w:cs="Arial"/>
          <w:szCs w:val="20"/>
        </w:rPr>
        <w:t>ject the aim is to</w:t>
      </w:r>
      <w:r w:rsidRPr="00B655F1">
        <w:rPr>
          <w:rFonts w:cs="Arial"/>
          <w:szCs w:val="20"/>
        </w:rPr>
        <w:t xml:space="preserve"> replace the main AFC tools in CEE with new platform</w:t>
      </w:r>
      <w:r>
        <w:rPr>
          <w:rFonts w:cs="Arial"/>
          <w:szCs w:val="20"/>
        </w:rPr>
        <w:t xml:space="preserve">, </w:t>
      </w:r>
      <w:r w:rsidRPr="00B655F1">
        <w:rPr>
          <w:rFonts w:cs="Arial"/>
          <w:szCs w:val="20"/>
        </w:rPr>
        <w:t>Oracle.</w:t>
      </w:r>
    </w:p>
    <w:p w:rsidR="00631F08" w:rsidP="00D20712" w:rsidRDefault="00B655F1" w14:paraId="53FDBE87" w14:textId="04D13FE2">
      <w:pPr>
        <w:spacing w:before="48" w:beforeLines="20" w:after="48" w:afterLines="20" w:line="276" w:lineRule="auto"/>
        <w:jc w:val="both"/>
        <w:rPr>
          <w:rFonts w:cs="Arial"/>
        </w:rPr>
      </w:pPr>
      <w:r w:rsidRPr="588439F7">
        <w:rPr>
          <w:rFonts w:cs="Arial"/>
        </w:rPr>
        <w:t xml:space="preserve">In particular this part is covering the </w:t>
      </w:r>
      <w:r w:rsidRPr="588439F7" w:rsidR="007A0735">
        <w:rPr>
          <w:rFonts w:cs="Arial"/>
        </w:rPr>
        <w:t xml:space="preserve">necessary changes </w:t>
      </w:r>
      <w:r w:rsidRPr="588439F7" w:rsidR="00E97EB4">
        <w:rPr>
          <w:rFonts w:cs="Arial"/>
        </w:rPr>
        <w:t xml:space="preserve">in </w:t>
      </w:r>
      <w:commentRangeStart w:id="121"/>
      <w:commentRangeStart w:id="122"/>
      <w:commentRangeStart w:id="123"/>
      <w:r w:rsidRPr="588439F7" w:rsidR="00E97EB4">
        <w:rPr>
          <w:rFonts w:cs="Arial"/>
        </w:rPr>
        <w:t>CORE02</w:t>
      </w:r>
      <w:commentRangeEnd w:id="121"/>
      <w:r w:rsidR="00CD00AD">
        <w:rPr>
          <w:rStyle w:val="CommentReference"/>
        </w:rPr>
        <w:commentReference w:id="121"/>
      </w:r>
      <w:commentRangeEnd w:id="122"/>
      <w:r>
        <w:rPr>
          <w:rStyle w:val="CommentReference"/>
        </w:rPr>
        <w:commentReference w:id="122"/>
      </w:r>
      <w:commentRangeEnd w:id="123"/>
      <w:r w:rsidR="00567104">
        <w:rPr>
          <w:rStyle w:val="CommentReference"/>
        </w:rPr>
        <w:commentReference w:id="123"/>
      </w:r>
      <w:r w:rsidRPr="588439F7" w:rsidR="00E97EB4">
        <w:rPr>
          <w:rFonts w:cs="Arial"/>
        </w:rPr>
        <w:t xml:space="preserve"> </w:t>
      </w:r>
      <w:r w:rsidRPr="588439F7" w:rsidR="007A0735">
        <w:rPr>
          <w:rFonts w:cs="Arial"/>
        </w:rPr>
        <w:t xml:space="preserve">regarding </w:t>
      </w:r>
      <w:r w:rsidRPr="588439F7">
        <w:rPr>
          <w:rFonts w:cs="Arial"/>
        </w:rPr>
        <w:t>Onboarding process, the KYC review process and Batch process for CZ and SK</w:t>
      </w:r>
      <w:bookmarkEnd w:id="120"/>
      <w:r w:rsidRPr="588439F7">
        <w:rPr>
          <w:rFonts w:cs="Arial"/>
        </w:rPr>
        <w:t xml:space="preserve"> where instead of Siron, Oracle is integrated.</w:t>
      </w:r>
    </w:p>
    <w:p w:rsidR="00E97EB4" w:rsidP="00D20712" w:rsidRDefault="00E97EB4" w14:paraId="08878537" w14:textId="1E2D7667">
      <w:pPr>
        <w:spacing w:before="48" w:beforeLines="20" w:after="48" w:afterLines="20" w:line="276" w:lineRule="auto"/>
        <w:jc w:val="both"/>
        <w:rPr>
          <w:rFonts w:cs="Arial"/>
          <w:szCs w:val="20"/>
        </w:rPr>
      </w:pPr>
    </w:p>
    <w:p w:rsidR="00247FA9" w:rsidP="00D20712" w:rsidRDefault="00247FA9" w14:paraId="51240025" w14:textId="00A1A61C">
      <w:pPr>
        <w:spacing w:before="48" w:beforeLines="20" w:after="48" w:afterLines="20" w:line="276" w:lineRule="auto"/>
        <w:jc w:val="both"/>
        <w:rPr>
          <w:rFonts w:cs="Arial"/>
          <w:szCs w:val="20"/>
        </w:rPr>
      </w:pPr>
      <w:r>
        <w:rPr>
          <w:rFonts w:cs="Arial"/>
          <w:szCs w:val="20"/>
        </w:rPr>
        <w:t>CORE02 involvement can be summarized in the following steps:</w:t>
      </w:r>
    </w:p>
    <w:p w:rsidRPr="00247FA9" w:rsidR="00E97EB4" w:rsidP="00D20712" w:rsidRDefault="00247FA9" w14:paraId="3F7ECCCD" w14:textId="4EBCB19F">
      <w:pPr>
        <w:pStyle w:val="ListParagraph"/>
        <w:numPr>
          <w:ilvl w:val="0"/>
          <w:numId w:val="30"/>
        </w:numPr>
        <w:spacing w:before="48" w:beforeLines="20" w:after="48" w:afterLines="20" w:line="276" w:lineRule="auto"/>
        <w:jc w:val="both"/>
        <w:rPr>
          <w:rFonts w:cs="Arial"/>
        </w:rPr>
      </w:pPr>
      <w:r w:rsidRPr="588439F7">
        <w:rPr>
          <w:rFonts w:cs="Arial"/>
        </w:rPr>
        <w:t xml:space="preserve">CORE02 </w:t>
      </w:r>
      <w:r w:rsidRPr="588439F7" w:rsidR="00E97EB4">
        <w:rPr>
          <w:rFonts w:cs="Arial"/>
        </w:rPr>
        <w:t>receive</w:t>
      </w:r>
      <w:r w:rsidRPr="588439F7" w:rsidR="00D20712">
        <w:rPr>
          <w:rFonts w:cs="Arial"/>
        </w:rPr>
        <w:t>s</w:t>
      </w:r>
      <w:r w:rsidRPr="588439F7" w:rsidR="00E97EB4">
        <w:rPr>
          <w:rFonts w:cs="Arial"/>
        </w:rPr>
        <w:t xml:space="preserve"> the </w:t>
      </w:r>
      <w:commentRangeStart w:id="124"/>
      <w:commentRangeStart w:id="125"/>
      <w:commentRangeStart w:id="126"/>
      <w:r w:rsidRPr="588439F7" w:rsidR="00E97EB4">
        <w:rPr>
          <w:rFonts w:cs="Arial"/>
        </w:rPr>
        <w:t xml:space="preserve">KYC related fields </w:t>
      </w:r>
      <w:commentRangeEnd w:id="124"/>
      <w:r w:rsidR="0033785D">
        <w:rPr>
          <w:rStyle w:val="CommentReference"/>
        </w:rPr>
        <w:commentReference w:id="124"/>
      </w:r>
      <w:commentRangeEnd w:id="125"/>
      <w:r>
        <w:rPr>
          <w:rStyle w:val="CommentReference"/>
        </w:rPr>
        <w:commentReference w:id="125"/>
      </w:r>
      <w:commentRangeEnd w:id="126"/>
      <w:r w:rsidR="00F04CE1">
        <w:rPr>
          <w:rStyle w:val="CommentReference"/>
        </w:rPr>
        <w:commentReference w:id="126"/>
      </w:r>
      <w:r w:rsidRPr="588439F7" w:rsidR="00E97EB4">
        <w:rPr>
          <w:rFonts w:cs="Arial"/>
        </w:rPr>
        <w:t xml:space="preserve">either online via </w:t>
      </w:r>
      <w:commentRangeStart w:id="127"/>
      <w:commentRangeStart w:id="128"/>
      <w:r w:rsidRPr="588439F7" w:rsidR="00E97EB4">
        <w:rPr>
          <w:rFonts w:cs="Arial"/>
        </w:rPr>
        <w:t xml:space="preserve">Client api or in batch process </w:t>
      </w:r>
      <w:commentRangeEnd w:id="127"/>
      <w:r w:rsidR="00A50591">
        <w:rPr>
          <w:rStyle w:val="CommentReference"/>
        </w:rPr>
        <w:commentReference w:id="127"/>
      </w:r>
      <w:commentRangeEnd w:id="128"/>
      <w:r>
        <w:rPr>
          <w:rStyle w:val="CommentReference"/>
        </w:rPr>
        <w:commentReference w:id="128"/>
      </w:r>
      <w:r w:rsidRPr="588439F7" w:rsidR="00E97EB4">
        <w:rPr>
          <w:rFonts w:cs="Arial"/>
        </w:rPr>
        <w:t>then</w:t>
      </w:r>
    </w:p>
    <w:p w:rsidR="00E97EB4" w:rsidP="00D20712" w:rsidRDefault="00E97EB4" w14:paraId="29BF9ED8" w14:textId="150C08BE">
      <w:pPr>
        <w:pStyle w:val="ListParagraph"/>
        <w:numPr>
          <w:ilvl w:val="0"/>
          <w:numId w:val="30"/>
        </w:numPr>
        <w:spacing w:before="48" w:beforeLines="20" w:after="48" w:afterLines="20" w:line="276" w:lineRule="auto"/>
        <w:jc w:val="both"/>
        <w:rPr>
          <w:rFonts w:cs="Arial"/>
          <w:szCs w:val="20"/>
        </w:rPr>
      </w:pPr>
      <w:r>
        <w:rPr>
          <w:rFonts w:cs="Arial"/>
          <w:szCs w:val="20"/>
        </w:rPr>
        <w:t xml:space="preserve">CORE02 needs to store the values </w:t>
      </w:r>
      <w:r w:rsidR="00247FA9">
        <w:rPr>
          <w:rFonts w:cs="Arial"/>
          <w:szCs w:val="20"/>
        </w:rPr>
        <w:t xml:space="preserve">of the </w:t>
      </w:r>
      <w:r w:rsidR="0089796C">
        <w:rPr>
          <w:rFonts w:cs="Arial"/>
          <w:szCs w:val="20"/>
        </w:rPr>
        <w:t xml:space="preserve">KYC related </w:t>
      </w:r>
      <w:r w:rsidR="00247FA9">
        <w:rPr>
          <w:rFonts w:cs="Arial"/>
          <w:szCs w:val="20"/>
        </w:rPr>
        <w:t xml:space="preserve">fields </w:t>
      </w:r>
      <w:r>
        <w:rPr>
          <w:rFonts w:cs="Arial"/>
          <w:szCs w:val="20"/>
        </w:rPr>
        <w:t xml:space="preserve">on client level in </w:t>
      </w:r>
      <w:r w:rsidR="00247FA9">
        <w:rPr>
          <w:rFonts w:cs="Arial"/>
          <w:szCs w:val="20"/>
        </w:rPr>
        <w:t xml:space="preserve">client </w:t>
      </w:r>
      <w:r w:rsidR="00A31395">
        <w:rPr>
          <w:rFonts w:cs="Arial"/>
          <w:szCs w:val="20"/>
        </w:rPr>
        <w:t xml:space="preserve">extension </w:t>
      </w:r>
      <w:r w:rsidR="00247FA9">
        <w:rPr>
          <w:rFonts w:cs="Arial"/>
          <w:szCs w:val="20"/>
        </w:rPr>
        <w:t>file (</w:t>
      </w:r>
      <w:r>
        <w:rPr>
          <w:rFonts w:cs="Arial"/>
          <w:szCs w:val="20"/>
        </w:rPr>
        <w:t>BMF00</w:t>
      </w:r>
      <w:r w:rsidR="00247FA9">
        <w:rPr>
          <w:rFonts w:cs="Arial"/>
          <w:szCs w:val="20"/>
        </w:rPr>
        <w:t>XUD) and</w:t>
      </w:r>
    </w:p>
    <w:p w:rsidR="0089796C" w:rsidP="09BD90C6" w:rsidRDefault="0089796C" w14:paraId="3D610B65" w14:textId="13D0A447">
      <w:pPr>
        <w:pStyle w:val="ListParagraph"/>
        <w:numPr>
          <w:ilvl w:val="0"/>
          <w:numId w:val="30"/>
        </w:numPr>
        <w:spacing w:before="48" w:beforeLines="20" w:after="48" w:afterLines="20" w:line="276" w:lineRule="auto"/>
        <w:jc w:val="both"/>
        <w:rPr>
          <w:ins w:author="Huszka Fruzsina (UniCredit)" w:date="2025-04-01T15:21:00Z" w:id="129"/>
          <w:rFonts w:cs="Arial"/>
        </w:rPr>
      </w:pPr>
      <w:r w:rsidRPr="6C1ABEE9">
        <w:rPr>
          <w:rFonts w:cs="Arial"/>
        </w:rPr>
        <w:t>CORE02 appl</w:t>
      </w:r>
      <w:r w:rsidRPr="6C1ABEE9" w:rsidR="003C7EBE">
        <w:rPr>
          <w:rFonts w:cs="Arial"/>
        </w:rPr>
        <w:t>ies AML block by adding</w:t>
      </w:r>
      <w:r w:rsidRPr="6C1ABEE9">
        <w:rPr>
          <w:rFonts w:cs="Arial"/>
        </w:rPr>
        <w:t xml:space="preserve"> or remov</w:t>
      </w:r>
      <w:r w:rsidRPr="6C1ABEE9" w:rsidR="003C7EBE">
        <w:rPr>
          <w:rFonts w:cs="Arial"/>
        </w:rPr>
        <w:t>ing</w:t>
      </w:r>
      <w:r w:rsidRPr="6C1ABEE9">
        <w:rPr>
          <w:rFonts w:cs="Arial"/>
        </w:rPr>
        <w:t xml:space="preserve"> </w:t>
      </w:r>
      <w:r w:rsidRPr="6C1ABEE9" w:rsidR="004B7D80">
        <w:rPr>
          <w:rFonts w:cs="Arial"/>
        </w:rPr>
        <w:t xml:space="preserve">automatically a certain Note/reminder according to the value received in </w:t>
      </w:r>
      <w:r w:rsidRPr="6C1ABEE9" w:rsidR="4D19D434">
        <w:rPr>
          <w:rFonts w:cs="Arial"/>
        </w:rPr>
        <w:t>'AML block’</w:t>
      </w:r>
      <w:r w:rsidRPr="6C1ABEE9" w:rsidR="004B7D80">
        <w:rPr>
          <w:rFonts w:cs="Arial"/>
        </w:rPr>
        <w:t xml:space="preserve"> field</w:t>
      </w:r>
      <w:r w:rsidRPr="6C1ABEE9" w:rsidR="00185D12">
        <w:rPr>
          <w:rFonts w:cs="Arial"/>
        </w:rPr>
        <w:t xml:space="preserve"> and</w:t>
      </w:r>
    </w:p>
    <w:p w:rsidR="50054153" w:rsidP="6C1ABEE9" w:rsidRDefault="50054153" w14:paraId="2162E19F" w14:textId="7EF1F010">
      <w:pPr>
        <w:pStyle w:val="ListParagraph"/>
        <w:numPr>
          <w:ilvl w:val="0"/>
          <w:numId w:val="30"/>
        </w:numPr>
        <w:spacing w:before="48" w:beforeLines="20" w:after="48" w:afterLines="20" w:line="276" w:lineRule="auto"/>
        <w:jc w:val="both"/>
        <w:rPr>
          <w:rFonts w:cs="Arial"/>
        </w:rPr>
      </w:pPr>
      <w:ins w:author="Huszka Fruzsina (UniCredit)" w:date="2025-04-01T15:21:00Z" w:id="130">
        <w:r w:rsidRPr="6C1ABEE9">
          <w:rPr>
            <w:rFonts w:cs="Arial"/>
          </w:rPr>
          <w:t>CORE02 makes it possible to maintain ‘AML block’ field via CORE02 screen by special user</w:t>
        </w:r>
      </w:ins>
      <w:ins w:author="Huszka Fruzsina (UniCredit)" w:date="2025-04-01T15:22:00Z" w:id="131">
        <w:r w:rsidRPr="6C1ABEE9">
          <w:rPr>
            <w:rFonts w:cs="Arial"/>
          </w:rPr>
          <w:t>s</w:t>
        </w:r>
      </w:ins>
    </w:p>
    <w:p w:rsidR="00247FA9" w:rsidP="2BC1B520" w:rsidRDefault="00247FA9" w14:paraId="22C0B9C8" w14:textId="659C8334">
      <w:pPr>
        <w:pStyle w:val="ListParagraph"/>
        <w:numPr>
          <w:ilvl w:val="0"/>
          <w:numId w:val="30"/>
        </w:numPr>
        <w:spacing w:before="48" w:beforeLines="20" w:after="48" w:afterLines="20" w:line="276" w:lineRule="auto"/>
        <w:jc w:val="both"/>
        <w:rPr>
          <w:rFonts w:cs="Arial"/>
        </w:rPr>
      </w:pPr>
      <w:commentRangeStart w:id="132"/>
      <w:commentRangeStart w:id="133"/>
      <w:commentRangeStart w:id="134"/>
      <w:r w:rsidRPr="2BC1B520">
        <w:rPr>
          <w:rFonts w:cs="Arial"/>
        </w:rPr>
        <w:t xml:space="preserve">CORE02 </w:t>
      </w:r>
      <w:r w:rsidRPr="2BC1B520" w:rsidR="5C32C6F9">
        <w:rPr>
          <w:rFonts w:cs="Arial"/>
        </w:rPr>
        <w:t>makes available</w:t>
      </w:r>
      <w:r w:rsidRPr="2BC1B520">
        <w:rPr>
          <w:rFonts w:cs="Arial"/>
        </w:rPr>
        <w:t xml:space="preserve"> the values of the </w:t>
      </w:r>
      <w:r w:rsidRPr="2BC1B520" w:rsidR="004B7D80">
        <w:rPr>
          <w:rFonts w:cs="Arial"/>
        </w:rPr>
        <w:t xml:space="preserve">KYC related </w:t>
      </w:r>
      <w:r w:rsidRPr="2BC1B520">
        <w:rPr>
          <w:rFonts w:cs="Arial"/>
        </w:rPr>
        <w:t>fields to a caller party online (via GetClientDetails api)</w:t>
      </w:r>
      <w:commentRangeEnd w:id="132"/>
      <w:r>
        <w:rPr>
          <w:rStyle w:val="CommentReference"/>
        </w:rPr>
        <w:commentReference w:id="132"/>
      </w:r>
      <w:commentRangeEnd w:id="133"/>
      <w:r>
        <w:rPr>
          <w:rStyle w:val="CommentReference"/>
        </w:rPr>
        <w:commentReference w:id="133"/>
      </w:r>
      <w:commentRangeEnd w:id="134"/>
      <w:r w:rsidR="00D02F6E">
        <w:rPr>
          <w:rStyle w:val="CommentReference"/>
        </w:rPr>
        <w:commentReference w:id="134"/>
      </w:r>
    </w:p>
    <w:p w:rsidR="005E12AE" w:rsidP="00D20712" w:rsidRDefault="005E12AE" w14:paraId="2AB74B0B" w14:textId="32DC7951">
      <w:pPr>
        <w:pStyle w:val="ListParagraph"/>
        <w:numPr>
          <w:ilvl w:val="0"/>
          <w:numId w:val="30"/>
        </w:numPr>
        <w:spacing w:before="48" w:beforeLines="20" w:after="48" w:afterLines="20" w:line="276" w:lineRule="auto"/>
        <w:jc w:val="both"/>
        <w:rPr>
          <w:rFonts w:cs="Arial"/>
          <w:szCs w:val="20"/>
        </w:rPr>
      </w:pPr>
      <w:r>
        <w:rPr>
          <w:rFonts w:cs="Arial"/>
          <w:szCs w:val="20"/>
        </w:rPr>
        <w:t>CORE02 display</w:t>
      </w:r>
      <w:r w:rsidR="004B7D80">
        <w:rPr>
          <w:rFonts w:cs="Arial"/>
          <w:szCs w:val="20"/>
        </w:rPr>
        <w:t>s</w:t>
      </w:r>
      <w:r>
        <w:rPr>
          <w:rFonts w:cs="Arial"/>
          <w:szCs w:val="20"/>
        </w:rPr>
        <w:t xml:space="preserve"> the </w:t>
      </w:r>
      <w:r w:rsidR="004B7D80">
        <w:rPr>
          <w:rFonts w:cs="Arial"/>
          <w:szCs w:val="20"/>
        </w:rPr>
        <w:t xml:space="preserve">KYC related </w:t>
      </w:r>
      <w:r>
        <w:rPr>
          <w:rFonts w:cs="Arial"/>
          <w:szCs w:val="20"/>
        </w:rPr>
        <w:t xml:space="preserve">fields </w:t>
      </w:r>
      <w:r w:rsidR="00044886">
        <w:rPr>
          <w:rFonts w:cs="Arial"/>
          <w:szCs w:val="20"/>
        </w:rPr>
        <w:t xml:space="preserve">and the history </w:t>
      </w:r>
      <w:r>
        <w:rPr>
          <w:rFonts w:cs="Arial"/>
          <w:szCs w:val="20"/>
        </w:rPr>
        <w:t>on CORE02 screen</w:t>
      </w:r>
    </w:p>
    <w:p w:rsidR="006D2180" w:rsidP="00D20712" w:rsidRDefault="006D2180" w14:paraId="4F26EA66" w14:textId="6AE3D732">
      <w:pPr>
        <w:pStyle w:val="ListParagraph"/>
        <w:numPr>
          <w:ilvl w:val="0"/>
          <w:numId w:val="30"/>
        </w:numPr>
        <w:spacing w:before="48" w:beforeLines="20" w:after="48" w:afterLines="20" w:line="276" w:lineRule="auto"/>
        <w:jc w:val="both"/>
        <w:rPr>
          <w:del w:author="Huszka Fruzsina (UniCredit)" w:date="2025-04-01T15:09:00Z" w:id="135"/>
          <w:rFonts w:cs="Arial"/>
        </w:rPr>
      </w:pPr>
      <w:del w:author="Huszka Fruzsina (UniCredit)" w:date="2025-04-01T15:09:00Z" w:id="136">
        <w:r w:rsidRPr="6C1ABEE9" w:rsidDel="006D2180">
          <w:rPr>
            <w:rFonts w:cs="Arial"/>
          </w:rPr>
          <w:delText xml:space="preserve">CORE02 enables to maintain </w:delText>
        </w:r>
        <w:commentRangeStart w:id="137"/>
        <w:commentRangeStart w:id="138"/>
        <w:commentRangeStart w:id="139"/>
        <w:r w:rsidRPr="6C1ABEE9" w:rsidDel="006D2180">
          <w:rPr>
            <w:rFonts w:cs="Arial"/>
          </w:rPr>
          <w:delText>static table data</w:delText>
        </w:r>
      </w:del>
      <w:commentRangeEnd w:id="137"/>
      <w:r>
        <w:rPr>
          <w:rStyle w:val="CommentReference"/>
        </w:rPr>
        <w:commentReference w:id="137"/>
      </w:r>
      <w:commentRangeEnd w:id="138"/>
      <w:r>
        <w:rPr>
          <w:rStyle w:val="CommentReference"/>
        </w:rPr>
        <w:commentReference w:id="138"/>
      </w:r>
      <w:commentRangeEnd w:id="139"/>
      <w:r>
        <w:rPr>
          <w:rStyle w:val="CommentReference"/>
        </w:rPr>
        <w:commentReference w:id="139"/>
      </w:r>
    </w:p>
    <w:p w:rsidR="006D2180" w:rsidP="6C1ABEE9" w:rsidRDefault="006D2180" w14:paraId="41C38FB3" w14:textId="0D7F8830">
      <w:pPr>
        <w:pStyle w:val="ListParagraph"/>
        <w:numPr>
          <w:ilvl w:val="0"/>
          <w:numId w:val="30"/>
        </w:numPr>
        <w:spacing w:before="48" w:beforeLines="20" w:after="48" w:afterLines="20" w:line="276" w:lineRule="auto"/>
        <w:jc w:val="both"/>
        <w:rPr>
          <w:ins w:author="Huszka Fruzsina (UniCredit)" w:date="2025-04-02T11:54:00Z" w:id="140"/>
          <w:rFonts w:cs="Arial"/>
        </w:rPr>
      </w:pPr>
      <w:commentRangeStart w:id="141"/>
      <w:r w:rsidRPr="6C1ABEE9">
        <w:rPr>
          <w:rFonts w:cs="Arial"/>
        </w:rPr>
        <w:t>CORE02 removes redundant existing Siron related logics</w:t>
      </w:r>
      <w:commentRangeEnd w:id="141"/>
      <w:r>
        <w:rPr>
          <w:rStyle w:val="CommentReference"/>
        </w:rPr>
        <w:commentReference w:id="141"/>
      </w:r>
    </w:p>
    <w:p w:rsidR="426EB197" w:rsidP="6C1ABEE9" w:rsidRDefault="426EB197" w14:paraId="4B3AC321" w14:textId="68AA78A6">
      <w:pPr>
        <w:pStyle w:val="ListParagraph"/>
        <w:numPr>
          <w:ilvl w:val="0"/>
          <w:numId w:val="30"/>
        </w:numPr>
        <w:spacing w:before="48" w:beforeLines="20" w:after="48" w:afterLines="20" w:line="276" w:lineRule="auto"/>
        <w:jc w:val="both"/>
        <w:rPr>
          <w:rFonts w:cs="Arial"/>
        </w:rPr>
      </w:pPr>
      <w:ins w:author="Huszka Fruzsina (UniCredit)" w:date="2025-04-02T11:54:00Z" w:id="142">
        <w:r w:rsidRPr="2E0103E2">
          <w:rPr>
            <w:rFonts w:cs="Arial"/>
          </w:rPr>
          <w:t>Changing End of Day Risk reevaluation logic</w:t>
        </w:r>
      </w:ins>
    </w:p>
    <w:p w:rsidR="00A31395" w:rsidP="00D20712" w:rsidRDefault="00A31395" w14:paraId="76561FE7" w14:textId="2D0CA003">
      <w:pPr>
        <w:pStyle w:val="ListParagraph"/>
        <w:numPr>
          <w:ilvl w:val="0"/>
          <w:numId w:val="30"/>
        </w:numPr>
        <w:spacing w:before="48" w:beforeLines="20" w:after="48" w:afterLines="20" w:line="276" w:lineRule="auto"/>
        <w:jc w:val="both"/>
        <w:rPr>
          <w:rFonts w:cs="Arial"/>
          <w:szCs w:val="20"/>
        </w:rPr>
      </w:pPr>
      <w:r>
        <w:rPr>
          <w:rFonts w:cs="Arial"/>
          <w:szCs w:val="20"/>
        </w:rPr>
        <w:t>CORE02 creates extracts to CUBIS</w:t>
      </w:r>
    </w:p>
    <w:p w:rsidR="00A857EA" w:rsidP="00A857EA" w:rsidRDefault="00A857EA" w14:paraId="375A22D6" w14:textId="16456351">
      <w:pPr>
        <w:spacing w:before="48" w:beforeLines="20" w:after="48" w:afterLines="20" w:line="276" w:lineRule="auto"/>
        <w:jc w:val="both"/>
        <w:rPr>
          <w:rFonts w:cs="Arial"/>
          <w:szCs w:val="20"/>
        </w:rPr>
      </w:pPr>
    </w:p>
    <w:p w:rsidR="001968CF" w:rsidP="008D672E" w:rsidRDefault="001968CF" w14:paraId="639092DC" w14:textId="77777777">
      <w:pPr>
        <w:pStyle w:val="Heading2"/>
        <w:rPr>
          <w:noProof/>
          <w:lang w:val="en-US"/>
        </w:rPr>
      </w:pPr>
      <w:bookmarkStart w:name="_Toc525896475" w:id="143"/>
      <w:bookmarkStart w:name="_Toc1103422546" w:id="144"/>
      <w:r w:rsidRPr="6C1ABEE9">
        <w:rPr>
          <w:noProof/>
          <w:lang w:val="en-US"/>
        </w:rPr>
        <w:t>List of involved applications</w:t>
      </w:r>
      <w:r w:rsidRPr="6C1ABEE9" w:rsidR="008D672E">
        <w:rPr>
          <w:noProof/>
          <w:lang w:val="en-US"/>
        </w:rPr>
        <w:t xml:space="preserve"> [M]</w:t>
      </w:r>
      <w:bookmarkEnd w:id="143"/>
      <w:bookmarkEnd w:id="144"/>
    </w:p>
    <w:p w:rsidRPr="008D672E" w:rsidR="008D672E" w:rsidP="008D672E" w:rsidRDefault="008D672E" w14:paraId="1DFC3B32" w14:textId="77777777">
      <w:pPr>
        <w:rPr>
          <w:lang w:val="en-US"/>
        </w:rPr>
      </w:pPr>
    </w:p>
    <w:tbl>
      <w:tblPr>
        <w:tblW w:w="9264"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Look w:val="00A0" w:firstRow="1" w:lastRow="0" w:firstColumn="1" w:lastColumn="0" w:noHBand="0" w:noVBand="0"/>
      </w:tblPr>
      <w:tblGrid>
        <w:gridCol w:w="1305"/>
        <w:gridCol w:w="3056"/>
        <w:gridCol w:w="1417"/>
        <w:gridCol w:w="1418"/>
        <w:gridCol w:w="709"/>
        <w:gridCol w:w="708"/>
        <w:gridCol w:w="651"/>
      </w:tblGrid>
      <w:tr w:rsidRPr="00E831F5" w:rsidR="0016288A" w:rsidTr="0016288A" w14:paraId="0866C1E5" w14:textId="77777777">
        <w:trPr>
          <w:cantSplit/>
          <w:trHeight w:val="295"/>
          <w:tblHeader/>
          <w:jc w:val="center"/>
        </w:trPr>
        <w:tc>
          <w:tcPr>
            <w:tcW w:w="1305" w:type="dxa"/>
            <w:tcBorders>
              <w:top w:val="single" w:color="auto" w:sz="4" w:space="0"/>
              <w:left w:val="single" w:color="auto" w:sz="4" w:space="0"/>
              <w:bottom w:val="single" w:color="auto" w:sz="4" w:space="0"/>
              <w:right w:val="single" w:color="auto" w:sz="4" w:space="0"/>
            </w:tcBorders>
            <w:shd w:val="pct10" w:color="auto" w:fill="FFFFFF"/>
            <w:vAlign w:val="center"/>
          </w:tcPr>
          <w:p w:rsidR="0016288A" w:rsidP="001968CF" w:rsidRDefault="0016288A" w14:paraId="7077AF66" w14:textId="77777777">
            <w:pPr>
              <w:rPr>
                <w:b/>
                <w:noProof/>
                <w:lang w:val="en-US"/>
              </w:rPr>
            </w:pPr>
            <w:r w:rsidRPr="001968CF">
              <w:rPr>
                <w:b/>
                <w:noProof/>
                <w:lang w:val="en-US"/>
              </w:rPr>
              <w:t>Application</w:t>
            </w:r>
          </w:p>
          <w:p w:rsidRPr="001968CF" w:rsidR="0016288A" w:rsidP="001968CF" w:rsidRDefault="0016288A" w14:paraId="3A90CBC6" w14:textId="77777777">
            <w:pPr>
              <w:rPr>
                <w:b/>
                <w:noProof/>
                <w:lang w:val="en-US"/>
              </w:rPr>
            </w:pPr>
            <w:r>
              <w:rPr>
                <w:b/>
                <w:noProof/>
                <w:lang w:val="en-US"/>
              </w:rPr>
              <w:t xml:space="preserve">Code </w:t>
            </w:r>
          </w:p>
        </w:tc>
        <w:tc>
          <w:tcPr>
            <w:tcW w:w="3056" w:type="dxa"/>
            <w:tcBorders>
              <w:top w:val="single" w:color="auto" w:sz="4" w:space="0"/>
              <w:left w:val="single" w:color="auto" w:sz="4" w:space="0"/>
              <w:bottom w:val="single" w:color="auto" w:sz="4" w:space="0"/>
              <w:right w:val="single" w:color="auto" w:sz="4" w:space="0"/>
            </w:tcBorders>
            <w:shd w:val="pct10" w:color="auto" w:fill="FFFFFF"/>
            <w:vAlign w:val="center"/>
          </w:tcPr>
          <w:p w:rsidRPr="001968CF" w:rsidR="0016288A" w:rsidP="001968CF" w:rsidRDefault="0016288A" w14:paraId="5FE63E2C" w14:textId="77777777">
            <w:pPr>
              <w:rPr>
                <w:b/>
                <w:noProof/>
                <w:lang w:val="en-US"/>
              </w:rPr>
            </w:pPr>
            <w:r w:rsidRPr="001968CF">
              <w:rPr>
                <w:b/>
                <w:noProof/>
                <w:lang w:val="en-US"/>
              </w:rPr>
              <w:t>Description of the Application</w:t>
            </w:r>
          </w:p>
        </w:tc>
        <w:tc>
          <w:tcPr>
            <w:tcW w:w="1417" w:type="dxa"/>
            <w:tcBorders>
              <w:top w:val="single" w:color="auto" w:sz="4" w:space="0"/>
              <w:left w:val="single" w:color="auto" w:sz="4" w:space="0"/>
              <w:bottom w:val="single" w:color="auto" w:sz="4" w:space="0"/>
              <w:right w:val="single" w:color="auto" w:sz="4" w:space="0"/>
            </w:tcBorders>
            <w:shd w:val="pct10" w:color="auto" w:fill="FFFFFF"/>
            <w:vAlign w:val="center"/>
          </w:tcPr>
          <w:p w:rsidRPr="001968CF" w:rsidR="0016288A" w:rsidP="001968CF" w:rsidRDefault="0016288A" w14:paraId="1EEC169F" w14:textId="77777777">
            <w:pPr>
              <w:rPr>
                <w:b/>
                <w:noProof/>
                <w:lang w:val="en-US"/>
              </w:rPr>
            </w:pPr>
            <w:r w:rsidRPr="001968CF">
              <w:rPr>
                <w:b/>
                <w:noProof/>
                <w:lang w:val="en-US"/>
              </w:rPr>
              <w:t>New or Existing</w:t>
            </w:r>
          </w:p>
        </w:tc>
        <w:tc>
          <w:tcPr>
            <w:tcW w:w="1418" w:type="dxa"/>
            <w:tcBorders>
              <w:top w:val="single" w:color="auto" w:sz="4" w:space="0"/>
              <w:left w:val="single" w:color="auto" w:sz="4" w:space="0"/>
              <w:bottom w:val="single" w:color="auto" w:sz="4" w:space="0"/>
              <w:right w:val="single" w:color="auto" w:sz="4" w:space="0"/>
            </w:tcBorders>
            <w:shd w:val="pct10" w:color="auto" w:fill="FFFFFF"/>
          </w:tcPr>
          <w:p w:rsidRPr="001968CF" w:rsidR="0016288A" w:rsidP="001968CF" w:rsidRDefault="0016288A" w14:paraId="622C962B" w14:textId="77777777">
            <w:pPr>
              <w:rPr>
                <w:b/>
                <w:noProof/>
                <w:lang w:val="en-US"/>
              </w:rPr>
            </w:pPr>
            <w:r>
              <w:rPr>
                <w:b/>
                <w:noProof/>
                <w:lang w:val="en-US"/>
              </w:rPr>
              <w:t>Third party solution (Y/N)</w:t>
            </w:r>
          </w:p>
        </w:tc>
        <w:tc>
          <w:tcPr>
            <w:tcW w:w="709" w:type="dxa"/>
            <w:tcBorders>
              <w:top w:val="single" w:color="auto" w:sz="4" w:space="0"/>
              <w:left w:val="single" w:color="auto" w:sz="4" w:space="0"/>
              <w:bottom w:val="single" w:color="auto" w:sz="4" w:space="0"/>
              <w:right w:val="single" w:color="auto" w:sz="4" w:space="0"/>
            </w:tcBorders>
            <w:shd w:val="pct10" w:color="auto" w:fill="FFFFFF"/>
          </w:tcPr>
          <w:p w:rsidR="0016288A" w:rsidP="0016288A" w:rsidRDefault="0016288A" w14:paraId="6389E99A" w14:textId="77777777">
            <w:pPr>
              <w:rPr>
                <w:b/>
                <w:noProof/>
                <w:lang w:val="en-US"/>
              </w:rPr>
            </w:pPr>
            <w:r>
              <w:rPr>
                <w:b/>
                <w:noProof/>
                <w:lang w:val="en-US"/>
              </w:rPr>
              <w:t>C *</w:t>
            </w:r>
          </w:p>
        </w:tc>
        <w:tc>
          <w:tcPr>
            <w:tcW w:w="708" w:type="dxa"/>
            <w:tcBorders>
              <w:top w:val="single" w:color="auto" w:sz="4" w:space="0"/>
              <w:left w:val="single" w:color="auto" w:sz="4" w:space="0"/>
              <w:bottom w:val="single" w:color="auto" w:sz="4" w:space="0"/>
              <w:right w:val="single" w:color="auto" w:sz="4" w:space="0"/>
            </w:tcBorders>
            <w:shd w:val="pct10" w:color="auto" w:fill="FFFFFF"/>
          </w:tcPr>
          <w:p w:rsidR="0016288A" w:rsidP="0016288A" w:rsidRDefault="0016288A" w14:paraId="3CD3AE0F" w14:textId="77777777">
            <w:pPr>
              <w:rPr>
                <w:b/>
                <w:noProof/>
                <w:lang w:val="en-US"/>
              </w:rPr>
            </w:pPr>
            <w:r>
              <w:rPr>
                <w:b/>
                <w:noProof/>
                <w:lang w:val="en-US"/>
              </w:rPr>
              <w:t>I *</w:t>
            </w:r>
          </w:p>
        </w:tc>
        <w:tc>
          <w:tcPr>
            <w:tcW w:w="651" w:type="dxa"/>
            <w:tcBorders>
              <w:top w:val="single" w:color="auto" w:sz="4" w:space="0"/>
              <w:left w:val="single" w:color="auto" w:sz="4" w:space="0"/>
              <w:bottom w:val="single" w:color="auto" w:sz="4" w:space="0"/>
              <w:right w:val="single" w:color="auto" w:sz="4" w:space="0"/>
            </w:tcBorders>
            <w:shd w:val="pct10" w:color="auto" w:fill="FFFFFF"/>
          </w:tcPr>
          <w:p w:rsidR="0016288A" w:rsidP="0016288A" w:rsidRDefault="0016288A" w14:paraId="1FC94B9E" w14:textId="77777777">
            <w:pPr>
              <w:rPr>
                <w:b/>
                <w:noProof/>
                <w:lang w:val="en-US"/>
              </w:rPr>
            </w:pPr>
            <w:r>
              <w:rPr>
                <w:b/>
                <w:noProof/>
                <w:lang w:val="en-US"/>
              </w:rPr>
              <w:t>A *</w:t>
            </w:r>
          </w:p>
        </w:tc>
      </w:tr>
      <w:tr w:rsidRPr="00E831F5" w:rsidR="0016288A" w:rsidTr="0016288A" w14:paraId="20EB3AE8" w14:textId="77777777">
        <w:trPr>
          <w:cantSplit/>
          <w:trHeight w:val="295"/>
          <w:jc w:val="center"/>
        </w:trPr>
        <w:tc>
          <w:tcPr>
            <w:tcW w:w="1305" w:type="dxa"/>
            <w:tcBorders>
              <w:top w:val="single" w:color="auto" w:sz="4" w:space="0"/>
              <w:left w:val="single" w:color="auto" w:sz="4" w:space="0"/>
              <w:bottom w:val="single" w:color="auto" w:sz="4" w:space="0"/>
              <w:right w:val="single" w:color="auto" w:sz="4" w:space="0"/>
            </w:tcBorders>
            <w:vAlign w:val="center"/>
          </w:tcPr>
          <w:p w:rsidRPr="003F01DB" w:rsidR="0016288A" w:rsidP="00025944" w:rsidRDefault="00D133F2" w14:paraId="69292B55" w14:textId="77777777">
            <w:pPr>
              <w:rPr>
                <w:noProof/>
                <w:lang w:val="en-US"/>
              </w:rPr>
            </w:pPr>
            <w:r w:rsidRPr="003F01DB">
              <w:rPr>
                <w:noProof/>
                <w:lang w:val="en-US"/>
              </w:rPr>
              <w:t>Q84</w:t>
            </w:r>
          </w:p>
        </w:tc>
        <w:tc>
          <w:tcPr>
            <w:tcW w:w="3056" w:type="dxa"/>
            <w:tcBorders>
              <w:top w:val="single" w:color="auto" w:sz="4" w:space="0"/>
              <w:left w:val="single" w:color="auto" w:sz="4" w:space="0"/>
              <w:bottom w:val="single" w:color="auto" w:sz="4" w:space="0"/>
              <w:right w:val="single" w:color="auto" w:sz="4" w:space="0"/>
            </w:tcBorders>
            <w:vAlign w:val="center"/>
          </w:tcPr>
          <w:p w:rsidRPr="003F01DB" w:rsidR="0016288A" w:rsidP="00025944" w:rsidRDefault="00D133F2" w14:paraId="6B703E1C" w14:textId="77777777">
            <w:pPr>
              <w:rPr>
                <w:noProof/>
                <w:lang w:val="en-US"/>
              </w:rPr>
            </w:pPr>
            <w:r w:rsidRPr="003F01DB">
              <w:rPr>
                <w:noProof/>
                <w:lang w:val="en-US"/>
              </w:rPr>
              <w:t>CORE02</w:t>
            </w:r>
          </w:p>
        </w:tc>
        <w:tc>
          <w:tcPr>
            <w:tcW w:w="1417" w:type="dxa"/>
            <w:tcBorders>
              <w:top w:val="single" w:color="auto" w:sz="4" w:space="0"/>
              <w:left w:val="single" w:color="auto" w:sz="4" w:space="0"/>
              <w:bottom w:val="single" w:color="auto" w:sz="4" w:space="0"/>
              <w:right w:val="single" w:color="auto" w:sz="4" w:space="0"/>
            </w:tcBorders>
            <w:vAlign w:val="center"/>
          </w:tcPr>
          <w:p w:rsidRPr="003F01DB" w:rsidR="0016288A" w:rsidP="00025944" w:rsidRDefault="00D133F2" w14:paraId="4C0B9708" w14:textId="77777777">
            <w:pPr>
              <w:rPr>
                <w:noProof/>
                <w:lang w:val="en-US"/>
              </w:rPr>
            </w:pPr>
            <w:r w:rsidRPr="003F01DB">
              <w:rPr>
                <w:noProof/>
                <w:lang w:val="en-US"/>
              </w:rPr>
              <w:t>Existing</w:t>
            </w:r>
          </w:p>
        </w:tc>
        <w:tc>
          <w:tcPr>
            <w:tcW w:w="1418" w:type="dxa"/>
            <w:tcBorders>
              <w:top w:val="single" w:color="auto" w:sz="4" w:space="0"/>
              <w:left w:val="single" w:color="auto" w:sz="4" w:space="0"/>
              <w:bottom w:val="single" w:color="auto" w:sz="4" w:space="0"/>
              <w:right w:val="single" w:color="auto" w:sz="4" w:space="0"/>
            </w:tcBorders>
          </w:tcPr>
          <w:p w:rsidRPr="003F01DB" w:rsidR="0016288A" w:rsidP="00025944" w:rsidRDefault="00D133F2" w14:paraId="73ADE63E" w14:textId="77777777">
            <w:pPr>
              <w:rPr>
                <w:noProof/>
                <w:lang w:val="en-US"/>
              </w:rPr>
            </w:pPr>
            <w:r w:rsidRPr="003F01DB">
              <w:rPr>
                <w:noProof/>
                <w:lang w:val="en-US"/>
              </w:rPr>
              <w:t>N</w:t>
            </w:r>
          </w:p>
        </w:tc>
        <w:tc>
          <w:tcPr>
            <w:tcW w:w="709" w:type="dxa"/>
            <w:tcBorders>
              <w:top w:val="single" w:color="auto" w:sz="4" w:space="0"/>
              <w:left w:val="single" w:color="auto" w:sz="4" w:space="0"/>
              <w:bottom w:val="single" w:color="auto" w:sz="4" w:space="0"/>
              <w:right w:val="single" w:color="auto" w:sz="4" w:space="0"/>
            </w:tcBorders>
          </w:tcPr>
          <w:p w:rsidRPr="00D133F2" w:rsidR="0016288A" w:rsidP="00025944" w:rsidRDefault="0016288A" w14:paraId="7166DEA4" w14:textId="77777777">
            <w:pPr>
              <w:rPr>
                <w:noProof/>
                <w:highlight w:val="yellow"/>
                <w:lang w:val="en-US"/>
              </w:rPr>
            </w:pPr>
          </w:p>
        </w:tc>
        <w:tc>
          <w:tcPr>
            <w:tcW w:w="708" w:type="dxa"/>
            <w:tcBorders>
              <w:top w:val="single" w:color="auto" w:sz="4" w:space="0"/>
              <w:left w:val="single" w:color="auto" w:sz="4" w:space="0"/>
              <w:bottom w:val="single" w:color="auto" w:sz="4" w:space="0"/>
              <w:right w:val="single" w:color="auto" w:sz="4" w:space="0"/>
            </w:tcBorders>
          </w:tcPr>
          <w:p w:rsidRPr="00D133F2" w:rsidR="0016288A" w:rsidP="00025944" w:rsidRDefault="0016288A" w14:paraId="12783F2E" w14:textId="77777777">
            <w:pPr>
              <w:rPr>
                <w:noProof/>
                <w:highlight w:val="yellow"/>
                <w:lang w:val="en-US"/>
              </w:rPr>
            </w:pPr>
          </w:p>
        </w:tc>
        <w:tc>
          <w:tcPr>
            <w:tcW w:w="651" w:type="dxa"/>
            <w:tcBorders>
              <w:top w:val="single" w:color="auto" w:sz="4" w:space="0"/>
              <w:left w:val="single" w:color="auto" w:sz="4" w:space="0"/>
              <w:bottom w:val="single" w:color="auto" w:sz="4" w:space="0"/>
              <w:right w:val="single" w:color="auto" w:sz="4" w:space="0"/>
            </w:tcBorders>
          </w:tcPr>
          <w:p w:rsidRPr="00D133F2" w:rsidR="0016288A" w:rsidP="00025944" w:rsidRDefault="0016288A" w14:paraId="2A1C7618" w14:textId="77777777">
            <w:pPr>
              <w:rPr>
                <w:noProof/>
                <w:highlight w:val="yellow"/>
                <w:lang w:val="en-US"/>
              </w:rPr>
            </w:pPr>
          </w:p>
        </w:tc>
      </w:tr>
    </w:tbl>
    <w:p w:rsidR="006C1BAD" w:rsidP="001968CF" w:rsidRDefault="0016288A" w14:paraId="7B3F94FE" w14:textId="77777777">
      <w:pPr>
        <w:rPr>
          <w:noProof/>
          <w:lang w:val="en-US"/>
        </w:rPr>
      </w:pPr>
      <w:r>
        <w:rPr>
          <w:noProof/>
          <w:lang w:val="en-US"/>
        </w:rPr>
        <w:t>* Confidentiality, Integrity, Availability (values High/Medium/Low) : to be checked basing on Customer requirements whenever relevant (e.g. new application or change from previous values)</w:t>
      </w:r>
    </w:p>
    <w:p w:rsidR="00122A9D" w:rsidP="001968CF" w:rsidRDefault="00122A9D" w14:paraId="5143D5C0" w14:textId="77777777">
      <w:pPr>
        <w:rPr>
          <w:noProof/>
          <w:lang w:val="en-US"/>
        </w:rPr>
      </w:pPr>
    </w:p>
    <w:p w:rsidR="008D672E" w:rsidP="008D672E" w:rsidRDefault="008D672E" w14:paraId="326BFBCB" w14:textId="77777777">
      <w:pPr>
        <w:pStyle w:val="Heading2"/>
        <w:rPr>
          <w:noProof/>
          <w:lang w:val="en-US"/>
        </w:rPr>
      </w:pPr>
      <w:bookmarkStart w:name="_Toc525896476" w:id="145"/>
      <w:bookmarkStart w:name="_Toc773924316" w:id="146"/>
      <w:r w:rsidRPr="6C1ABEE9">
        <w:rPr>
          <w:noProof/>
          <w:lang w:val="en-US"/>
        </w:rPr>
        <w:t>Contents of this document [M]</w:t>
      </w:r>
      <w:bookmarkEnd w:id="145"/>
      <w:bookmarkEnd w:id="146"/>
    </w:p>
    <w:tbl>
      <w:tblPr>
        <w:tblW w:w="926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Look w:val="04A0" w:firstRow="1" w:lastRow="0" w:firstColumn="1" w:lastColumn="0" w:noHBand="0" w:noVBand="1"/>
      </w:tblPr>
      <w:tblGrid>
        <w:gridCol w:w="1224"/>
        <w:gridCol w:w="1305"/>
        <w:gridCol w:w="1265"/>
        <w:gridCol w:w="1276"/>
        <w:gridCol w:w="1417"/>
        <w:gridCol w:w="1276"/>
        <w:gridCol w:w="1501"/>
      </w:tblGrid>
      <w:tr w:rsidRPr="00EF3959" w:rsidR="00A91892" w:rsidTr="2BC1B520" w14:paraId="4D93283E" w14:textId="77777777">
        <w:tc>
          <w:tcPr>
            <w:tcW w:w="1224" w:type="dxa"/>
            <w:shd w:val="clear" w:color="auto" w:fill="C6D9F1"/>
            <w:vAlign w:val="center"/>
          </w:tcPr>
          <w:p w:rsidRPr="00BF4928" w:rsidR="00BF4928" w:rsidP="00BF4928" w:rsidRDefault="00373AAB" w14:paraId="30846C73" w14:textId="77777777">
            <w:pPr>
              <w:jc w:val="center"/>
              <w:rPr>
                <w:b/>
                <w:lang w:val="en-US"/>
              </w:rPr>
            </w:pPr>
            <w:r>
              <w:rPr>
                <w:b/>
                <w:lang w:val="en-US"/>
              </w:rPr>
              <w:t>Relevant impacts</w:t>
            </w:r>
          </w:p>
        </w:tc>
        <w:tc>
          <w:tcPr>
            <w:tcW w:w="1305" w:type="dxa"/>
            <w:shd w:val="clear" w:color="auto" w:fill="C6D9F1"/>
            <w:vAlign w:val="center"/>
          </w:tcPr>
          <w:p w:rsidRPr="00EF3959" w:rsidR="00BF4928" w:rsidP="00A902AC" w:rsidRDefault="00BF4928" w14:paraId="63415549" w14:textId="77777777">
            <w:pPr>
              <w:jc w:val="center"/>
              <w:rPr>
                <w:b/>
                <w:lang w:val="en-US"/>
              </w:rPr>
            </w:pPr>
            <w:r w:rsidRPr="00EF3959">
              <w:rPr>
                <w:b/>
                <w:lang w:val="en-US"/>
              </w:rPr>
              <w:t xml:space="preserve">Application </w:t>
            </w:r>
            <w:r>
              <w:rPr>
                <w:b/>
                <w:lang w:val="en-US"/>
              </w:rPr>
              <w:t>process and Activities</w:t>
            </w:r>
          </w:p>
        </w:tc>
        <w:tc>
          <w:tcPr>
            <w:tcW w:w="1265" w:type="dxa"/>
            <w:shd w:val="clear" w:color="auto" w:fill="C6D9F1"/>
            <w:vAlign w:val="center"/>
          </w:tcPr>
          <w:p w:rsidRPr="00EF3959" w:rsidR="00BF4928" w:rsidP="00A902AC" w:rsidRDefault="00BF4928" w14:paraId="5C71C5BB" w14:textId="77777777">
            <w:pPr>
              <w:jc w:val="center"/>
              <w:rPr>
                <w:b/>
                <w:lang w:val="en-US"/>
              </w:rPr>
            </w:pPr>
            <w:r w:rsidRPr="00EF3959">
              <w:rPr>
                <w:b/>
                <w:lang w:val="en-US"/>
              </w:rPr>
              <w:t>Data Model</w:t>
            </w:r>
            <w:r w:rsidR="00AB3768">
              <w:rPr>
                <w:b/>
                <w:lang w:val="en-US"/>
              </w:rPr>
              <w:t xml:space="preserve"> (high </w:t>
            </w:r>
            <w:r w:rsidR="00373AAB">
              <w:rPr>
                <w:b/>
                <w:lang w:val="en-US"/>
              </w:rPr>
              <w:t>level)</w:t>
            </w:r>
          </w:p>
        </w:tc>
        <w:tc>
          <w:tcPr>
            <w:tcW w:w="1276" w:type="dxa"/>
            <w:shd w:val="clear" w:color="auto" w:fill="C6D9F1"/>
            <w:vAlign w:val="center"/>
          </w:tcPr>
          <w:p w:rsidRPr="00EF3959" w:rsidR="00BF4928" w:rsidP="00A902AC" w:rsidRDefault="00BF4928" w14:paraId="13BB8C93" w14:textId="77777777">
            <w:pPr>
              <w:jc w:val="center"/>
              <w:rPr>
                <w:b/>
                <w:lang w:val="en-US"/>
              </w:rPr>
            </w:pPr>
            <w:r w:rsidRPr="00EF3959">
              <w:rPr>
                <w:b/>
                <w:lang w:val="en-US"/>
              </w:rPr>
              <w:t>User Interfaces</w:t>
            </w:r>
          </w:p>
        </w:tc>
        <w:tc>
          <w:tcPr>
            <w:tcW w:w="1417" w:type="dxa"/>
            <w:shd w:val="clear" w:color="auto" w:fill="C6D9F1"/>
            <w:vAlign w:val="center"/>
          </w:tcPr>
          <w:p w:rsidRPr="00EF3959" w:rsidR="00BF4928" w:rsidP="00A902AC" w:rsidRDefault="00373AAB" w14:paraId="1D0C9DA0" w14:textId="77777777">
            <w:pPr>
              <w:jc w:val="center"/>
              <w:rPr>
                <w:b/>
                <w:lang w:val="en-US"/>
              </w:rPr>
            </w:pPr>
            <w:r>
              <w:rPr>
                <w:b/>
                <w:lang w:val="en-US"/>
              </w:rPr>
              <w:t>A</w:t>
            </w:r>
            <w:r w:rsidRPr="00EF3959" w:rsidR="00BF4928">
              <w:rPr>
                <w:b/>
                <w:lang w:val="en-US"/>
              </w:rPr>
              <w:t>pplication interfaces</w:t>
            </w:r>
          </w:p>
        </w:tc>
        <w:tc>
          <w:tcPr>
            <w:tcW w:w="1276" w:type="dxa"/>
            <w:shd w:val="clear" w:color="auto" w:fill="C6D9F1"/>
            <w:vAlign w:val="center"/>
          </w:tcPr>
          <w:p w:rsidRPr="00EF3959" w:rsidR="00BF4928" w:rsidP="00A902AC" w:rsidRDefault="00BF4928" w14:paraId="0807BBC6" w14:textId="77777777">
            <w:pPr>
              <w:jc w:val="center"/>
              <w:rPr>
                <w:b/>
                <w:lang w:val="en-US"/>
              </w:rPr>
            </w:pPr>
            <w:r w:rsidRPr="00EF3959">
              <w:rPr>
                <w:b/>
                <w:lang w:val="en-US"/>
              </w:rPr>
              <w:t>Reports</w:t>
            </w:r>
            <w:r>
              <w:rPr>
                <w:b/>
                <w:lang w:val="en-US"/>
              </w:rPr>
              <w:t xml:space="preserve"> and Printouts</w:t>
            </w:r>
          </w:p>
        </w:tc>
        <w:tc>
          <w:tcPr>
            <w:tcW w:w="1501" w:type="dxa"/>
            <w:shd w:val="clear" w:color="auto" w:fill="C6D9F1"/>
            <w:vAlign w:val="center"/>
          </w:tcPr>
          <w:p w:rsidRPr="00EF3959" w:rsidR="00BF4928" w:rsidP="00A902AC" w:rsidRDefault="00BF4928" w14:paraId="2BBB5AB2" w14:textId="77777777">
            <w:pPr>
              <w:jc w:val="center"/>
              <w:rPr>
                <w:b/>
                <w:lang w:val="en-US"/>
              </w:rPr>
            </w:pPr>
            <w:r>
              <w:rPr>
                <w:b/>
                <w:lang w:val="en-US"/>
              </w:rPr>
              <w:t>Non functional requirements</w:t>
            </w:r>
          </w:p>
        </w:tc>
      </w:tr>
      <w:tr w:rsidRPr="0046652D" w:rsidR="00373AAB" w:rsidTr="2BC1B520" w14:paraId="7C5D2FBA" w14:textId="77777777">
        <w:trPr>
          <w:trHeight w:val="567"/>
        </w:trPr>
        <w:tc>
          <w:tcPr>
            <w:tcW w:w="1224" w:type="dxa"/>
            <w:shd w:val="clear" w:color="auto" w:fill="C6D9F1"/>
            <w:vAlign w:val="center"/>
          </w:tcPr>
          <w:p w:rsidRPr="004E15BF" w:rsidR="00373AAB" w:rsidP="00A902AC" w:rsidRDefault="004E15BF" w14:paraId="217BBA9A" w14:textId="77777777">
            <w:pPr>
              <w:jc w:val="center"/>
              <w:rPr>
                <w:b/>
                <w:sz w:val="16"/>
                <w:szCs w:val="16"/>
                <w:lang w:val="en-US"/>
              </w:rPr>
            </w:pPr>
            <w:r>
              <w:rPr>
                <w:b/>
                <w:sz w:val="16"/>
                <w:szCs w:val="16"/>
                <w:lang w:val="en-US"/>
              </w:rPr>
              <w:t>Details</w:t>
            </w:r>
          </w:p>
        </w:tc>
        <w:tc>
          <w:tcPr>
            <w:tcW w:w="1305" w:type="dxa"/>
            <w:shd w:val="clear" w:color="auto" w:fill="C6D9F1"/>
            <w:vAlign w:val="center"/>
          </w:tcPr>
          <w:p w:rsidRPr="004E15BF" w:rsidR="0005519E" w:rsidP="00D76567" w:rsidRDefault="00987600" w14:paraId="22B264E3" w14:textId="77777777">
            <w:pPr>
              <w:jc w:val="center"/>
              <w:rPr>
                <w:sz w:val="16"/>
                <w:szCs w:val="16"/>
                <w:lang w:val="en-US"/>
              </w:rPr>
            </w:pPr>
            <w:r>
              <w:rPr>
                <w:sz w:val="16"/>
                <w:szCs w:val="16"/>
                <w:lang w:val="en-US"/>
              </w:rPr>
              <w:t>New</w:t>
            </w:r>
            <w:r w:rsidR="009E62E8">
              <w:rPr>
                <w:sz w:val="16"/>
                <w:szCs w:val="16"/>
                <w:lang w:val="en-US"/>
              </w:rPr>
              <w:t xml:space="preserve"> / changed </w:t>
            </w:r>
            <w:r w:rsidR="00E2475B">
              <w:rPr>
                <w:sz w:val="16"/>
                <w:szCs w:val="16"/>
                <w:lang w:val="en-US"/>
              </w:rPr>
              <w:t xml:space="preserve"> applicat</w:t>
            </w:r>
            <w:r w:rsidR="00483BD5">
              <w:rPr>
                <w:sz w:val="16"/>
                <w:szCs w:val="16"/>
                <w:lang w:val="en-US"/>
              </w:rPr>
              <w:t xml:space="preserve">ion process </w:t>
            </w:r>
            <w:r w:rsidR="00AB3768">
              <w:rPr>
                <w:sz w:val="16"/>
                <w:szCs w:val="16"/>
                <w:lang w:val="en-US"/>
              </w:rPr>
              <w:t>flow</w:t>
            </w:r>
            <w:r w:rsidR="00483BD5">
              <w:rPr>
                <w:sz w:val="16"/>
                <w:szCs w:val="16"/>
                <w:lang w:val="en-US"/>
              </w:rPr>
              <w:t xml:space="preserve"> or </w:t>
            </w:r>
            <w:r w:rsidR="00901987">
              <w:rPr>
                <w:sz w:val="16"/>
                <w:szCs w:val="16"/>
                <w:lang w:val="en-US"/>
              </w:rPr>
              <w:t>activity details</w:t>
            </w:r>
            <w:r>
              <w:rPr>
                <w:sz w:val="16"/>
                <w:szCs w:val="16"/>
                <w:lang w:val="en-US"/>
              </w:rPr>
              <w:t xml:space="preserve"> </w:t>
            </w:r>
          </w:p>
        </w:tc>
        <w:tc>
          <w:tcPr>
            <w:tcW w:w="1265" w:type="dxa"/>
            <w:shd w:val="clear" w:color="auto" w:fill="C6D9F1"/>
            <w:vAlign w:val="center"/>
          </w:tcPr>
          <w:p w:rsidRPr="004E15BF" w:rsidR="0005519E" w:rsidP="00D76567" w:rsidRDefault="00E2475B" w14:paraId="30D5221F" w14:textId="77777777">
            <w:pPr>
              <w:jc w:val="center"/>
              <w:rPr>
                <w:sz w:val="16"/>
                <w:szCs w:val="16"/>
                <w:lang w:val="en-US"/>
              </w:rPr>
            </w:pPr>
            <w:r>
              <w:rPr>
                <w:sz w:val="16"/>
                <w:szCs w:val="16"/>
                <w:lang w:val="en-US"/>
              </w:rPr>
              <w:t>Introduction of new data objects, attributes or relations</w:t>
            </w:r>
            <w:r w:rsidR="00987600">
              <w:rPr>
                <w:sz w:val="16"/>
                <w:szCs w:val="16"/>
                <w:lang w:val="en-US"/>
              </w:rPr>
              <w:t xml:space="preserve"> or changes </w:t>
            </w:r>
            <w:r w:rsidR="009E62E8">
              <w:rPr>
                <w:sz w:val="16"/>
                <w:szCs w:val="16"/>
                <w:lang w:val="en-US"/>
              </w:rPr>
              <w:t>to</w:t>
            </w:r>
            <w:r w:rsidR="00987600">
              <w:rPr>
                <w:sz w:val="16"/>
                <w:szCs w:val="16"/>
                <w:lang w:val="en-US"/>
              </w:rPr>
              <w:t xml:space="preserve"> existing ones</w:t>
            </w:r>
          </w:p>
        </w:tc>
        <w:tc>
          <w:tcPr>
            <w:tcW w:w="1276" w:type="dxa"/>
            <w:shd w:val="clear" w:color="auto" w:fill="C6D9F1"/>
            <w:vAlign w:val="center"/>
          </w:tcPr>
          <w:p w:rsidRPr="004E15BF" w:rsidR="0005519E" w:rsidP="00D76567" w:rsidRDefault="00E2475B" w14:paraId="7B8AC7F0" w14:textId="77777777">
            <w:pPr>
              <w:jc w:val="center"/>
              <w:rPr>
                <w:sz w:val="16"/>
                <w:szCs w:val="16"/>
                <w:lang w:val="en-US"/>
              </w:rPr>
            </w:pPr>
            <w:r>
              <w:rPr>
                <w:sz w:val="16"/>
                <w:szCs w:val="16"/>
                <w:lang w:val="en-US"/>
              </w:rPr>
              <w:t xml:space="preserve">Introduction of new user interfaces or changes </w:t>
            </w:r>
            <w:r w:rsidR="009E62E8">
              <w:rPr>
                <w:sz w:val="16"/>
                <w:szCs w:val="16"/>
                <w:lang w:val="en-US"/>
              </w:rPr>
              <w:t xml:space="preserve">to </w:t>
            </w:r>
            <w:r>
              <w:rPr>
                <w:sz w:val="16"/>
                <w:szCs w:val="16"/>
                <w:lang w:val="en-US"/>
              </w:rPr>
              <w:t>existing ones</w:t>
            </w:r>
          </w:p>
        </w:tc>
        <w:tc>
          <w:tcPr>
            <w:tcW w:w="1417" w:type="dxa"/>
            <w:shd w:val="clear" w:color="auto" w:fill="C6D9F1"/>
            <w:vAlign w:val="center"/>
          </w:tcPr>
          <w:p w:rsidRPr="004E15BF" w:rsidR="0005519E" w:rsidP="00D76567" w:rsidRDefault="00987600" w14:paraId="162549BC" w14:textId="77777777">
            <w:pPr>
              <w:jc w:val="center"/>
              <w:rPr>
                <w:sz w:val="16"/>
                <w:szCs w:val="16"/>
                <w:lang w:val="en-US"/>
              </w:rPr>
            </w:pPr>
            <w:r>
              <w:rPr>
                <w:sz w:val="16"/>
                <w:szCs w:val="16"/>
                <w:lang w:val="en-US"/>
              </w:rPr>
              <w:t>New</w:t>
            </w:r>
            <w:r w:rsidR="009E62E8">
              <w:rPr>
                <w:sz w:val="16"/>
                <w:szCs w:val="16"/>
                <w:lang w:val="en-US"/>
              </w:rPr>
              <w:t xml:space="preserve"> / changed</w:t>
            </w:r>
            <w:r w:rsidR="00E2475B">
              <w:rPr>
                <w:sz w:val="16"/>
                <w:szCs w:val="16"/>
                <w:lang w:val="en-US"/>
              </w:rPr>
              <w:t xml:space="preserve"> frontend and backend information</w:t>
            </w:r>
          </w:p>
        </w:tc>
        <w:tc>
          <w:tcPr>
            <w:tcW w:w="1276" w:type="dxa"/>
            <w:shd w:val="clear" w:color="auto" w:fill="C6D9F1"/>
            <w:vAlign w:val="center"/>
          </w:tcPr>
          <w:p w:rsidRPr="004E15BF" w:rsidR="00D76567" w:rsidP="00D76567" w:rsidRDefault="00E2475B" w14:paraId="2F8A7B67" w14:textId="77777777">
            <w:pPr>
              <w:jc w:val="center"/>
              <w:rPr>
                <w:sz w:val="16"/>
                <w:szCs w:val="16"/>
                <w:lang w:val="en-US"/>
              </w:rPr>
            </w:pPr>
            <w:r>
              <w:rPr>
                <w:sz w:val="16"/>
                <w:szCs w:val="16"/>
                <w:lang w:val="en-US"/>
              </w:rPr>
              <w:t xml:space="preserve">Introduction of new reports and printouts or changes </w:t>
            </w:r>
            <w:r w:rsidR="009E62E8">
              <w:rPr>
                <w:sz w:val="16"/>
                <w:szCs w:val="16"/>
                <w:lang w:val="en-US"/>
              </w:rPr>
              <w:t xml:space="preserve">to </w:t>
            </w:r>
            <w:r>
              <w:rPr>
                <w:sz w:val="16"/>
                <w:szCs w:val="16"/>
                <w:lang w:val="en-US"/>
              </w:rPr>
              <w:t>existing ones</w:t>
            </w:r>
          </w:p>
          <w:p w:rsidRPr="004E15BF" w:rsidR="0005519E" w:rsidP="009E62E8" w:rsidRDefault="0005519E" w14:paraId="6EACEA8B" w14:textId="77777777">
            <w:pPr>
              <w:jc w:val="center"/>
              <w:rPr>
                <w:sz w:val="16"/>
                <w:szCs w:val="16"/>
                <w:lang w:val="en-US"/>
              </w:rPr>
            </w:pPr>
          </w:p>
        </w:tc>
        <w:tc>
          <w:tcPr>
            <w:tcW w:w="1501" w:type="dxa"/>
            <w:shd w:val="clear" w:color="auto" w:fill="C6D9F1"/>
            <w:vAlign w:val="center"/>
          </w:tcPr>
          <w:p w:rsidRPr="004E15BF" w:rsidR="00D76567" w:rsidP="00D76567" w:rsidRDefault="00A91892" w14:paraId="7AAEC550" w14:textId="77777777">
            <w:pPr>
              <w:jc w:val="center"/>
              <w:rPr>
                <w:sz w:val="16"/>
                <w:szCs w:val="16"/>
                <w:lang w:val="en-US"/>
              </w:rPr>
            </w:pPr>
            <w:r>
              <w:rPr>
                <w:sz w:val="16"/>
                <w:szCs w:val="16"/>
                <w:lang w:val="en-US"/>
              </w:rPr>
              <w:t xml:space="preserve">Functional analysis for </w:t>
            </w:r>
            <w:r w:rsidRPr="004E15BF" w:rsidR="004E15BF">
              <w:rPr>
                <w:sz w:val="16"/>
                <w:szCs w:val="16"/>
                <w:lang w:val="en-US"/>
              </w:rPr>
              <w:t>Performance</w:t>
            </w:r>
            <w:r w:rsidR="004A44BC">
              <w:rPr>
                <w:sz w:val="16"/>
                <w:szCs w:val="16"/>
                <w:lang w:val="en-US"/>
              </w:rPr>
              <w:t xml:space="preserve"> and capacity</w:t>
            </w:r>
            <w:r w:rsidRPr="004E15BF" w:rsidR="004E15BF">
              <w:rPr>
                <w:sz w:val="16"/>
                <w:szCs w:val="16"/>
                <w:lang w:val="en-US"/>
              </w:rPr>
              <w:t xml:space="preserve">, Security, Data archiving, Data Migration, Usability </w:t>
            </w:r>
            <w:r w:rsidR="004A44BC">
              <w:rPr>
                <w:sz w:val="16"/>
                <w:szCs w:val="16"/>
                <w:lang w:val="en-US"/>
              </w:rPr>
              <w:t>/</w:t>
            </w:r>
            <w:r w:rsidRPr="004E15BF" w:rsidR="004E15BF">
              <w:rPr>
                <w:sz w:val="16"/>
                <w:szCs w:val="16"/>
                <w:lang w:val="en-US"/>
              </w:rPr>
              <w:t xml:space="preserve"> </w:t>
            </w:r>
            <w:r w:rsidR="004A44BC">
              <w:rPr>
                <w:sz w:val="16"/>
                <w:szCs w:val="16"/>
                <w:lang w:val="en-US"/>
              </w:rPr>
              <w:t xml:space="preserve">User </w:t>
            </w:r>
            <w:r w:rsidRPr="004E15BF" w:rsidR="004E15BF">
              <w:rPr>
                <w:sz w:val="16"/>
                <w:szCs w:val="16"/>
                <w:lang w:val="en-US"/>
              </w:rPr>
              <w:t>Support and Compliance</w:t>
            </w:r>
            <w:r>
              <w:rPr>
                <w:sz w:val="16"/>
                <w:szCs w:val="16"/>
                <w:lang w:val="en-US"/>
              </w:rPr>
              <w:t xml:space="preserve"> requirements</w:t>
            </w:r>
          </w:p>
          <w:p w:rsidRPr="004E15BF" w:rsidR="0005519E" w:rsidP="004A44BC" w:rsidRDefault="0005519E" w14:paraId="1DD480C8" w14:textId="77777777">
            <w:pPr>
              <w:jc w:val="center"/>
              <w:rPr>
                <w:sz w:val="16"/>
                <w:szCs w:val="16"/>
                <w:lang w:val="en-US"/>
              </w:rPr>
            </w:pPr>
          </w:p>
        </w:tc>
      </w:tr>
      <w:tr w:rsidRPr="00EF3959" w:rsidR="00BF4928" w:rsidTr="2BC1B520" w14:paraId="3F46CC6A" w14:textId="77777777">
        <w:trPr>
          <w:trHeight w:val="567"/>
        </w:trPr>
        <w:tc>
          <w:tcPr>
            <w:tcW w:w="1224" w:type="dxa"/>
            <w:shd w:val="clear" w:color="auto" w:fill="auto"/>
            <w:vAlign w:val="center"/>
          </w:tcPr>
          <w:p w:rsidRPr="00945733" w:rsidR="00BF4928" w:rsidP="00A902AC" w:rsidRDefault="0005519E" w14:paraId="1DFCDFD1" w14:textId="77777777">
            <w:pPr>
              <w:jc w:val="center"/>
              <w:rPr>
                <w:b/>
                <w:lang w:val="en-US"/>
              </w:rPr>
            </w:pPr>
            <w:commentRangeStart w:id="147"/>
            <w:commentRangeStart w:id="148"/>
            <w:commentRangeStart w:id="149"/>
            <w:r w:rsidRPr="00945733">
              <w:rPr>
                <w:b/>
                <w:lang w:val="en-US"/>
              </w:rPr>
              <w:t>Impacted Y/N</w:t>
            </w:r>
          </w:p>
        </w:tc>
        <w:tc>
          <w:tcPr>
            <w:tcW w:w="1305" w:type="dxa"/>
            <w:shd w:val="clear" w:color="auto" w:fill="auto"/>
            <w:vAlign w:val="center"/>
          </w:tcPr>
          <w:p w:rsidRPr="00945733" w:rsidR="00BF4928" w:rsidP="00A902AC" w:rsidRDefault="0E836065" w14:paraId="09232879" w14:textId="09BBC2FB">
            <w:pPr>
              <w:jc w:val="center"/>
              <w:rPr>
                <w:sz w:val="16"/>
                <w:szCs w:val="16"/>
                <w:lang w:val="en-US"/>
              </w:rPr>
            </w:pPr>
            <w:r w:rsidRPr="2BC1B520">
              <w:rPr>
                <w:sz w:val="16"/>
                <w:szCs w:val="16"/>
                <w:lang w:val="en-US"/>
              </w:rPr>
              <w:t>Y</w:t>
            </w:r>
          </w:p>
        </w:tc>
        <w:tc>
          <w:tcPr>
            <w:tcW w:w="1265" w:type="dxa"/>
            <w:vAlign w:val="center"/>
          </w:tcPr>
          <w:p w:rsidRPr="00945733" w:rsidR="00BF4928" w:rsidP="00A902AC" w:rsidRDefault="0E836065" w14:paraId="24D471BE" w14:textId="76D3E94E">
            <w:pPr>
              <w:jc w:val="center"/>
              <w:rPr>
                <w:sz w:val="16"/>
                <w:szCs w:val="16"/>
                <w:lang w:val="en-US"/>
              </w:rPr>
            </w:pPr>
            <w:r w:rsidRPr="2BC1B520">
              <w:rPr>
                <w:sz w:val="16"/>
                <w:szCs w:val="16"/>
                <w:lang w:val="en-US"/>
              </w:rPr>
              <w:t>Y</w:t>
            </w:r>
          </w:p>
        </w:tc>
        <w:tc>
          <w:tcPr>
            <w:tcW w:w="1276" w:type="dxa"/>
            <w:vAlign w:val="center"/>
          </w:tcPr>
          <w:p w:rsidRPr="00945733" w:rsidR="00BF4928" w:rsidP="00A902AC" w:rsidRDefault="16119F76" w14:paraId="051C39F4" w14:textId="3658B332">
            <w:pPr>
              <w:jc w:val="center"/>
              <w:rPr>
                <w:sz w:val="16"/>
                <w:szCs w:val="16"/>
                <w:lang w:val="en-US"/>
              </w:rPr>
            </w:pPr>
            <w:r w:rsidRPr="2BC1B520">
              <w:rPr>
                <w:sz w:val="16"/>
                <w:szCs w:val="16"/>
                <w:lang w:val="en-US"/>
              </w:rPr>
              <w:t>Y</w:t>
            </w:r>
          </w:p>
        </w:tc>
        <w:tc>
          <w:tcPr>
            <w:tcW w:w="1417" w:type="dxa"/>
            <w:vAlign w:val="center"/>
          </w:tcPr>
          <w:p w:rsidRPr="00945733" w:rsidR="00BF4928" w:rsidP="00A902AC" w:rsidRDefault="3B16DC15" w14:paraId="26E7F466" w14:textId="5A3557CB">
            <w:pPr>
              <w:jc w:val="center"/>
              <w:rPr>
                <w:sz w:val="16"/>
                <w:szCs w:val="16"/>
                <w:lang w:val="en-US"/>
              </w:rPr>
            </w:pPr>
            <w:r w:rsidRPr="2BC1B520">
              <w:rPr>
                <w:sz w:val="16"/>
                <w:szCs w:val="16"/>
                <w:lang w:val="en-US"/>
              </w:rPr>
              <w:t>Y</w:t>
            </w:r>
          </w:p>
        </w:tc>
        <w:tc>
          <w:tcPr>
            <w:tcW w:w="1276" w:type="dxa"/>
            <w:vAlign w:val="center"/>
          </w:tcPr>
          <w:p w:rsidRPr="00945733" w:rsidR="00BF4928" w:rsidP="00A902AC" w:rsidRDefault="3B16DC15" w14:paraId="2B97ADB8" w14:textId="36AAC27B">
            <w:pPr>
              <w:jc w:val="center"/>
              <w:rPr>
                <w:sz w:val="16"/>
                <w:szCs w:val="16"/>
                <w:lang w:val="en-US"/>
              </w:rPr>
            </w:pPr>
            <w:r w:rsidRPr="2BC1B520">
              <w:rPr>
                <w:sz w:val="16"/>
                <w:szCs w:val="16"/>
                <w:lang w:val="en-US"/>
              </w:rPr>
              <w:t>Y</w:t>
            </w:r>
          </w:p>
        </w:tc>
        <w:tc>
          <w:tcPr>
            <w:tcW w:w="1501" w:type="dxa"/>
            <w:shd w:val="clear" w:color="auto" w:fill="auto"/>
            <w:vAlign w:val="center"/>
          </w:tcPr>
          <w:p w:rsidRPr="00945733" w:rsidR="00BF4928" w:rsidP="00A902AC" w:rsidRDefault="3B16DC15" w14:paraId="74F03C50" w14:textId="109BFA7C">
            <w:pPr>
              <w:jc w:val="center"/>
              <w:rPr>
                <w:sz w:val="16"/>
                <w:szCs w:val="16"/>
                <w:lang w:val="en-US"/>
              </w:rPr>
            </w:pPr>
            <w:r w:rsidRPr="2BC1B520">
              <w:rPr>
                <w:sz w:val="16"/>
                <w:szCs w:val="16"/>
                <w:lang w:val="en-US"/>
              </w:rPr>
              <w:t>N</w:t>
            </w:r>
          </w:p>
        </w:tc>
      </w:tr>
    </w:tbl>
    <w:p w:rsidR="00122A9D" w:rsidP="009F535F" w:rsidRDefault="00543673" w14:paraId="5C4C068B" w14:textId="0556190A">
      <w:pPr>
        <w:pStyle w:val="Heading1"/>
      </w:pPr>
      <w:commentRangeEnd w:id="147"/>
      <w:r>
        <w:rPr>
          <w:rStyle w:val="CommentReference"/>
        </w:rPr>
        <w:commentReference w:id="147"/>
      </w:r>
      <w:commentRangeEnd w:id="148"/>
      <w:r>
        <w:rPr>
          <w:rStyle w:val="CommentReference"/>
        </w:rPr>
        <w:commentReference w:id="148"/>
      </w:r>
      <w:bookmarkStart w:name="_Toc368557422" w:id="150"/>
      <w:commentRangeEnd w:id="149"/>
      <w:r>
        <w:rPr>
          <w:rStyle w:val="CommentReference"/>
        </w:rPr>
        <w:commentReference w:id="149"/>
      </w:r>
      <w:bookmarkStart w:name="_Toc1328173171" w:id="151"/>
      <w:r w:rsidR="00122A9D">
        <w:t>Details of the Requirement</w:t>
      </w:r>
      <w:bookmarkEnd w:id="150"/>
      <w:bookmarkEnd w:id="151"/>
    </w:p>
    <w:p w:rsidR="00122A9D" w:rsidP="2BC1B520" w:rsidRDefault="00122A9D" w14:paraId="6BA3DC55" w14:textId="77777777">
      <w:pPr>
        <w:pStyle w:val="Heading2"/>
        <w:keepLines w:val="0"/>
        <w:suppressAutoHyphens/>
        <w:spacing w:before="360" w:after="60" w:line="240" w:lineRule="auto"/>
        <w:ind w:left="0" w:firstLine="0"/>
        <w:jc w:val="both"/>
      </w:pPr>
      <w:bookmarkStart w:name="_Toc368557423" w:id="152"/>
      <w:bookmarkStart w:name="_Toc525896477" w:id="153"/>
      <w:bookmarkStart w:name="_Toc344243890" w:id="154"/>
      <w:r>
        <w:t>Details of Change</w:t>
      </w:r>
      <w:bookmarkEnd w:id="152"/>
      <w:bookmarkEnd w:id="153"/>
      <w:bookmarkEnd w:id="154"/>
    </w:p>
    <w:p w:rsidRPr="0033344C" w:rsidR="00E97EB4" w:rsidP="2BC1B520" w:rsidRDefault="00E97EB4" w14:paraId="6AB29A8C" w14:textId="5F4BEB4E">
      <w:pPr>
        <w:pStyle w:val="Heading3"/>
        <w:rPr>
          <w:rFonts w:cs="Arial"/>
          <w:u w:val="single"/>
          <w:lang w:val="en-US" w:eastAsia="hu-HU"/>
        </w:rPr>
      </w:pPr>
      <w:bookmarkStart w:name="_Toc1816300737" w:id="155"/>
      <w:bookmarkStart w:name="_Hlk173162640" w:id="156"/>
      <w:r w:rsidRPr="6C1ABEE9">
        <w:rPr>
          <w:lang w:val="en-US"/>
        </w:rPr>
        <w:t>Storing KYC related fields on client level</w:t>
      </w:r>
      <w:r w:rsidRPr="6C1ABEE9" w:rsidR="00BB6CC8">
        <w:rPr>
          <w:lang w:val="en-US"/>
        </w:rPr>
        <w:t xml:space="preserve"> (online processes + batch backfeeding)</w:t>
      </w:r>
      <w:bookmarkEnd w:id="155"/>
    </w:p>
    <w:p w:rsidRPr="00C761C2" w:rsidR="00E97EB4" w:rsidP="00A857EA" w:rsidRDefault="00E97EB4" w14:paraId="16EF686C" w14:textId="77777777">
      <w:pPr>
        <w:ind w:left="708"/>
        <w:jc w:val="both"/>
        <w:rPr>
          <w:rFonts w:cs="Arial"/>
          <w:szCs w:val="20"/>
          <w:u w:val="single"/>
          <w:lang w:val="hu-HU" w:eastAsia="hu-HU"/>
        </w:rPr>
      </w:pPr>
    </w:p>
    <w:bookmarkEnd w:id="156"/>
    <w:p w:rsidR="00E97EB4" w:rsidP="00BB6CC8" w:rsidRDefault="00C7041D" w14:paraId="60DFEABD" w14:textId="159ED7AD">
      <w:pPr>
        <w:pStyle w:val="ListParagraph"/>
        <w:jc w:val="both"/>
        <w:rPr>
          <w:rFonts w:cs="Arial"/>
          <w:lang w:val="en-US" w:eastAsia="hu-HU"/>
        </w:rPr>
      </w:pPr>
      <w:commentRangeStart w:id="157"/>
      <w:commentRangeStart w:id="158"/>
      <w:r w:rsidRPr="588439F7">
        <w:rPr>
          <w:rFonts w:cs="Arial"/>
          <w:lang w:val="en-US" w:eastAsia="hu-HU"/>
        </w:rPr>
        <w:t xml:space="preserve">CORE02 receives the KYC related fields on client level either online </w:t>
      </w:r>
      <w:r w:rsidRPr="588439F7" w:rsidR="00154F61">
        <w:rPr>
          <w:rFonts w:cs="Arial"/>
          <w:lang w:val="en-US" w:eastAsia="hu-HU"/>
        </w:rPr>
        <w:t xml:space="preserve">via client api </w:t>
      </w:r>
      <w:r w:rsidRPr="588439F7">
        <w:rPr>
          <w:rFonts w:cs="Arial"/>
          <w:lang w:val="en-US" w:eastAsia="hu-HU"/>
        </w:rPr>
        <w:t xml:space="preserve">or in batch process </w:t>
      </w:r>
      <w:commentRangeEnd w:id="157"/>
      <w:r w:rsidR="00C96DC4">
        <w:rPr>
          <w:rStyle w:val="CommentReference"/>
        </w:rPr>
        <w:commentReference w:id="157"/>
      </w:r>
      <w:commentRangeEnd w:id="158"/>
      <w:r>
        <w:rPr>
          <w:rStyle w:val="CommentReference"/>
        </w:rPr>
        <w:commentReference w:id="158"/>
      </w:r>
      <w:r w:rsidRPr="588439F7" w:rsidR="00154F61">
        <w:rPr>
          <w:rFonts w:cs="Arial"/>
          <w:lang w:val="en-US" w:eastAsia="hu-HU"/>
        </w:rPr>
        <w:t xml:space="preserve">via IFS </w:t>
      </w:r>
      <w:commentRangeStart w:id="159"/>
      <w:commentRangeStart w:id="160"/>
      <w:r w:rsidRPr="588439F7" w:rsidR="00154F61">
        <w:rPr>
          <w:rFonts w:cs="Arial"/>
          <w:lang w:val="en-US" w:eastAsia="hu-HU"/>
        </w:rPr>
        <w:t>folder</w:t>
      </w:r>
      <w:commentRangeEnd w:id="159"/>
      <w:r w:rsidR="00C96DC4">
        <w:rPr>
          <w:rStyle w:val="CommentReference"/>
        </w:rPr>
        <w:commentReference w:id="159"/>
      </w:r>
      <w:commentRangeEnd w:id="160"/>
      <w:r>
        <w:rPr>
          <w:rStyle w:val="CommentReference"/>
        </w:rPr>
        <w:commentReference w:id="160"/>
      </w:r>
      <w:r w:rsidRPr="588439F7" w:rsidR="00154F61">
        <w:rPr>
          <w:rFonts w:cs="Arial"/>
          <w:lang w:val="en-US" w:eastAsia="hu-HU"/>
        </w:rPr>
        <w:t>. T</w:t>
      </w:r>
      <w:r w:rsidRPr="588439F7">
        <w:rPr>
          <w:rFonts w:cs="Arial"/>
          <w:lang w:val="en-US" w:eastAsia="hu-HU"/>
        </w:rPr>
        <w:t xml:space="preserve">hen CORE02 needs to </w:t>
      </w:r>
      <w:r w:rsidRPr="588439F7" w:rsidR="00C712E9">
        <w:rPr>
          <w:rFonts w:cs="Arial"/>
          <w:lang w:val="en-US" w:eastAsia="hu-HU"/>
        </w:rPr>
        <w:t>store the values in</w:t>
      </w:r>
      <w:r w:rsidRPr="588439F7">
        <w:rPr>
          <w:rFonts w:cs="Arial"/>
          <w:lang w:val="en-US" w:eastAsia="hu-HU"/>
        </w:rPr>
        <w:t xml:space="preserve"> the client extension file -BMF00XUD- accordingly.</w:t>
      </w:r>
    </w:p>
    <w:p w:rsidRPr="00C761C2" w:rsidR="00A857EA" w:rsidP="00C7041D" w:rsidRDefault="00A857EA" w14:paraId="2F068EBC" w14:textId="77777777">
      <w:pPr>
        <w:pStyle w:val="ListParagraph"/>
        <w:jc w:val="both"/>
        <w:rPr>
          <w:rFonts w:cs="Arial"/>
          <w:szCs w:val="20"/>
          <w:lang w:val="hu-HU" w:eastAsia="hu-HU"/>
        </w:rPr>
      </w:pPr>
    </w:p>
    <w:p w:rsidRPr="00C761C2" w:rsidR="00C7041D" w:rsidP="70DBDF09" w:rsidRDefault="00C7041D" w14:paraId="47789093" w14:textId="2B623A73">
      <w:pPr>
        <w:pStyle w:val="ListParagraph"/>
        <w:jc w:val="both"/>
        <w:rPr>
          <w:rFonts w:cs="Arial"/>
          <w:lang w:val="hu-HU" w:eastAsia="hu-HU"/>
        </w:rPr>
      </w:pPr>
      <w:r w:rsidRPr="70DBDF09">
        <w:rPr>
          <w:rFonts w:cs="Arial"/>
          <w:lang w:val="hu-HU" w:eastAsia="hu-HU"/>
        </w:rPr>
        <w:t xml:space="preserve">The </w:t>
      </w:r>
      <w:commentRangeStart w:id="161"/>
      <w:commentRangeStart w:id="162"/>
      <w:r w:rsidRPr="70DBDF09">
        <w:rPr>
          <w:rFonts w:cs="Arial"/>
          <w:lang w:val="hu-HU" w:eastAsia="hu-HU"/>
        </w:rPr>
        <w:t>KYC related fields are the following</w:t>
      </w:r>
      <w:commentRangeEnd w:id="161"/>
      <w:r>
        <w:rPr>
          <w:rStyle w:val="CommentReference"/>
        </w:rPr>
        <w:commentReference w:id="161"/>
      </w:r>
      <w:commentRangeEnd w:id="162"/>
      <w:r>
        <w:rPr>
          <w:rStyle w:val="CommentReference"/>
        </w:rPr>
        <w:commentReference w:id="162"/>
      </w:r>
      <w:r w:rsidRPr="70DBDF09">
        <w:rPr>
          <w:rFonts w:cs="Arial"/>
          <w:lang w:val="hu-HU" w:eastAsia="hu-HU"/>
        </w:rPr>
        <w:t>:</w:t>
      </w:r>
    </w:p>
    <w:tbl>
      <w:tblPr>
        <w:tblStyle w:val="TableGrid"/>
        <w:tblW w:w="7537" w:type="dxa"/>
        <w:tblInd w:w="720" w:type="dxa"/>
        <w:tblLook w:val="04A0" w:firstRow="1" w:lastRow="0" w:firstColumn="1" w:lastColumn="0" w:noHBand="0" w:noVBand="1"/>
      </w:tblPr>
      <w:tblGrid>
        <w:gridCol w:w="1660"/>
        <w:gridCol w:w="2083"/>
        <w:gridCol w:w="1250"/>
        <w:gridCol w:w="1385"/>
        <w:gridCol w:w="1159"/>
      </w:tblGrid>
      <w:tr w:rsidRPr="00C761C2" w:rsidR="00E90AC7" w:rsidTr="32A4E4B4" w14:paraId="5E60A552" w14:textId="0A1E048D">
        <w:tc>
          <w:tcPr>
            <w:tcW w:w="1830" w:type="dxa"/>
          </w:tcPr>
          <w:p w:rsidRPr="00C761C2" w:rsidR="00E90AC7" w:rsidP="00E97EB4" w:rsidRDefault="00E90AC7" w14:paraId="4C01F773" w14:textId="04B15DE2">
            <w:pPr>
              <w:pStyle w:val="ListParagraph"/>
              <w:ind w:left="0"/>
              <w:rPr>
                <w:rFonts w:cs="Arial"/>
                <w:b/>
                <w:bCs/>
                <w:szCs w:val="20"/>
                <w:lang w:val="hu-HU" w:eastAsia="hu-HU"/>
              </w:rPr>
            </w:pPr>
            <w:r w:rsidRPr="00C761C2">
              <w:rPr>
                <w:rFonts w:cs="Arial"/>
                <w:b/>
                <w:bCs/>
                <w:szCs w:val="20"/>
                <w:lang w:val="hu-HU" w:eastAsia="hu-HU"/>
              </w:rPr>
              <w:t>Field name</w:t>
            </w:r>
          </w:p>
        </w:tc>
        <w:tc>
          <w:tcPr>
            <w:tcW w:w="1638" w:type="dxa"/>
          </w:tcPr>
          <w:p w:rsidRPr="00C761C2" w:rsidR="00E90AC7" w:rsidP="00E97EB4" w:rsidRDefault="00E90AC7" w14:paraId="027ED318" w14:textId="71DDC3BE">
            <w:pPr>
              <w:pStyle w:val="ListParagraph"/>
              <w:ind w:left="0"/>
              <w:rPr>
                <w:rFonts w:cs="Arial"/>
                <w:b/>
                <w:bCs/>
                <w:szCs w:val="20"/>
                <w:lang w:val="hu-HU" w:eastAsia="hu-HU"/>
              </w:rPr>
            </w:pPr>
            <w:r w:rsidRPr="00C761C2">
              <w:rPr>
                <w:rFonts w:cs="Arial"/>
                <w:b/>
                <w:bCs/>
                <w:szCs w:val="20"/>
                <w:lang w:val="hu-HU" w:eastAsia="hu-HU"/>
              </w:rPr>
              <w:t>Field type</w:t>
            </w:r>
          </w:p>
        </w:tc>
        <w:tc>
          <w:tcPr>
            <w:tcW w:w="1250" w:type="dxa"/>
          </w:tcPr>
          <w:p w:rsidRPr="00C761C2" w:rsidR="00E90AC7" w:rsidP="00E97EB4" w:rsidRDefault="00E90AC7" w14:paraId="57F0167F" w14:textId="44839D7E">
            <w:pPr>
              <w:pStyle w:val="ListParagraph"/>
              <w:ind w:left="0"/>
              <w:rPr>
                <w:rFonts w:cs="Arial"/>
                <w:b/>
                <w:bCs/>
                <w:szCs w:val="20"/>
                <w:lang w:val="hu-HU" w:eastAsia="hu-HU"/>
              </w:rPr>
            </w:pPr>
            <w:r w:rsidRPr="00C761C2">
              <w:rPr>
                <w:rFonts w:cs="Arial"/>
                <w:b/>
                <w:bCs/>
                <w:szCs w:val="20"/>
                <w:lang w:val="hu-HU" w:eastAsia="hu-HU"/>
              </w:rPr>
              <w:t>New field to introduce?</w:t>
            </w:r>
          </w:p>
        </w:tc>
        <w:tc>
          <w:tcPr>
            <w:tcW w:w="1462" w:type="dxa"/>
          </w:tcPr>
          <w:p w:rsidRPr="00C761C2" w:rsidR="00E90AC7" w:rsidP="00E97EB4" w:rsidRDefault="00E90AC7" w14:paraId="19041715" w14:textId="0BB61AC9">
            <w:pPr>
              <w:pStyle w:val="ListParagraph"/>
              <w:ind w:left="0"/>
              <w:rPr>
                <w:rFonts w:cs="Arial"/>
                <w:b/>
                <w:bCs/>
                <w:szCs w:val="20"/>
                <w:lang w:val="hu-HU" w:eastAsia="hu-HU"/>
              </w:rPr>
            </w:pPr>
            <w:r w:rsidRPr="00C761C2">
              <w:rPr>
                <w:rFonts w:cs="Arial"/>
                <w:b/>
                <w:bCs/>
                <w:szCs w:val="20"/>
                <w:lang w:val="hu-HU" w:eastAsia="hu-HU"/>
              </w:rPr>
              <w:t>in BMF00XUD</w:t>
            </w:r>
          </w:p>
        </w:tc>
        <w:tc>
          <w:tcPr>
            <w:tcW w:w="1357" w:type="dxa"/>
          </w:tcPr>
          <w:p w:rsidRPr="00C761C2" w:rsidR="00E90AC7" w:rsidP="00E97EB4" w:rsidRDefault="00C10996" w14:paraId="3CA14A7F" w14:textId="33003B26">
            <w:pPr>
              <w:pStyle w:val="ListParagraph"/>
              <w:ind w:left="0"/>
              <w:rPr>
                <w:rFonts w:cs="Arial"/>
                <w:b/>
                <w:bCs/>
                <w:szCs w:val="20"/>
                <w:lang w:val="hu-HU" w:eastAsia="hu-HU"/>
              </w:rPr>
            </w:pPr>
            <w:r>
              <w:rPr>
                <w:rFonts w:cs="Arial"/>
                <w:b/>
                <w:bCs/>
                <w:szCs w:val="20"/>
                <w:lang w:val="hu-HU" w:eastAsia="hu-HU"/>
              </w:rPr>
              <w:t>Default value</w:t>
            </w:r>
          </w:p>
        </w:tc>
      </w:tr>
      <w:tr w:rsidRPr="00C761C2" w:rsidR="00E90AC7" w:rsidTr="32A4E4B4" w14:paraId="0FFCBB06" w14:textId="12B3C999">
        <w:tc>
          <w:tcPr>
            <w:tcW w:w="1830" w:type="dxa"/>
          </w:tcPr>
          <w:p w:rsidRPr="00C761C2" w:rsidR="00E90AC7" w:rsidP="00E97EB4" w:rsidRDefault="00E90AC7" w14:paraId="3CB32C62" w14:textId="7A872B30">
            <w:pPr>
              <w:pStyle w:val="ListParagraph"/>
              <w:ind w:left="0"/>
              <w:rPr>
                <w:rFonts w:cs="Arial"/>
                <w:szCs w:val="20"/>
                <w:lang w:val="hu-HU" w:eastAsia="hu-HU"/>
              </w:rPr>
            </w:pPr>
            <w:r w:rsidRPr="00C761C2">
              <w:rPr>
                <w:rFonts w:cs="Arial"/>
                <w:szCs w:val="20"/>
                <w:lang w:val="hu-HU" w:eastAsia="hu-HU"/>
              </w:rPr>
              <w:t>KYC status</w:t>
            </w:r>
          </w:p>
        </w:tc>
        <w:tc>
          <w:tcPr>
            <w:tcW w:w="1638" w:type="dxa"/>
          </w:tcPr>
          <w:p w:rsidRPr="00C761C2" w:rsidR="00E90AC7" w:rsidP="6C1ABEE9" w:rsidRDefault="00E90AC7" w14:paraId="40BA6D2A" w14:textId="5941A623">
            <w:pPr>
              <w:pStyle w:val="ListParagraph"/>
              <w:ind w:left="0"/>
              <w:rPr>
                <w:rFonts w:cs="Arial"/>
                <w:lang w:val="hu-HU" w:eastAsia="hu-HU"/>
              </w:rPr>
            </w:pPr>
            <w:del w:author="Huszka Fruzsina (UniCredit)" w:date="2025-04-01T15:10:00Z" w:id="163">
              <w:r w:rsidRPr="6C1ABEE9" w:rsidDel="00E90AC7">
                <w:rPr>
                  <w:rFonts w:cs="Arial"/>
                  <w:lang w:val="hu-HU" w:eastAsia="hu-HU"/>
                </w:rPr>
                <w:delText>DECIMAL(1,0)</w:delText>
              </w:r>
            </w:del>
            <w:ins w:author="Huszka Fruzsina (UniCredit)" w:date="2025-04-01T15:10:00Z" w:id="164">
              <w:r w:rsidRPr="6C1ABEE9" w:rsidR="49806E8B">
                <w:rPr>
                  <w:rFonts w:cs="Arial"/>
                  <w:lang w:val="hu-HU" w:eastAsia="hu-HU"/>
                </w:rPr>
                <w:t>CHAR</w:t>
              </w:r>
            </w:ins>
          </w:p>
        </w:tc>
        <w:tc>
          <w:tcPr>
            <w:tcW w:w="1250" w:type="dxa"/>
          </w:tcPr>
          <w:p w:rsidRPr="00C761C2" w:rsidR="00E90AC7" w:rsidP="00E97EB4" w:rsidRDefault="00E90AC7" w14:paraId="69536FD0" w14:textId="46309B3F">
            <w:pPr>
              <w:pStyle w:val="ListParagraph"/>
              <w:ind w:left="0"/>
              <w:rPr>
                <w:rFonts w:cs="Arial"/>
                <w:szCs w:val="20"/>
                <w:lang w:val="hu-HU" w:eastAsia="hu-HU"/>
              </w:rPr>
            </w:pPr>
            <w:r w:rsidRPr="00C761C2">
              <w:rPr>
                <w:rFonts w:cs="Arial"/>
                <w:szCs w:val="20"/>
                <w:lang w:val="hu-HU" w:eastAsia="hu-HU"/>
              </w:rPr>
              <w:t>Yes</w:t>
            </w:r>
          </w:p>
        </w:tc>
        <w:tc>
          <w:tcPr>
            <w:tcW w:w="1462" w:type="dxa"/>
          </w:tcPr>
          <w:p w:rsidRPr="00C761C2" w:rsidR="00E90AC7" w:rsidP="00E97EB4" w:rsidRDefault="00E90AC7" w14:paraId="1F7E3BD9" w14:textId="65873941">
            <w:pPr>
              <w:pStyle w:val="ListParagraph"/>
              <w:ind w:left="0"/>
              <w:rPr>
                <w:rFonts w:cs="Arial"/>
                <w:szCs w:val="20"/>
                <w:lang w:val="hu-HU" w:eastAsia="hu-HU"/>
              </w:rPr>
            </w:pPr>
            <w:r w:rsidRPr="00C761C2">
              <w:rPr>
                <w:rFonts w:cs="Arial"/>
                <w:szCs w:val="20"/>
                <w:lang w:val="hu-HU" w:eastAsia="hu-HU"/>
              </w:rPr>
              <w:t>To be defined in TSP</w:t>
            </w:r>
          </w:p>
        </w:tc>
        <w:tc>
          <w:tcPr>
            <w:tcW w:w="1357" w:type="dxa"/>
          </w:tcPr>
          <w:p w:rsidRPr="00C761C2" w:rsidR="00E90AC7" w:rsidRDefault="00C10996" w14:paraId="1649B5CC" w14:textId="40F8F708">
            <w:pPr>
              <w:rPr>
                <w:rFonts w:cs="Arial"/>
                <w:lang w:val="hu-HU" w:eastAsia="hu-HU"/>
              </w:rPr>
              <w:pPrChange w:author="Huszka Fruzsina (UniCredit)" w:date="2025-04-03T07:47:00Z" w:id="165">
                <w:pPr>
                  <w:pStyle w:val="ListParagraph"/>
                  <w:ind w:left="708"/>
                </w:pPr>
              </w:pPrChange>
            </w:pPr>
            <w:r w:rsidRPr="6C1ABEE9">
              <w:rPr>
                <w:rFonts w:cs="Arial"/>
                <w:lang w:val="hu-HU" w:eastAsia="hu-HU"/>
              </w:rPr>
              <w:t>Empty</w:t>
            </w:r>
          </w:p>
        </w:tc>
      </w:tr>
      <w:tr w:rsidRPr="00C761C2" w:rsidR="00E90AC7" w:rsidTr="32A4E4B4" w14:paraId="01FF12B3" w14:textId="24D003F7">
        <w:tc>
          <w:tcPr>
            <w:tcW w:w="1830" w:type="dxa"/>
          </w:tcPr>
          <w:p w:rsidRPr="00C761C2" w:rsidR="00E90AC7" w:rsidP="00E97EB4" w:rsidRDefault="00E90AC7" w14:paraId="275CC5B6" w14:textId="0235E28D">
            <w:pPr>
              <w:pStyle w:val="ListParagraph"/>
              <w:ind w:left="0"/>
              <w:rPr>
                <w:rFonts w:cs="Arial"/>
                <w:szCs w:val="20"/>
                <w:lang w:val="hu-HU" w:eastAsia="hu-HU"/>
              </w:rPr>
            </w:pPr>
            <w:r w:rsidRPr="00C761C2">
              <w:rPr>
                <w:rFonts w:cs="Arial"/>
                <w:szCs w:val="20"/>
                <w:lang w:val="hu-HU" w:eastAsia="hu-HU"/>
              </w:rPr>
              <w:t>AML block</w:t>
            </w:r>
          </w:p>
        </w:tc>
        <w:tc>
          <w:tcPr>
            <w:tcW w:w="1638" w:type="dxa"/>
          </w:tcPr>
          <w:p w:rsidRPr="00C761C2" w:rsidR="00E90AC7" w:rsidP="00E97EB4" w:rsidRDefault="00E90AC7" w14:paraId="2D198BCB" w14:textId="6C8B3C1C">
            <w:pPr>
              <w:pStyle w:val="ListParagraph"/>
              <w:ind w:left="0"/>
              <w:rPr>
                <w:rFonts w:cs="Arial"/>
                <w:szCs w:val="20"/>
                <w:lang w:val="hu-HU" w:eastAsia="hu-HU"/>
              </w:rPr>
            </w:pPr>
            <w:r>
              <w:rPr>
                <w:rFonts w:cs="Arial"/>
                <w:szCs w:val="20"/>
                <w:lang w:val="hu-HU" w:eastAsia="hu-HU"/>
              </w:rPr>
              <w:t>CHAR</w:t>
            </w:r>
            <w:r w:rsidR="001E7682">
              <w:rPr>
                <w:rFonts w:cs="Arial"/>
                <w:szCs w:val="20"/>
                <w:lang w:val="hu-HU" w:eastAsia="hu-HU"/>
              </w:rPr>
              <w:t xml:space="preserve"> (Y/N)</w:t>
            </w:r>
          </w:p>
        </w:tc>
        <w:tc>
          <w:tcPr>
            <w:tcW w:w="1250" w:type="dxa"/>
          </w:tcPr>
          <w:p w:rsidRPr="00C761C2" w:rsidR="00E90AC7" w:rsidP="00E97EB4" w:rsidRDefault="00E90AC7" w14:paraId="5E033477" w14:textId="78E7FEC5">
            <w:pPr>
              <w:pStyle w:val="ListParagraph"/>
              <w:ind w:left="0"/>
              <w:rPr>
                <w:rFonts w:cs="Arial"/>
                <w:szCs w:val="20"/>
                <w:lang w:val="hu-HU" w:eastAsia="hu-HU"/>
              </w:rPr>
            </w:pPr>
            <w:r w:rsidRPr="00C761C2">
              <w:rPr>
                <w:rFonts w:cs="Arial"/>
                <w:szCs w:val="20"/>
                <w:lang w:val="hu-HU" w:eastAsia="hu-HU"/>
              </w:rPr>
              <w:t>Yes</w:t>
            </w:r>
          </w:p>
        </w:tc>
        <w:tc>
          <w:tcPr>
            <w:tcW w:w="1462" w:type="dxa"/>
          </w:tcPr>
          <w:p w:rsidRPr="00C761C2" w:rsidR="00E90AC7" w:rsidP="00E97EB4" w:rsidRDefault="00E90AC7" w14:paraId="3C00B3D0" w14:textId="7DE62498">
            <w:pPr>
              <w:pStyle w:val="ListParagraph"/>
              <w:ind w:left="0"/>
              <w:rPr>
                <w:rFonts w:cs="Arial"/>
                <w:szCs w:val="20"/>
                <w:lang w:val="hu-HU" w:eastAsia="hu-HU"/>
              </w:rPr>
            </w:pPr>
            <w:r w:rsidRPr="00C761C2">
              <w:rPr>
                <w:rFonts w:cs="Arial"/>
                <w:szCs w:val="20"/>
                <w:lang w:val="hu-HU" w:eastAsia="hu-HU"/>
              </w:rPr>
              <w:t>To be defined in TSP</w:t>
            </w:r>
          </w:p>
        </w:tc>
        <w:tc>
          <w:tcPr>
            <w:tcW w:w="1357" w:type="dxa"/>
          </w:tcPr>
          <w:p w:rsidRPr="00C761C2" w:rsidR="00E90AC7" w:rsidP="00E97EB4" w:rsidRDefault="001E7682" w14:paraId="5B34DEB0" w14:textId="1C4261C3">
            <w:pPr>
              <w:pStyle w:val="ListParagraph"/>
              <w:ind w:left="0"/>
              <w:rPr>
                <w:rFonts w:cs="Arial"/>
                <w:szCs w:val="20"/>
                <w:lang w:val="hu-HU" w:eastAsia="hu-HU"/>
              </w:rPr>
            </w:pPr>
            <w:r>
              <w:rPr>
                <w:rFonts w:cs="Arial"/>
                <w:szCs w:val="20"/>
                <w:lang w:val="hu-HU" w:eastAsia="hu-HU"/>
              </w:rPr>
              <w:t>Y</w:t>
            </w:r>
          </w:p>
        </w:tc>
      </w:tr>
      <w:tr w:rsidRPr="00C761C2" w:rsidR="00E90AC7" w:rsidTr="32A4E4B4" w14:paraId="23EA8E1C" w14:textId="164FFC7A">
        <w:tc>
          <w:tcPr>
            <w:tcW w:w="1830" w:type="dxa"/>
          </w:tcPr>
          <w:p w:rsidRPr="00C761C2" w:rsidR="00E90AC7" w:rsidP="3092B974" w:rsidRDefault="1DE033FE" w14:paraId="6D9F9D1C" w14:textId="06046093">
            <w:pPr>
              <w:pStyle w:val="ListParagraph"/>
              <w:ind w:left="0"/>
              <w:rPr>
                <w:rFonts w:cs="Arial"/>
                <w:lang w:val="hu-HU" w:eastAsia="hu-HU"/>
              </w:rPr>
            </w:pPr>
            <w:r w:rsidRPr="32A4E4B4">
              <w:rPr>
                <w:rFonts w:cs="Arial"/>
                <w:lang w:val="hu-HU" w:eastAsia="hu-HU"/>
              </w:rPr>
              <w:t>Reliability</w:t>
            </w:r>
          </w:p>
        </w:tc>
        <w:tc>
          <w:tcPr>
            <w:tcW w:w="1638" w:type="dxa"/>
          </w:tcPr>
          <w:p w:rsidRPr="00C761C2" w:rsidR="00E90AC7" w:rsidP="00E97EB4" w:rsidRDefault="00E90AC7" w14:paraId="1F5B2366" w14:textId="0BFA78B4">
            <w:pPr>
              <w:pStyle w:val="ListParagraph"/>
              <w:ind w:left="0"/>
              <w:rPr>
                <w:rFonts w:cs="Arial"/>
                <w:szCs w:val="20"/>
                <w:lang w:val="hu-HU" w:eastAsia="hu-HU"/>
              </w:rPr>
            </w:pPr>
            <w:r>
              <w:rPr>
                <w:rFonts w:cs="Arial"/>
                <w:szCs w:val="20"/>
                <w:lang w:val="hu-HU" w:eastAsia="hu-HU"/>
              </w:rPr>
              <w:t>DECIMAL(1,0)</w:t>
            </w:r>
          </w:p>
        </w:tc>
        <w:tc>
          <w:tcPr>
            <w:tcW w:w="1250" w:type="dxa"/>
          </w:tcPr>
          <w:p w:rsidRPr="00C761C2" w:rsidR="00E90AC7" w:rsidP="00E97EB4" w:rsidRDefault="00E90AC7" w14:paraId="250CF6E0" w14:textId="3392AD39">
            <w:pPr>
              <w:pStyle w:val="ListParagraph"/>
              <w:ind w:left="0"/>
              <w:rPr>
                <w:rFonts w:cs="Arial"/>
                <w:szCs w:val="20"/>
                <w:lang w:val="hu-HU" w:eastAsia="hu-HU"/>
              </w:rPr>
            </w:pPr>
            <w:r w:rsidRPr="00C761C2">
              <w:rPr>
                <w:rFonts w:cs="Arial"/>
                <w:szCs w:val="20"/>
                <w:lang w:val="hu-HU" w:eastAsia="hu-HU"/>
              </w:rPr>
              <w:t>No</w:t>
            </w:r>
          </w:p>
        </w:tc>
        <w:tc>
          <w:tcPr>
            <w:tcW w:w="1462" w:type="dxa"/>
          </w:tcPr>
          <w:p w:rsidRPr="00C761C2" w:rsidR="00E90AC7" w:rsidP="00E97EB4" w:rsidRDefault="00E90AC7" w14:paraId="25B18322" w14:textId="429EEB3B">
            <w:pPr>
              <w:pStyle w:val="ListParagraph"/>
              <w:ind w:left="0"/>
              <w:rPr>
                <w:rFonts w:cs="Arial"/>
                <w:szCs w:val="20"/>
                <w:lang w:val="hu-HU" w:eastAsia="hu-HU"/>
              </w:rPr>
            </w:pPr>
            <w:r w:rsidRPr="00C761C2">
              <w:rPr>
                <w:rFonts w:cs="Arial"/>
                <w:szCs w:val="20"/>
                <w:lang w:val="hu-HU" w:eastAsia="hu-HU"/>
              </w:rPr>
              <w:t>B00RLI</w:t>
            </w:r>
          </w:p>
        </w:tc>
        <w:tc>
          <w:tcPr>
            <w:tcW w:w="1357" w:type="dxa"/>
          </w:tcPr>
          <w:p w:rsidRPr="00C761C2" w:rsidR="00E90AC7" w:rsidRDefault="1B21D145" w14:paraId="15959570" w14:textId="178972F8">
            <w:pPr>
              <w:pStyle w:val="ListParagraph"/>
              <w:spacing w:line="259" w:lineRule="auto"/>
              <w:ind w:left="0"/>
              <w:rPr>
                <w:rFonts w:cs="Arial"/>
                <w:lang w:val="hu-HU" w:eastAsia="hu-HU"/>
              </w:rPr>
              <w:pPrChange w:author="Huszka Fruzsina (UniCredit)" w:date="2025-04-01T15:15:00Z" w:id="166">
                <w:pPr/>
              </w:pPrChange>
            </w:pPr>
            <w:ins w:author="Huszka Fruzsina (UniCredit)" w:date="2025-04-01T15:15:00Z" w:id="167">
              <w:r w:rsidRPr="6C1ABEE9">
                <w:rPr>
                  <w:rFonts w:cs="Arial"/>
                  <w:lang w:val="hu-HU" w:eastAsia="hu-HU"/>
                </w:rPr>
                <w:t>9</w:t>
              </w:r>
            </w:ins>
          </w:p>
        </w:tc>
      </w:tr>
      <w:tr w:rsidRPr="00C761C2" w:rsidR="00E90AC7" w:rsidTr="32A4E4B4" w14:paraId="517090C7" w14:textId="2692973F">
        <w:tc>
          <w:tcPr>
            <w:tcW w:w="1830" w:type="dxa"/>
          </w:tcPr>
          <w:p w:rsidRPr="00C761C2" w:rsidR="00E90AC7" w:rsidP="3092B974" w:rsidRDefault="0725541F" w14:paraId="3BC3CC69" w14:textId="3FE74CCB">
            <w:pPr>
              <w:pStyle w:val="ListParagraph"/>
              <w:ind w:left="0"/>
              <w:rPr>
                <w:lang w:val="hu-HU"/>
              </w:rPr>
            </w:pPr>
            <w:r w:rsidRPr="32A4E4B4">
              <w:rPr>
                <w:lang w:val="hu-HU"/>
              </w:rPr>
              <w:t>KYC Last Questionnaire</w:t>
            </w:r>
          </w:p>
        </w:tc>
        <w:tc>
          <w:tcPr>
            <w:tcW w:w="1638" w:type="dxa"/>
          </w:tcPr>
          <w:p w:rsidRPr="00C761C2" w:rsidR="00E90AC7" w:rsidP="00E97EB4" w:rsidRDefault="00E90AC7" w14:paraId="6185AA6A" w14:textId="5AD4B52E">
            <w:pPr>
              <w:pStyle w:val="ListParagraph"/>
              <w:ind w:left="0"/>
              <w:rPr>
                <w:rFonts w:cs="Arial"/>
                <w:szCs w:val="20"/>
                <w:lang w:val="hu-HU" w:eastAsia="hu-HU"/>
              </w:rPr>
            </w:pPr>
            <w:r w:rsidRPr="00332854">
              <w:rPr>
                <w:rFonts w:cs="Arial"/>
                <w:szCs w:val="20"/>
                <w:lang w:val="hu-HU" w:eastAsia="hu-HU"/>
              </w:rPr>
              <w:t>DECIMAL(8,0)</w:t>
            </w:r>
          </w:p>
        </w:tc>
        <w:tc>
          <w:tcPr>
            <w:tcW w:w="1250" w:type="dxa"/>
          </w:tcPr>
          <w:p w:rsidRPr="00C761C2" w:rsidR="00E90AC7" w:rsidP="00E97EB4" w:rsidRDefault="00E90AC7" w14:paraId="118DD56E" w14:textId="77B0ABE7">
            <w:pPr>
              <w:pStyle w:val="ListParagraph"/>
              <w:ind w:left="0"/>
              <w:rPr>
                <w:rFonts w:cs="Arial"/>
                <w:szCs w:val="20"/>
                <w:lang w:val="hu-HU" w:eastAsia="hu-HU"/>
              </w:rPr>
            </w:pPr>
            <w:r w:rsidRPr="00C761C2">
              <w:rPr>
                <w:rFonts w:cs="Arial"/>
                <w:szCs w:val="20"/>
                <w:lang w:val="hu-HU" w:eastAsia="hu-HU"/>
              </w:rPr>
              <w:t>No</w:t>
            </w:r>
          </w:p>
        </w:tc>
        <w:tc>
          <w:tcPr>
            <w:tcW w:w="1462" w:type="dxa"/>
          </w:tcPr>
          <w:p w:rsidRPr="00C761C2" w:rsidR="00E90AC7" w:rsidP="00E97EB4" w:rsidRDefault="00E90AC7" w14:paraId="7D2613C6" w14:textId="45C0FFB7">
            <w:pPr>
              <w:pStyle w:val="ListParagraph"/>
              <w:ind w:left="0"/>
              <w:rPr>
                <w:rFonts w:cs="Arial"/>
                <w:szCs w:val="20"/>
                <w:lang w:val="hu-HU" w:eastAsia="hu-HU"/>
              </w:rPr>
            </w:pPr>
            <w:r w:rsidRPr="00C761C2">
              <w:rPr>
                <w:rFonts w:cs="Arial"/>
                <w:szCs w:val="20"/>
                <w:lang w:val="hu-HU" w:eastAsia="hu-HU"/>
              </w:rPr>
              <w:t>B00LKD</w:t>
            </w:r>
          </w:p>
        </w:tc>
        <w:tc>
          <w:tcPr>
            <w:tcW w:w="1357" w:type="dxa"/>
          </w:tcPr>
          <w:p w:rsidRPr="00C761C2" w:rsidR="00E90AC7" w:rsidRDefault="00C10996" w14:paraId="60C11025" w14:textId="7E4A8525">
            <w:pPr>
              <w:pStyle w:val="ListParagraph"/>
              <w:spacing w:line="259" w:lineRule="auto"/>
              <w:ind w:left="0"/>
              <w:rPr>
                <w:rFonts w:cs="Arial"/>
                <w:lang w:val="hu-HU" w:eastAsia="hu-HU"/>
              </w:rPr>
              <w:pPrChange w:author="Huszka Fruzsina (UniCredit)" w:date="2025-04-01T15:14:00Z" w:id="168">
                <w:pPr>
                  <w:pStyle w:val="ListParagraph"/>
                </w:pPr>
              </w:pPrChange>
            </w:pPr>
            <w:del w:author="Huszka Fruzsina (UniCredit)" w:date="2025-04-01T15:14:00Z" w:id="169">
              <w:r w:rsidRPr="6C1ABEE9" w:rsidDel="00C10996">
                <w:rPr>
                  <w:rFonts w:cs="Arial"/>
                  <w:lang w:val="hu-HU" w:eastAsia="hu-HU"/>
                </w:rPr>
                <w:delText>Empty</w:delText>
              </w:r>
            </w:del>
            <w:ins w:author="Huszka Fruzsina (UniCredit)" w:date="2025-04-01T15:14:00Z" w:id="170">
              <w:r w:rsidRPr="6C1ABEE9" w:rsidR="4F5EC84D">
                <w:rPr>
                  <w:rFonts w:cs="Arial"/>
                  <w:lang w:val="hu-HU" w:eastAsia="hu-HU"/>
                </w:rPr>
                <w:t>0</w:t>
              </w:r>
            </w:ins>
          </w:p>
        </w:tc>
      </w:tr>
      <w:tr w:rsidR="3092B974" w:rsidTr="32A4E4B4" w14:paraId="773487EA" w14:textId="77777777">
        <w:trPr>
          <w:trHeight w:val="315"/>
        </w:trPr>
        <w:tc>
          <w:tcPr>
            <w:tcW w:w="1830" w:type="dxa"/>
          </w:tcPr>
          <w:p w:rsidR="3092B974" w:rsidP="3092B974" w:rsidRDefault="3092B974" w14:paraId="0BD26363" w14:textId="2012CE1E">
            <w:pPr>
              <w:pStyle w:val="ListParagraph"/>
              <w:ind w:left="0"/>
              <w:rPr>
                <w:lang w:val="hu-HU"/>
              </w:rPr>
            </w:pPr>
            <w:r w:rsidRPr="3092B974">
              <w:rPr>
                <w:lang w:val="hu-HU"/>
              </w:rPr>
              <w:t xml:space="preserve">KYC </w:t>
            </w:r>
            <w:r w:rsidRPr="3092B974" w:rsidR="6952C0FA">
              <w:rPr>
                <w:lang w:val="hu-HU"/>
              </w:rPr>
              <w:t>Relevant Client</w:t>
            </w:r>
          </w:p>
        </w:tc>
        <w:tc>
          <w:tcPr>
            <w:tcW w:w="1638" w:type="dxa"/>
          </w:tcPr>
          <w:p w:rsidR="6952C0FA" w:rsidP="3092B974" w:rsidRDefault="6952C0FA" w14:paraId="651158E9" w14:textId="19B5FBAB">
            <w:pPr>
              <w:pStyle w:val="ListParagraph"/>
              <w:ind w:left="0"/>
              <w:rPr>
                <w:rFonts w:cs="Arial"/>
                <w:lang w:val="hu-HU" w:eastAsia="hu-HU"/>
              </w:rPr>
            </w:pPr>
            <w:r w:rsidRPr="3092B974">
              <w:rPr>
                <w:rFonts w:cs="Arial"/>
                <w:lang w:val="hu-HU" w:eastAsia="hu-HU"/>
              </w:rPr>
              <w:t>CHAR</w:t>
            </w:r>
            <w:r w:rsidRPr="3092B974" w:rsidR="3092B974">
              <w:rPr>
                <w:rFonts w:cs="Arial"/>
                <w:lang w:val="hu-HU" w:eastAsia="hu-HU"/>
              </w:rPr>
              <w:t>(</w:t>
            </w:r>
            <w:r w:rsidRPr="3092B974" w:rsidR="7BAD1DA0">
              <w:rPr>
                <w:rFonts w:cs="Arial"/>
                <w:lang w:val="hu-HU" w:eastAsia="hu-HU"/>
              </w:rPr>
              <w:t>Y/N</w:t>
            </w:r>
            <w:r w:rsidRPr="3092B974" w:rsidR="3092B974">
              <w:rPr>
                <w:rFonts w:cs="Arial"/>
                <w:lang w:val="hu-HU" w:eastAsia="hu-HU"/>
              </w:rPr>
              <w:t>)</w:t>
            </w:r>
          </w:p>
        </w:tc>
        <w:tc>
          <w:tcPr>
            <w:tcW w:w="1250" w:type="dxa"/>
          </w:tcPr>
          <w:p w:rsidR="3092B974" w:rsidP="3092B974" w:rsidRDefault="3092B974" w14:paraId="47F95C55" w14:textId="77B0ABE7">
            <w:pPr>
              <w:pStyle w:val="ListParagraph"/>
              <w:ind w:left="0"/>
              <w:rPr>
                <w:rFonts w:cs="Arial"/>
                <w:lang w:val="hu-HU" w:eastAsia="hu-HU"/>
              </w:rPr>
            </w:pPr>
            <w:r w:rsidRPr="3092B974">
              <w:rPr>
                <w:rFonts w:cs="Arial"/>
                <w:lang w:val="hu-HU" w:eastAsia="hu-HU"/>
              </w:rPr>
              <w:t>No</w:t>
            </w:r>
          </w:p>
        </w:tc>
        <w:tc>
          <w:tcPr>
            <w:tcW w:w="1462" w:type="dxa"/>
          </w:tcPr>
          <w:p w:rsidR="3092B974" w:rsidP="3092B974" w:rsidRDefault="3092B974" w14:paraId="0AFBEC23" w14:textId="56B4178C">
            <w:pPr>
              <w:pStyle w:val="ListParagraph"/>
              <w:ind w:left="0"/>
              <w:rPr>
                <w:rFonts w:cs="Arial"/>
                <w:lang w:val="hu-HU" w:eastAsia="hu-HU"/>
              </w:rPr>
            </w:pPr>
            <w:r w:rsidRPr="3092B974">
              <w:rPr>
                <w:rFonts w:cs="Arial"/>
                <w:lang w:val="hu-HU" w:eastAsia="hu-HU"/>
              </w:rPr>
              <w:t>B00</w:t>
            </w:r>
            <w:r w:rsidRPr="3092B974" w:rsidR="45A62F10">
              <w:rPr>
                <w:rFonts w:cs="Arial"/>
                <w:lang w:val="hu-HU" w:eastAsia="hu-HU"/>
              </w:rPr>
              <w:t>KRC</w:t>
            </w:r>
          </w:p>
        </w:tc>
        <w:tc>
          <w:tcPr>
            <w:tcW w:w="1357" w:type="dxa"/>
          </w:tcPr>
          <w:p w:rsidR="19696E3E" w:rsidP="3092B974" w:rsidRDefault="19696E3E" w14:paraId="3EBF9C90" w14:textId="50E12698">
            <w:pPr>
              <w:pStyle w:val="ListParagraph"/>
              <w:spacing w:line="259" w:lineRule="auto"/>
              <w:ind w:left="0"/>
              <w:rPr>
                <w:rFonts w:cs="Arial"/>
                <w:lang w:val="hu-HU" w:eastAsia="hu-HU"/>
              </w:rPr>
            </w:pPr>
            <w:r w:rsidRPr="3092B974">
              <w:rPr>
                <w:rFonts w:cs="Arial"/>
                <w:lang w:val="hu-HU" w:eastAsia="hu-HU"/>
              </w:rPr>
              <w:t>N</w:t>
            </w:r>
          </w:p>
        </w:tc>
      </w:tr>
      <w:tr w:rsidRPr="00C761C2" w:rsidR="00E90AC7" w:rsidTr="32A4E4B4" w14:paraId="2444AE86" w14:textId="6995477C">
        <w:tc>
          <w:tcPr>
            <w:tcW w:w="1830" w:type="dxa"/>
          </w:tcPr>
          <w:p w:rsidRPr="00C761C2" w:rsidR="00E90AC7" w:rsidP="00332854" w:rsidRDefault="00E90AC7" w14:paraId="4C7E781A" w14:textId="679CBDE9">
            <w:pPr>
              <w:pStyle w:val="ListParagraph"/>
              <w:ind w:left="0"/>
              <w:rPr>
                <w:rFonts w:cs="Arial"/>
                <w:szCs w:val="20"/>
                <w:lang w:val="hu-HU" w:eastAsia="hu-HU"/>
              </w:rPr>
            </w:pPr>
            <w:r w:rsidRPr="00C761C2">
              <w:rPr>
                <w:rFonts w:cs="Arial"/>
                <w:szCs w:val="20"/>
                <w:lang w:val="hu-HU" w:eastAsia="hu-HU"/>
              </w:rPr>
              <w:t>Expiry date</w:t>
            </w:r>
          </w:p>
        </w:tc>
        <w:tc>
          <w:tcPr>
            <w:tcW w:w="1638" w:type="dxa"/>
          </w:tcPr>
          <w:p w:rsidRPr="00C761C2" w:rsidR="00E90AC7" w:rsidP="00332854" w:rsidRDefault="00E90AC7" w14:paraId="2AD260A7" w14:textId="37A9A648">
            <w:pPr>
              <w:pStyle w:val="ListParagraph"/>
              <w:ind w:left="0"/>
              <w:rPr>
                <w:rFonts w:cs="Arial"/>
                <w:szCs w:val="20"/>
                <w:lang w:val="hu-HU" w:eastAsia="hu-HU"/>
              </w:rPr>
            </w:pPr>
            <w:r w:rsidRPr="00332854">
              <w:rPr>
                <w:rFonts w:cs="Arial"/>
                <w:szCs w:val="20"/>
                <w:lang w:val="hu-HU" w:eastAsia="hu-HU"/>
              </w:rPr>
              <w:t>DECIMAL(8,0)</w:t>
            </w:r>
          </w:p>
        </w:tc>
        <w:tc>
          <w:tcPr>
            <w:tcW w:w="1250" w:type="dxa"/>
          </w:tcPr>
          <w:p w:rsidRPr="00C761C2" w:rsidR="00E90AC7" w:rsidP="00332854" w:rsidRDefault="00E90AC7" w14:paraId="36F24075" w14:textId="07519C42">
            <w:pPr>
              <w:pStyle w:val="ListParagraph"/>
              <w:ind w:left="0"/>
              <w:rPr>
                <w:rFonts w:cs="Arial"/>
                <w:szCs w:val="20"/>
                <w:lang w:val="hu-HU" w:eastAsia="hu-HU"/>
              </w:rPr>
            </w:pPr>
            <w:r w:rsidRPr="00C761C2">
              <w:rPr>
                <w:rFonts w:cs="Arial"/>
                <w:szCs w:val="20"/>
                <w:lang w:val="hu-HU" w:eastAsia="hu-HU"/>
              </w:rPr>
              <w:t>No</w:t>
            </w:r>
          </w:p>
        </w:tc>
        <w:tc>
          <w:tcPr>
            <w:tcW w:w="1462" w:type="dxa"/>
          </w:tcPr>
          <w:p w:rsidRPr="00C761C2" w:rsidR="00E90AC7" w:rsidP="00332854" w:rsidRDefault="00E90AC7" w14:paraId="5788593E" w14:textId="5B8736D9">
            <w:pPr>
              <w:pStyle w:val="ListParagraph"/>
              <w:ind w:left="0"/>
              <w:rPr>
                <w:rFonts w:cs="Arial"/>
                <w:szCs w:val="20"/>
                <w:lang w:val="hu-HU" w:eastAsia="hu-HU"/>
              </w:rPr>
            </w:pPr>
            <w:r w:rsidRPr="00C761C2">
              <w:rPr>
                <w:rFonts w:cs="Arial"/>
                <w:szCs w:val="20"/>
                <w:lang w:val="hu-HU" w:eastAsia="hu-HU"/>
              </w:rPr>
              <w:t>B00KED</w:t>
            </w:r>
          </w:p>
        </w:tc>
        <w:tc>
          <w:tcPr>
            <w:tcW w:w="1357" w:type="dxa"/>
          </w:tcPr>
          <w:p w:rsidRPr="00C761C2" w:rsidR="00E90AC7" w:rsidRDefault="00C10996" w14:paraId="1EE45D67" w14:textId="5CACD6D1">
            <w:pPr>
              <w:pStyle w:val="ListParagraph"/>
              <w:spacing w:line="259" w:lineRule="auto"/>
              <w:ind w:left="0"/>
              <w:rPr>
                <w:rFonts w:cs="Arial"/>
                <w:lang w:val="hu-HU" w:eastAsia="hu-HU"/>
              </w:rPr>
              <w:pPrChange w:author="Huszka Fruzsina (UniCredit)" w:date="2025-04-01T15:14:00Z" w:id="171">
                <w:pPr>
                  <w:pStyle w:val="ListParagraph"/>
                </w:pPr>
              </w:pPrChange>
            </w:pPr>
            <w:del w:author="Huszka Fruzsina (UniCredit)" w:date="2025-04-01T15:14:00Z" w:id="172">
              <w:r w:rsidRPr="6C1ABEE9" w:rsidDel="00C10996">
                <w:rPr>
                  <w:rFonts w:cs="Arial"/>
                  <w:lang w:val="hu-HU" w:eastAsia="hu-HU"/>
                </w:rPr>
                <w:delText>Empty</w:delText>
              </w:r>
            </w:del>
            <w:ins w:author="Huszka Fruzsina (UniCredit)" w:date="2025-04-01T15:14:00Z" w:id="173">
              <w:r w:rsidRPr="6C1ABEE9" w:rsidR="2DA86F7E">
                <w:rPr>
                  <w:rFonts w:cs="Arial"/>
                  <w:lang w:val="hu-HU" w:eastAsia="hu-HU"/>
                </w:rPr>
                <w:t>0</w:t>
              </w:r>
            </w:ins>
          </w:p>
        </w:tc>
      </w:tr>
      <w:tr w:rsidRPr="00C761C2" w:rsidR="00E90AC7" w:rsidTr="32A4E4B4" w14:paraId="5E43E2FA" w14:textId="39E00DD6">
        <w:tc>
          <w:tcPr>
            <w:tcW w:w="1830" w:type="dxa"/>
          </w:tcPr>
          <w:p w:rsidRPr="00C761C2" w:rsidR="00E90AC7" w:rsidP="00332854" w:rsidRDefault="00E90AC7" w14:paraId="10045532" w14:textId="281D909C">
            <w:pPr>
              <w:pStyle w:val="ListParagraph"/>
              <w:ind w:left="0"/>
              <w:rPr>
                <w:rFonts w:cs="Arial"/>
                <w:szCs w:val="20"/>
                <w:lang w:val="hu-HU" w:eastAsia="hu-HU"/>
              </w:rPr>
            </w:pPr>
            <w:r w:rsidRPr="00C761C2">
              <w:rPr>
                <w:rFonts w:cs="Arial"/>
                <w:szCs w:val="20"/>
                <w:lang w:val="hu-HU" w:eastAsia="hu-HU"/>
              </w:rPr>
              <w:t xml:space="preserve">PEP </w:t>
            </w:r>
          </w:p>
        </w:tc>
        <w:tc>
          <w:tcPr>
            <w:tcW w:w="1638" w:type="dxa"/>
          </w:tcPr>
          <w:p w:rsidRPr="00C761C2" w:rsidR="00E90AC7" w:rsidP="00332854" w:rsidRDefault="00E90AC7" w14:paraId="1145223A" w14:textId="6DE5719E">
            <w:pPr>
              <w:pStyle w:val="ListParagraph"/>
              <w:ind w:left="0"/>
              <w:rPr>
                <w:rFonts w:cs="Arial"/>
                <w:szCs w:val="20"/>
                <w:lang w:val="hu-HU" w:eastAsia="hu-HU"/>
              </w:rPr>
            </w:pPr>
            <w:r>
              <w:rPr>
                <w:rFonts w:cs="Arial"/>
                <w:szCs w:val="20"/>
                <w:lang w:val="hu-HU" w:eastAsia="hu-HU"/>
              </w:rPr>
              <w:t>DECIMAL(1,0)</w:t>
            </w:r>
          </w:p>
        </w:tc>
        <w:tc>
          <w:tcPr>
            <w:tcW w:w="1250" w:type="dxa"/>
          </w:tcPr>
          <w:p w:rsidRPr="00C761C2" w:rsidR="00E90AC7" w:rsidP="00332854" w:rsidRDefault="00E90AC7" w14:paraId="19654CE6" w14:textId="601E53F0">
            <w:pPr>
              <w:pStyle w:val="ListParagraph"/>
              <w:ind w:left="0"/>
              <w:rPr>
                <w:rFonts w:cs="Arial"/>
                <w:szCs w:val="20"/>
                <w:lang w:val="hu-HU" w:eastAsia="hu-HU"/>
              </w:rPr>
            </w:pPr>
            <w:r w:rsidRPr="00C761C2">
              <w:rPr>
                <w:rFonts w:cs="Arial"/>
                <w:szCs w:val="20"/>
                <w:lang w:val="hu-HU" w:eastAsia="hu-HU"/>
              </w:rPr>
              <w:t>No</w:t>
            </w:r>
          </w:p>
        </w:tc>
        <w:tc>
          <w:tcPr>
            <w:tcW w:w="1462" w:type="dxa"/>
          </w:tcPr>
          <w:p w:rsidRPr="00C761C2" w:rsidR="00E90AC7" w:rsidP="00332854" w:rsidRDefault="00E90AC7" w14:paraId="0E4EDB95" w14:textId="4B8703EC">
            <w:pPr>
              <w:pStyle w:val="ListParagraph"/>
              <w:ind w:left="0"/>
              <w:rPr>
                <w:rFonts w:cs="Arial"/>
                <w:szCs w:val="20"/>
                <w:lang w:val="hu-HU" w:eastAsia="hu-HU"/>
              </w:rPr>
            </w:pPr>
            <w:r>
              <w:rPr>
                <w:rFonts w:cs="Arial"/>
                <w:szCs w:val="20"/>
                <w:lang w:val="hu-HU" w:eastAsia="hu-HU"/>
              </w:rPr>
              <w:t>B00PEP</w:t>
            </w:r>
          </w:p>
        </w:tc>
        <w:tc>
          <w:tcPr>
            <w:tcW w:w="1357" w:type="dxa"/>
          </w:tcPr>
          <w:p w:rsidR="00E90AC7" w:rsidRDefault="00C10996" w14:paraId="637FA747" w14:textId="31C30867">
            <w:pPr>
              <w:pStyle w:val="ListParagraph"/>
              <w:spacing w:line="259" w:lineRule="auto"/>
              <w:ind w:left="0"/>
              <w:rPr>
                <w:rFonts w:cs="Arial"/>
                <w:lang w:val="hu-HU" w:eastAsia="hu-HU"/>
              </w:rPr>
              <w:pPrChange w:author="Huszka Fruzsina (UniCredit)" w:date="2025-04-03T07:47:00Z" w:id="174">
                <w:pPr>
                  <w:pStyle w:val="ListParagraph"/>
                </w:pPr>
              </w:pPrChange>
            </w:pPr>
            <w:del w:author="Huszka Fruzsina (UniCredit)" w:date="2025-04-01T15:15:00Z" w:id="175">
              <w:r w:rsidRPr="6C1ABEE9" w:rsidDel="00C10996">
                <w:rPr>
                  <w:rFonts w:cs="Arial"/>
                  <w:lang w:val="hu-HU" w:eastAsia="hu-HU"/>
                </w:rPr>
                <w:delText>Empty</w:delText>
              </w:r>
            </w:del>
            <w:ins w:author="Huszka Fruzsina (UniCredit)" w:date="2025-04-03T07:47:00Z" w:id="176">
              <w:r w:rsidRPr="6C1ABEE9" w:rsidR="22879C5B">
                <w:rPr>
                  <w:rFonts w:cs="Arial"/>
                  <w:lang w:val="hu-HU" w:eastAsia="hu-HU"/>
                </w:rPr>
                <w:t>0</w:t>
              </w:r>
            </w:ins>
          </w:p>
        </w:tc>
      </w:tr>
      <w:tr w:rsidRPr="00C761C2" w:rsidR="00E90AC7" w:rsidTr="32A4E4B4" w14:paraId="5F2163C7" w14:textId="33413525">
        <w:tc>
          <w:tcPr>
            <w:tcW w:w="1830" w:type="dxa"/>
          </w:tcPr>
          <w:p w:rsidRPr="00C761C2" w:rsidR="00E90AC7" w:rsidP="524A33E2" w:rsidRDefault="263F16DA" w14:paraId="4425B138" w14:textId="10428B80">
            <w:pPr>
              <w:pStyle w:val="ListParagraph"/>
              <w:ind w:left="0"/>
              <w:rPr>
                <w:rFonts w:cs="Arial"/>
                <w:lang w:val="hu-HU" w:eastAsia="hu-HU"/>
              </w:rPr>
            </w:pPr>
            <w:r w:rsidRPr="3FEFF878">
              <w:rPr>
                <w:rFonts w:cs="Arial"/>
                <w:lang w:val="hu-HU" w:eastAsia="hu-HU"/>
              </w:rPr>
              <w:t>Sanction</w:t>
            </w:r>
            <w:r w:rsidRPr="3FEFF878" w:rsidR="00E90AC7">
              <w:rPr>
                <w:rFonts w:cs="Arial"/>
                <w:lang w:val="hu-HU" w:eastAsia="hu-HU"/>
              </w:rPr>
              <w:t xml:space="preserve"> </w:t>
            </w:r>
            <w:r w:rsidRPr="3FEFF878">
              <w:rPr>
                <w:rFonts w:cs="Arial"/>
                <w:lang w:val="hu-HU" w:eastAsia="hu-HU"/>
              </w:rPr>
              <w:t>B</w:t>
            </w:r>
            <w:r w:rsidRPr="3FEFF878" w:rsidR="00E90AC7">
              <w:rPr>
                <w:rFonts w:cs="Arial"/>
                <w:lang w:val="hu-HU" w:eastAsia="hu-HU"/>
              </w:rPr>
              <w:t>lock</w:t>
            </w:r>
            <w:r w:rsidRPr="3FEFF878">
              <w:rPr>
                <w:rFonts w:cs="Arial"/>
                <w:lang w:val="hu-HU" w:eastAsia="hu-HU"/>
              </w:rPr>
              <w:t xml:space="preserve"> Flag</w:t>
            </w:r>
          </w:p>
        </w:tc>
        <w:tc>
          <w:tcPr>
            <w:tcW w:w="1638" w:type="dxa"/>
          </w:tcPr>
          <w:p w:rsidRPr="00C761C2" w:rsidR="00E90AC7" w:rsidP="00332854" w:rsidRDefault="00E90AC7" w14:paraId="750C8E40" w14:textId="28320A35">
            <w:pPr>
              <w:pStyle w:val="ListParagraph"/>
              <w:ind w:left="0"/>
              <w:rPr>
                <w:rFonts w:cs="Arial"/>
                <w:szCs w:val="20"/>
                <w:lang w:val="hu-HU" w:eastAsia="hu-HU"/>
              </w:rPr>
            </w:pPr>
            <w:r w:rsidRPr="00A56A47">
              <w:rPr>
                <w:rFonts w:cs="Arial"/>
                <w:szCs w:val="20"/>
                <w:lang w:val="hu-HU" w:eastAsia="hu-HU"/>
              </w:rPr>
              <w:t>CHAR</w:t>
            </w:r>
            <w:r w:rsidRPr="00A56A47" w:rsidR="00A56A47">
              <w:rPr>
                <w:rFonts w:cs="Arial"/>
                <w:szCs w:val="20"/>
                <w:lang w:val="hu-HU" w:eastAsia="hu-HU"/>
              </w:rPr>
              <w:t>(</w:t>
            </w:r>
            <w:r w:rsidR="00A56A47">
              <w:rPr>
                <w:rFonts w:cs="Arial"/>
                <w:szCs w:val="20"/>
                <w:lang w:val="hu-HU" w:eastAsia="hu-HU"/>
              </w:rPr>
              <w:t>Y/N</w:t>
            </w:r>
            <w:r w:rsidRPr="00A56A47" w:rsidR="00A56A47">
              <w:rPr>
                <w:rFonts w:cs="Arial"/>
                <w:szCs w:val="20"/>
                <w:lang w:val="hu-HU" w:eastAsia="hu-HU"/>
              </w:rPr>
              <w:t>)</w:t>
            </w:r>
          </w:p>
        </w:tc>
        <w:tc>
          <w:tcPr>
            <w:tcW w:w="1250" w:type="dxa"/>
          </w:tcPr>
          <w:p w:rsidRPr="00C761C2" w:rsidR="00E90AC7" w:rsidP="00332854" w:rsidRDefault="00E90AC7" w14:paraId="6BC77D5E" w14:textId="3AACE417">
            <w:pPr>
              <w:pStyle w:val="ListParagraph"/>
              <w:ind w:left="0"/>
              <w:rPr>
                <w:rFonts w:cs="Arial"/>
                <w:szCs w:val="20"/>
                <w:lang w:val="hu-HU" w:eastAsia="hu-HU"/>
              </w:rPr>
            </w:pPr>
            <w:r w:rsidRPr="00C761C2">
              <w:rPr>
                <w:rFonts w:cs="Arial"/>
                <w:szCs w:val="20"/>
                <w:lang w:val="hu-HU" w:eastAsia="hu-HU"/>
              </w:rPr>
              <w:t>No</w:t>
            </w:r>
          </w:p>
        </w:tc>
        <w:tc>
          <w:tcPr>
            <w:tcW w:w="1462" w:type="dxa"/>
          </w:tcPr>
          <w:p w:rsidRPr="00C761C2" w:rsidR="00E90AC7" w:rsidP="00332854" w:rsidRDefault="00E90AC7" w14:paraId="028089FC" w14:textId="15E5B5F9">
            <w:pPr>
              <w:pStyle w:val="ListParagraph"/>
              <w:ind w:left="0"/>
              <w:rPr>
                <w:rFonts w:cs="Arial"/>
                <w:szCs w:val="20"/>
                <w:lang w:val="hu-HU" w:eastAsia="hu-HU"/>
              </w:rPr>
            </w:pPr>
            <w:r>
              <w:rPr>
                <w:rFonts w:cs="Arial"/>
                <w:szCs w:val="20"/>
                <w:lang w:val="hu-HU" w:eastAsia="hu-HU"/>
              </w:rPr>
              <w:t>B00</w:t>
            </w:r>
            <w:r w:rsidRPr="00BB095D" w:rsidR="00BB095D">
              <w:rPr>
                <w:rFonts w:cs="Arial"/>
                <w:szCs w:val="20"/>
                <w:lang w:val="hu-HU" w:eastAsia="hu-HU"/>
              </w:rPr>
              <w:t>SBF</w:t>
            </w:r>
          </w:p>
        </w:tc>
        <w:tc>
          <w:tcPr>
            <w:tcW w:w="1357" w:type="dxa"/>
          </w:tcPr>
          <w:p w:rsidR="00E90AC7" w:rsidRDefault="00C10996" w14:paraId="67A0AAED" w14:textId="4D57A536">
            <w:pPr>
              <w:pStyle w:val="ListParagraph"/>
              <w:spacing w:line="259" w:lineRule="auto"/>
              <w:ind w:left="0"/>
              <w:rPr>
                <w:rFonts w:cs="Arial"/>
                <w:lang w:val="hu-HU" w:eastAsia="hu-HU"/>
              </w:rPr>
              <w:pPrChange w:author="Huszka Fruzsina (UniCredit)" w:date="2025-04-01T15:14:00Z" w:id="177">
                <w:pPr>
                  <w:pStyle w:val="ListParagraph"/>
                </w:pPr>
              </w:pPrChange>
            </w:pPr>
            <w:del w:author="Huszka Fruzsina (UniCredit)" w:date="2025-04-01T15:14:00Z" w:id="178">
              <w:r w:rsidRPr="6C1ABEE9" w:rsidDel="00C10996">
                <w:rPr>
                  <w:rFonts w:cs="Arial"/>
                  <w:lang w:val="hu-HU" w:eastAsia="hu-HU"/>
                </w:rPr>
                <w:delText>Empty</w:delText>
              </w:r>
            </w:del>
            <w:ins w:author="Huszka Fruzsina (UniCredit)" w:date="2025-04-03T07:47:00Z" w:id="179">
              <w:r w:rsidRPr="6C1ABEE9" w:rsidR="3EF3B7B8">
                <w:rPr>
                  <w:rFonts w:cs="Arial"/>
                  <w:lang w:val="hu-HU" w:eastAsia="hu-HU"/>
                </w:rPr>
                <w:t>N</w:t>
              </w:r>
            </w:ins>
          </w:p>
        </w:tc>
      </w:tr>
      <w:tr w:rsidR="527FABDB" w:rsidTr="32A4E4B4" w14:paraId="5B90A7E6" w14:textId="77777777">
        <w:trPr>
          <w:trHeight w:val="300"/>
        </w:trPr>
        <w:tc>
          <w:tcPr>
            <w:tcW w:w="1830" w:type="dxa"/>
          </w:tcPr>
          <w:p w:rsidR="6DE47635" w:rsidP="527FABDB" w:rsidRDefault="6DE47635" w14:paraId="41264DBB" w14:textId="20EACF89">
            <w:pPr>
              <w:pStyle w:val="ListParagraph"/>
              <w:ind w:left="0"/>
              <w:rPr>
                <w:rFonts w:cs="Arial"/>
                <w:lang w:val="hu-HU" w:eastAsia="hu-HU"/>
              </w:rPr>
            </w:pPr>
            <w:r w:rsidRPr="527FABDB">
              <w:rPr>
                <w:rFonts w:cs="Arial"/>
                <w:lang w:val="hu-HU" w:eastAsia="hu-HU"/>
              </w:rPr>
              <w:t>KYC last change date</w:t>
            </w:r>
          </w:p>
        </w:tc>
        <w:tc>
          <w:tcPr>
            <w:tcW w:w="1638" w:type="dxa"/>
          </w:tcPr>
          <w:p w:rsidR="424423A2" w:rsidP="527FABDB" w:rsidRDefault="424423A2" w14:paraId="22E9DC86" w14:textId="2EBF8F09">
            <w:pPr>
              <w:pStyle w:val="ListParagraph"/>
              <w:ind w:left="0"/>
              <w:rPr>
                <w:rFonts w:cs="Arial"/>
                <w:lang w:val="hu-HU" w:eastAsia="hu-HU"/>
              </w:rPr>
            </w:pPr>
            <w:r w:rsidRPr="527FABDB">
              <w:rPr>
                <w:rFonts w:cs="Arial"/>
                <w:lang w:val="hu-HU" w:eastAsia="hu-HU"/>
              </w:rPr>
              <w:t>DECIMAL(8,0)</w:t>
            </w:r>
          </w:p>
        </w:tc>
        <w:tc>
          <w:tcPr>
            <w:tcW w:w="1250" w:type="dxa"/>
          </w:tcPr>
          <w:p w:rsidR="527FABDB" w:rsidP="527FABDB" w:rsidRDefault="527FABDB" w14:paraId="04D8C1CA" w14:textId="3AACE417">
            <w:pPr>
              <w:pStyle w:val="ListParagraph"/>
              <w:ind w:left="0"/>
              <w:rPr>
                <w:rFonts w:cs="Arial"/>
                <w:lang w:val="hu-HU" w:eastAsia="hu-HU"/>
              </w:rPr>
            </w:pPr>
            <w:r w:rsidRPr="527FABDB">
              <w:rPr>
                <w:rFonts w:cs="Arial"/>
                <w:lang w:val="hu-HU" w:eastAsia="hu-HU"/>
              </w:rPr>
              <w:t>No</w:t>
            </w:r>
          </w:p>
        </w:tc>
        <w:tc>
          <w:tcPr>
            <w:tcW w:w="1462" w:type="dxa"/>
          </w:tcPr>
          <w:p w:rsidR="527FABDB" w:rsidP="527FABDB" w:rsidRDefault="527FABDB" w14:paraId="6B90A959" w14:textId="7B4B0B34">
            <w:pPr>
              <w:pStyle w:val="ListParagraph"/>
              <w:ind w:left="0"/>
              <w:rPr>
                <w:rFonts w:cs="Arial"/>
                <w:lang w:val="hu-HU" w:eastAsia="hu-HU"/>
              </w:rPr>
            </w:pPr>
            <w:r w:rsidRPr="527FABDB">
              <w:rPr>
                <w:rFonts w:cs="Arial"/>
                <w:lang w:val="hu-HU" w:eastAsia="hu-HU"/>
              </w:rPr>
              <w:t>B00</w:t>
            </w:r>
            <w:r w:rsidRPr="527FABDB" w:rsidR="676B8F8A">
              <w:rPr>
                <w:rFonts w:cs="Arial"/>
                <w:lang w:val="hu-HU" w:eastAsia="hu-HU"/>
              </w:rPr>
              <w:t>KCD</w:t>
            </w:r>
          </w:p>
        </w:tc>
        <w:tc>
          <w:tcPr>
            <w:tcW w:w="1357" w:type="dxa"/>
          </w:tcPr>
          <w:p w:rsidR="676B8F8A" w:rsidP="527FABDB" w:rsidRDefault="676B8F8A" w14:paraId="044FD736" w14:textId="208CDA76">
            <w:pPr>
              <w:pStyle w:val="ListParagraph"/>
              <w:spacing w:line="259" w:lineRule="auto"/>
              <w:ind w:left="0"/>
              <w:rPr>
                <w:rFonts w:cs="Arial"/>
                <w:lang w:val="hu-HU" w:eastAsia="hu-HU"/>
              </w:rPr>
            </w:pPr>
            <w:r w:rsidRPr="527FABDB">
              <w:rPr>
                <w:rFonts w:cs="Arial"/>
                <w:lang w:val="hu-HU" w:eastAsia="hu-HU"/>
              </w:rPr>
              <w:t>0</w:t>
            </w:r>
          </w:p>
        </w:tc>
      </w:tr>
    </w:tbl>
    <w:p w:rsidR="3092B974" w:rsidP="3092B974" w:rsidRDefault="3092B974" w14:paraId="677CAE0F" w14:textId="3C1314FE">
      <w:pPr>
        <w:pStyle w:val="ListParagraph"/>
        <w:rPr>
          <w:rFonts w:cs="Arial"/>
          <w:lang w:val="hu-HU" w:eastAsia="hu-HU"/>
        </w:rPr>
      </w:pPr>
    </w:p>
    <w:p w:rsidRPr="00C761C2" w:rsidR="00E97EB4" w:rsidP="3092B974" w:rsidRDefault="00B3A5DF" w14:paraId="093D347F" w14:textId="0A3E08E7">
      <w:pPr>
        <w:pStyle w:val="ListParagraph"/>
        <w:rPr>
          <w:rFonts w:cs="Arial"/>
          <w:lang w:val="en-US" w:eastAsia="hu-HU"/>
        </w:rPr>
      </w:pPr>
      <w:r w:rsidRPr="3092B974">
        <w:rPr>
          <w:rFonts w:cs="Arial"/>
          <w:lang w:val="en-US" w:eastAsia="hu-HU"/>
        </w:rPr>
        <w:t>The KYC Relevant Client, Reliability, KYC Last Questionnaire fields are all needs to be removed from their current places on the Client Enquiry and Client Maintenance screens. These fields are going to be put to the Client Static Details screen (for th</w:t>
      </w:r>
      <w:r w:rsidRPr="3092B974" w:rsidR="3761D3FC">
        <w:rPr>
          <w:rFonts w:cs="Arial"/>
          <w:lang w:val="en-US" w:eastAsia="hu-HU"/>
        </w:rPr>
        <w:t>at</w:t>
      </w:r>
      <w:r w:rsidRPr="3092B974">
        <w:rPr>
          <w:rFonts w:cs="Arial"/>
          <w:lang w:val="en-US" w:eastAsia="hu-HU"/>
        </w:rPr>
        <w:t xml:space="preserve"> screen draft, see later b</w:t>
      </w:r>
      <w:r w:rsidRPr="3092B974" w:rsidR="35A07395">
        <w:rPr>
          <w:rFonts w:cs="Arial"/>
          <w:lang w:val="en-US" w:eastAsia="hu-HU"/>
        </w:rPr>
        <w:t>elow).</w:t>
      </w:r>
    </w:p>
    <w:p w:rsidR="007A5F44" w:rsidP="6C1ABEE9" w:rsidRDefault="007A5F44" w14:paraId="30A5C114" w14:textId="5E9A483A">
      <w:pPr>
        <w:pStyle w:val="ListParagraph"/>
        <w:rPr>
          <w:ins w:author="Galifi Alessandra (UniCredit)" w:date="2024-12-16T10:09:00Z" w:id="180"/>
          <w:del w:author="Huszka Fruzsina (UniCredit)" w:date="2025-04-03T07:48:00Z" w:id="181"/>
          <w:rFonts w:cs="Arial"/>
          <w:lang w:val="hu-HU" w:eastAsia="hu-HU"/>
        </w:rPr>
      </w:pPr>
      <w:ins w:author="Galifi Alessandra (UniCredit)" w:date="2024-12-16T10:09:00Z" w:id="182">
        <w:del w:author="Huszka Fruzsina (UniCredit)" w:date="2025-04-03T07:48:00Z" w:id="183">
          <w:r w:rsidRPr="6C1ABEE9" w:rsidDel="007A5F44">
            <w:rPr>
              <w:rFonts w:cs="Arial"/>
              <w:lang w:val="hu-HU" w:eastAsia="hu-HU"/>
            </w:rPr>
            <w:delText xml:space="preserve">Field Type will be </w:delText>
          </w:r>
          <w:r w:rsidRPr="6C1ABEE9" w:rsidDel="009E523F">
            <w:rPr>
              <w:rFonts w:cs="Arial"/>
              <w:lang w:val="hu-HU" w:eastAsia="hu-HU"/>
            </w:rPr>
            <w:delText>finally defined during T</w:delText>
          </w:r>
        </w:del>
      </w:ins>
      <w:ins w:author="Galifi Alessandra (UniCredit)" w:date="2024-12-16T10:10:00Z" w:id="184">
        <w:del w:author="Huszka Fruzsina (UniCredit)" w:date="2025-04-03T07:48:00Z" w:id="185">
          <w:r w:rsidRPr="6C1ABEE9" w:rsidDel="009E523F">
            <w:rPr>
              <w:rFonts w:cs="Arial"/>
              <w:lang w:val="hu-HU" w:eastAsia="hu-HU"/>
            </w:rPr>
            <w:delText>echnical Analysis</w:delText>
          </w:r>
        </w:del>
      </w:ins>
    </w:p>
    <w:p w:rsidRPr="00C761C2" w:rsidR="00C7041D" w:rsidP="00E97EB4" w:rsidRDefault="00C712E9" w14:paraId="42730000" w14:textId="1E86B3A0">
      <w:pPr>
        <w:pStyle w:val="ListParagraph"/>
        <w:rPr>
          <w:rFonts w:cs="Arial"/>
          <w:szCs w:val="20"/>
          <w:lang w:val="hu-HU" w:eastAsia="hu-HU"/>
        </w:rPr>
      </w:pPr>
      <w:r w:rsidRPr="00C761C2">
        <w:rPr>
          <w:rFonts w:cs="Arial"/>
          <w:szCs w:val="20"/>
          <w:lang w:val="hu-HU" w:eastAsia="hu-HU"/>
        </w:rPr>
        <w:t xml:space="preserve">KYC status and AML block </w:t>
      </w:r>
      <w:r w:rsidRPr="00C761C2" w:rsidR="00726879">
        <w:rPr>
          <w:rFonts w:cs="Arial"/>
          <w:szCs w:val="20"/>
          <w:lang w:val="hu-HU" w:eastAsia="hu-HU"/>
        </w:rPr>
        <w:t>are new fields to be introduced in current project.</w:t>
      </w:r>
    </w:p>
    <w:p w:rsidRPr="00C761C2" w:rsidR="00726879" w:rsidP="6C1ABEE9" w:rsidRDefault="00726879" w14:paraId="70856353" w14:textId="0D6E608F">
      <w:pPr>
        <w:pStyle w:val="ListParagraph"/>
        <w:rPr>
          <w:ins w:author="Huszka Fruzsina (UniCredit)" w:date="2025-04-03T07:50:00Z" w:id="186"/>
          <w:rFonts w:cs="Arial"/>
          <w:lang w:val="en-US" w:eastAsia="hu-HU"/>
        </w:rPr>
      </w:pPr>
      <w:r w:rsidRPr="2E0103E2">
        <w:rPr>
          <w:rFonts w:cs="Arial"/>
          <w:lang w:val="en-US" w:eastAsia="hu-HU"/>
        </w:rPr>
        <w:t>The other fields listed are already existing one</w:t>
      </w:r>
      <w:r w:rsidRPr="2E0103E2" w:rsidR="00F32DE4">
        <w:rPr>
          <w:rFonts w:cs="Arial"/>
          <w:lang w:val="en-US" w:eastAsia="hu-HU"/>
        </w:rPr>
        <w:t>s</w:t>
      </w:r>
      <w:r w:rsidRPr="2E0103E2">
        <w:rPr>
          <w:rFonts w:cs="Arial"/>
          <w:lang w:val="en-US" w:eastAsia="hu-HU"/>
        </w:rPr>
        <w:t xml:space="preserve"> which will be </w:t>
      </w:r>
      <w:r w:rsidRPr="2E0103E2" w:rsidR="00314635">
        <w:rPr>
          <w:rFonts w:cs="Arial"/>
          <w:lang w:val="en-US" w:eastAsia="hu-HU"/>
        </w:rPr>
        <w:t>re</w:t>
      </w:r>
      <w:r w:rsidRPr="2E0103E2">
        <w:rPr>
          <w:rFonts w:cs="Arial"/>
          <w:lang w:val="en-US" w:eastAsia="hu-HU"/>
        </w:rPr>
        <w:t>used</w:t>
      </w:r>
      <w:r w:rsidRPr="2E0103E2" w:rsidR="00314635">
        <w:rPr>
          <w:rFonts w:cs="Arial"/>
          <w:lang w:val="en-US" w:eastAsia="hu-HU"/>
        </w:rPr>
        <w:t>.</w:t>
      </w:r>
      <w:ins w:author="Huszka Fruzsina (UniCredit)" w:date="2025-04-03T07:48:00Z" w:id="187">
        <w:r w:rsidRPr="2E0103E2" w:rsidR="0FF8A106">
          <w:rPr>
            <w:rFonts w:cs="Arial"/>
            <w:lang w:val="en-US" w:eastAsia="hu-HU"/>
          </w:rPr>
          <w:t xml:space="preserve"> Oracle will send the values in a fo</w:t>
        </w:r>
      </w:ins>
      <w:ins w:author="Huszka Fruzsina (UniCredit)" w:date="2025-04-03T11:47:00Z" w:id="188">
        <w:r w:rsidRPr="2E0103E2" w:rsidR="5F6B9EB0">
          <w:rPr>
            <w:rFonts w:cs="Arial"/>
            <w:lang w:val="en-US" w:eastAsia="hu-HU"/>
          </w:rPr>
          <w:t>r</w:t>
        </w:r>
      </w:ins>
      <w:ins w:author="Huszka Fruzsina (UniCredit)" w:date="2025-04-03T07:48:00Z" w:id="189">
        <w:r w:rsidRPr="2E0103E2" w:rsidR="0FF8A106">
          <w:rPr>
            <w:rFonts w:cs="Arial"/>
            <w:lang w:val="en-US" w:eastAsia="hu-HU"/>
          </w:rPr>
          <w:t>mat which respects the existing CORE02 field’s format.</w:t>
        </w:r>
      </w:ins>
    </w:p>
    <w:p w:rsidRPr="00C761C2" w:rsidR="00726879" w:rsidP="6C1ABEE9" w:rsidRDefault="0FF8A106" w14:paraId="406A889B" w14:textId="5D5F9D72">
      <w:pPr>
        <w:pStyle w:val="ListParagraph"/>
        <w:rPr>
          <w:ins w:author="Huszka Fruzsina (UniCredit)" w:date="2025-04-03T07:51:00Z" w:id="190"/>
          <w:rFonts w:cs="Arial"/>
          <w:lang w:val="en-US" w:eastAsia="hu-HU"/>
        </w:rPr>
      </w:pPr>
      <w:ins w:author="Huszka Fruzsina (UniCredit)" w:date="2025-04-03T07:49:00Z" w:id="191">
        <w:r w:rsidRPr="6C1ABEE9">
          <w:rPr>
            <w:rFonts w:cs="Arial"/>
            <w:lang w:val="en-US" w:eastAsia="hu-HU"/>
          </w:rPr>
          <w:t xml:space="preserve">Oracle is </w:t>
        </w:r>
        <w:r w:rsidRPr="6C1ABEE9" w:rsidR="1419C461">
          <w:rPr>
            <w:rFonts w:cs="Arial"/>
            <w:lang w:val="en-US" w:eastAsia="hu-HU"/>
          </w:rPr>
          <w:t xml:space="preserve">considered as </w:t>
        </w:r>
        <w:r w:rsidRPr="6C1ABEE9">
          <w:rPr>
            <w:rFonts w:cs="Arial"/>
            <w:lang w:val="en-US" w:eastAsia="hu-HU"/>
          </w:rPr>
          <w:t xml:space="preserve">the owner of the </w:t>
        </w:r>
        <w:r w:rsidRPr="6C1ABEE9" w:rsidR="0B421773">
          <w:rPr>
            <w:rFonts w:cs="Arial"/>
            <w:lang w:val="en-US" w:eastAsia="hu-HU"/>
          </w:rPr>
          <w:t>values</w:t>
        </w:r>
      </w:ins>
      <w:ins w:author="Huszka Fruzsina (UniCredit)" w:date="2025-04-03T07:51:00Z" w:id="192">
        <w:r w:rsidRPr="6C1ABEE9" w:rsidR="5659BE56">
          <w:rPr>
            <w:rFonts w:cs="Arial"/>
            <w:lang w:val="en-US" w:eastAsia="hu-HU"/>
          </w:rPr>
          <w:t xml:space="preserve"> hence</w:t>
        </w:r>
      </w:ins>
      <w:ins w:author="Huszka Fruzsina (UniCredit)" w:date="2025-04-03T07:49:00Z" w:id="193">
        <w:r w:rsidRPr="6C1ABEE9" w:rsidR="0B421773">
          <w:rPr>
            <w:rFonts w:cs="Arial"/>
            <w:lang w:val="en-US" w:eastAsia="hu-HU"/>
          </w:rPr>
          <w:t xml:space="preserve"> static table</w:t>
        </w:r>
      </w:ins>
      <w:ins w:author="Huszka Fruzsina (UniCredit)" w:date="2025-04-03T07:50:00Z" w:id="194">
        <w:r w:rsidRPr="6C1ABEE9" w:rsidR="3174B684">
          <w:rPr>
            <w:rFonts w:cs="Arial"/>
            <w:lang w:val="en-US" w:eastAsia="hu-HU"/>
          </w:rPr>
          <w:t>s</w:t>
        </w:r>
      </w:ins>
      <w:ins w:author="Huszka Fruzsina (UniCredit)" w:date="2025-04-03T07:49:00Z" w:id="195">
        <w:r w:rsidRPr="6C1ABEE9" w:rsidR="0B421773">
          <w:rPr>
            <w:rFonts w:cs="Arial"/>
            <w:lang w:val="en-US" w:eastAsia="hu-HU"/>
          </w:rPr>
          <w:t xml:space="preserve"> and the maintenance of static</w:t>
        </w:r>
        <w:r w:rsidRPr="6C1ABEE9" w:rsidR="30F672BD">
          <w:rPr>
            <w:rFonts w:cs="Arial"/>
            <w:lang w:val="en-US" w:eastAsia="hu-HU"/>
          </w:rPr>
          <w:t xml:space="preserve"> table </w:t>
        </w:r>
      </w:ins>
      <w:ins w:author="Huszka Fruzsina (UniCredit)" w:date="2025-04-03T07:50:00Z" w:id="196">
        <w:r w:rsidRPr="6C1ABEE9" w:rsidR="64508E87">
          <w:rPr>
            <w:rFonts w:cs="Arial"/>
            <w:lang w:val="en-US" w:eastAsia="hu-HU"/>
          </w:rPr>
          <w:t>of available values</w:t>
        </w:r>
      </w:ins>
      <w:ins w:author="Huszka Fruzsina (UniCredit)" w:date="2025-04-03T07:51:00Z" w:id="197">
        <w:r w:rsidRPr="6C1ABEE9" w:rsidR="54D6C3B5">
          <w:rPr>
            <w:rFonts w:cs="Arial"/>
            <w:lang w:val="en-US" w:eastAsia="hu-HU"/>
          </w:rPr>
          <w:t xml:space="preserve"> on CORE02 side is not requested, will not be present.</w:t>
        </w:r>
      </w:ins>
    </w:p>
    <w:p w:rsidR="54D6C3B5" w:rsidP="6C1ABEE9" w:rsidRDefault="54D6C3B5" w14:paraId="44472CF2" w14:textId="314FB776">
      <w:pPr>
        <w:pStyle w:val="ListParagraph"/>
        <w:rPr>
          <w:rFonts w:cs="Arial"/>
          <w:lang w:val="en-US" w:eastAsia="hu-HU"/>
        </w:rPr>
      </w:pPr>
      <w:ins w:author="Huszka Fruzsina (UniCredit)" w:date="2025-04-03T07:51:00Z" w:id="198">
        <w:r w:rsidRPr="6C1ABEE9">
          <w:rPr>
            <w:rFonts w:cs="Arial"/>
            <w:lang w:val="en-US" w:eastAsia="hu-HU"/>
          </w:rPr>
          <w:t xml:space="preserve">CORE02 will </w:t>
        </w:r>
      </w:ins>
      <w:ins w:author="Huszka Fruzsina (UniCredit)" w:date="2025-04-03T07:52:00Z" w:id="199">
        <w:r w:rsidRPr="6C1ABEE9">
          <w:rPr>
            <w:rFonts w:cs="Arial"/>
            <w:lang w:val="en-US" w:eastAsia="hu-HU"/>
          </w:rPr>
          <w:t>store the values as recieved.</w:t>
        </w:r>
      </w:ins>
    </w:p>
    <w:p w:rsidR="00726879" w:rsidP="00023D8E" w:rsidRDefault="00023D8E" w14:paraId="116E589A" w14:textId="0054FAEA">
      <w:pPr>
        <w:pStyle w:val="ListParagraph"/>
        <w:jc w:val="both"/>
        <w:rPr>
          <w:rFonts w:cs="Arial"/>
          <w:szCs w:val="20"/>
          <w:lang w:val="hu-HU" w:eastAsia="hu-HU"/>
        </w:rPr>
      </w:pPr>
      <w:r>
        <w:rPr>
          <w:rFonts w:cs="Arial"/>
          <w:szCs w:val="20"/>
          <w:lang w:val="hu-HU" w:eastAsia="hu-HU"/>
        </w:rPr>
        <w:t>There won’t be any initial load for the new fields to be done by CORE02. The assumption is that Oracle will update those via online or batch process.</w:t>
      </w:r>
    </w:p>
    <w:p w:rsidR="00023D8E" w:rsidP="00E97EB4" w:rsidRDefault="00023D8E" w14:paraId="78B2BBFE" w14:textId="38A7A778">
      <w:pPr>
        <w:pStyle w:val="ListParagraph"/>
        <w:rPr>
          <w:rFonts w:cs="Arial"/>
          <w:szCs w:val="20"/>
          <w:lang w:val="hu-HU" w:eastAsia="hu-HU"/>
        </w:rPr>
      </w:pPr>
      <w:r>
        <w:rPr>
          <w:rFonts w:cs="Arial"/>
          <w:szCs w:val="20"/>
          <w:lang w:val="hu-HU" w:eastAsia="hu-HU"/>
        </w:rPr>
        <w:t>Also no data conversion of the existing field’s/existing values will happen by CORE02.</w:t>
      </w:r>
    </w:p>
    <w:p w:rsidR="00023D8E" w:rsidP="00E97EB4" w:rsidRDefault="00023D8E" w14:paraId="51A33A31" w14:textId="77777777">
      <w:pPr>
        <w:pStyle w:val="ListParagraph"/>
        <w:rPr>
          <w:rFonts w:cs="Arial"/>
          <w:szCs w:val="20"/>
          <w:lang w:val="hu-HU" w:eastAsia="hu-HU"/>
        </w:rPr>
      </w:pPr>
    </w:p>
    <w:p w:rsidRPr="00C761C2" w:rsidR="0022237B" w:rsidP="00E97EB4" w:rsidRDefault="0022237B" w14:paraId="422B6B5B" w14:textId="30B4E151">
      <w:pPr>
        <w:pStyle w:val="ListParagraph"/>
        <w:rPr>
          <w:rFonts w:cs="Arial"/>
          <w:szCs w:val="20"/>
          <w:lang w:val="hu-HU" w:eastAsia="hu-HU"/>
        </w:rPr>
      </w:pPr>
      <w:r>
        <w:rPr>
          <w:rFonts w:cs="Arial"/>
          <w:szCs w:val="20"/>
          <w:lang w:val="hu-HU" w:eastAsia="hu-HU"/>
        </w:rPr>
        <w:t>The field</w:t>
      </w:r>
      <w:r w:rsidR="00E90AC7">
        <w:rPr>
          <w:rFonts w:cs="Arial"/>
          <w:szCs w:val="20"/>
          <w:lang w:val="hu-HU" w:eastAsia="hu-HU"/>
        </w:rPr>
        <w:t>s</w:t>
      </w:r>
      <w:r>
        <w:rPr>
          <w:rFonts w:cs="Arial"/>
          <w:szCs w:val="20"/>
          <w:lang w:val="hu-HU" w:eastAsia="hu-HU"/>
        </w:rPr>
        <w:t xml:space="preserve"> </w:t>
      </w:r>
      <w:r w:rsidR="00E90AC7">
        <w:rPr>
          <w:rFonts w:cs="Arial"/>
          <w:szCs w:val="20"/>
          <w:lang w:val="hu-HU" w:eastAsia="hu-HU"/>
        </w:rPr>
        <w:t xml:space="preserve">in </w:t>
      </w:r>
      <w:r>
        <w:rPr>
          <w:rFonts w:cs="Arial"/>
          <w:szCs w:val="20"/>
          <w:lang w:val="hu-HU" w:eastAsia="hu-HU"/>
        </w:rPr>
        <w:t>detail</w:t>
      </w:r>
      <w:r w:rsidR="00E90AC7">
        <w:rPr>
          <w:rFonts w:cs="Arial"/>
          <w:szCs w:val="20"/>
          <w:lang w:val="hu-HU" w:eastAsia="hu-HU"/>
        </w:rPr>
        <w:t>:</w:t>
      </w:r>
    </w:p>
    <w:p w:rsidR="00E90AC7" w:rsidP="00E90AC7" w:rsidRDefault="00E90AC7" w14:paraId="62658851" w14:textId="77777777">
      <w:pPr>
        <w:ind w:left="720"/>
        <w:jc w:val="both"/>
        <w:textAlignment w:val="center"/>
        <w:rPr>
          <w:rFonts w:cs="Arial"/>
          <w:szCs w:val="20"/>
          <w:lang w:val="hu-HU" w:eastAsia="hu-HU"/>
        </w:rPr>
      </w:pPr>
    </w:p>
    <w:p w:rsidRPr="000E5F77" w:rsidR="00E97EB4" w:rsidP="00A00E75" w:rsidRDefault="00E97EB4" w14:paraId="0C13ABD4" w14:textId="11F796EC">
      <w:pPr>
        <w:ind w:left="720" w:firstLine="273"/>
        <w:jc w:val="both"/>
        <w:textAlignment w:val="center"/>
        <w:rPr>
          <w:rFonts w:cs="Arial"/>
          <w:szCs w:val="20"/>
          <w:u w:val="single"/>
          <w:lang w:val="cs-CZ" w:eastAsia="hu-HU"/>
        </w:rPr>
      </w:pPr>
      <w:commentRangeStart w:id="200"/>
      <w:commentRangeStart w:id="201"/>
      <w:commentRangeStart w:id="202"/>
      <w:commentRangeStart w:id="203"/>
      <w:commentRangeStart w:id="204"/>
      <w:commentRangeStart w:id="205"/>
      <w:commentRangeStart w:id="206"/>
      <w:commentRangeStart w:id="207"/>
      <w:commentRangeStart w:id="208"/>
      <w:r w:rsidRPr="00E90AC7">
        <w:rPr>
          <w:rFonts w:cs="Arial"/>
          <w:szCs w:val="20"/>
          <w:u w:val="single"/>
          <w:lang w:val="hu-HU" w:eastAsia="hu-HU"/>
        </w:rPr>
        <w:t>KYC status</w:t>
      </w:r>
      <w:commentRangeEnd w:id="200"/>
      <w:r w:rsidR="000E5F77">
        <w:rPr>
          <w:rStyle w:val="CommentReference"/>
        </w:rPr>
        <w:commentReference w:id="200"/>
      </w:r>
      <w:commentRangeEnd w:id="201"/>
      <w:r w:rsidR="0096791D">
        <w:rPr>
          <w:rStyle w:val="CommentReference"/>
        </w:rPr>
        <w:commentReference w:id="201"/>
      </w:r>
      <w:commentRangeEnd w:id="202"/>
      <w:r w:rsidR="00155899">
        <w:rPr>
          <w:rStyle w:val="CommentReference"/>
        </w:rPr>
        <w:commentReference w:id="202"/>
      </w:r>
      <w:commentRangeEnd w:id="203"/>
      <w:r w:rsidR="00153EC5">
        <w:rPr>
          <w:rStyle w:val="CommentReference"/>
        </w:rPr>
        <w:commentReference w:id="203"/>
      </w:r>
      <w:commentRangeEnd w:id="204"/>
      <w:r w:rsidR="00EC2B57">
        <w:rPr>
          <w:rStyle w:val="CommentReference"/>
        </w:rPr>
        <w:commentReference w:id="204"/>
      </w:r>
      <w:commentRangeEnd w:id="205"/>
      <w:r w:rsidR="00942285">
        <w:rPr>
          <w:rStyle w:val="CommentReference"/>
        </w:rPr>
        <w:commentReference w:id="205"/>
      </w:r>
      <w:commentRangeEnd w:id="206"/>
      <w:r w:rsidR="00342C8F">
        <w:rPr>
          <w:rStyle w:val="CommentReference"/>
        </w:rPr>
        <w:commentReference w:id="206"/>
      </w:r>
      <w:commentRangeEnd w:id="207"/>
      <w:r w:rsidR="001A4AFA">
        <w:rPr>
          <w:rStyle w:val="CommentReference"/>
        </w:rPr>
        <w:commentReference w:id="207"/>
      </w:r>
      <w:commentRangeEnd w:id="208"/>
      <w:r w:rsidR="00175831">
        <w:rPr>
          <w:rStyle w:val="CommentReference"/>
        </w:rPr>
        <w:commentReference w:id="208"/>
      </w:r>
    </w:p>
    <w:p w:rsidR="00E90AC7" w:rsidP="00A00E75" w:rsidRDefault="00E90AC7" w14:paraId="2623634B" w14:textId="36A4FF7A">
      <w:pPr>
        <w:pStyle w:val="ListParagraph"/>
        <w:numPr>
          <w:ilvl w:val="2"/>
          <w:numId w:val="28"/>
        </w:numPr>
        <w:ind w:left="1560" w:hanging="284"/>
        <w:jc w:val="both"/>
        <w:textAlignment w:val="center"/>
        <w:rPr>
          <w:rFonts w:cs="Arial"/>
          <w:szCs w:val="20"/>
          <w:lang w:val="hu-HU" w:eastAsia="hu-HU"/>
        </w:rPr>
      </w:pPr>
      <w:r w:rsidRPr="00C761C2">
        <w:rPr>
          <w:rFonts w:cs="Arial"/>
          <w:szCs w:val="20"/>
          <w:lang w:val="hu-HU" w:eastAsia="hu-HU"/>
        </w:rPr>
        <w:t>New field in BMF00XUD</w:t>
      </w:r>
    </w:p>
    <w:p w:rsidRPr="00C10996" w:rsidR="00E97EB4" w:rsidP="6C1ABEE9" w:rsidRDefault="00C10996" w14:paraId="2C0C3453" w14:textId="0DB8E29C">
      <w:pPr>
        <w:pStyle w:val="ListParagraph"/>
        <w:numPr>
          <w:ilvl w:val="2"/>
          <w:numId w:val="28"/>
        </w:numPr>
        <w:ind w:left="1560" w:hanging="284"/>
        <w:jc w:val="both"/>
        <w:textAlignment w:val="center"/>
        <w:rPr>
          <w:ins w:author="Huszka Fruzsina (UniCredit)" w:date="2025-04-01T15:10:00Z" w:id="213"/>
          <w:rFonts w:cs="Arial"/>
          <w:lang w:val="hu-HU" w:eastAsia="hu-HU"/>
        </w:rPr>
      </w:pPr>
      <w:r w:rsidRPr="6C1ABEE9">
        <w:rPr>
          <w:rFonts w:cs="Arial"/>
          <w:lang w:val="hu-HU" w:eastAsia="hu-HU"/>
        </w:rPr>
        <w:t xml:space="preserve">Empty value is allowed for </w:t>
      </w:r>
      <w:r w:rsidRPr="6C1ABEE9" w:rsidR="00E97EB4">
        <w:rPr>
          <w:rFonts w:cs="Arial"/>
          <w:lang w:val="hu-HU" w:eastAsia="hu-HU"/>
        </w:rPr>
        <w:t>not yet populated value</w:t>
      </w:r>
      <w:r w:rsidRPr="6C1ABEE9">
        <w:rPr>
          <w:rFonts w:cs="Arial"/>
          <w:lang w:val="hu-HU" w:eastAsia="hu-HU"/>
        </w:rPr>
        <w:t xml:space="preserve"> (default)</w:t>
      </w:r>
    </w:p>
    <w:p w:rsidR="2FD9ABA8" w:rsidP="6C1ABEE9" w:rsidRDefault="2FD9ABA8" w14:paraId="088073AA" w14:textId="745D4554">
      <w:pPr>
        <w:pStyle w:val="ListParagraph"/>
        <w:numPr>
          <w:ilvl w:val="2"/>
          <w:numId w:val="28"/>
        </w:numPr>
        <w:ind w:left="1560" w:hanging="284"/>
        <w:jc w:val="both"/>
        <w:rPr>
          <w:ins w:author="Huszka Fruzsina (UniCredit)" w:date="2025-04-01T15:11:00Z" w:id="214"/>
          <w:rFonts w:cs="Arial"/>
          <w:lang w:val="hu-HU" w:eastAsia="hu-HU"/>
        </w:rPr>
      </w:pPr>
      <w:ins w:author="Huszka Fruzsina (UniCredit)" w:date="2025-04-01T15:10:00Z" w:id="215">
        <w:r w:rsidRPr="6C1ABEE9">
          <w:rPr>
            <w:rFonts w:cs="Arial"/>
            <w:lang w:val="hu-HU" w:eastAsia="hu-HU"/>
          </w:rPr>
          <w:t>CORE02 will store the value</w:t>
        </w:r>
      </w:ins>
      <w:ins w:author="Huszka Fruzsina (UniCredit)" w:date="2025-04-01T15:11:00Z" w:id="216">
        <w:r w:rsidRPr="6C1ABEE9">
          <w:rPr>
            <w:rFonts w:cs="Arial"/>
            <w:lang w:val="hu-HU" w:eastAsia="hu-HU"/>
          </w:rPr>
          <w:t>s as Oracle populates (CHAR).</w:t>
        </w:r>
      </w:ins>
    </w:p>
    <w:p w:rsidR="2FD9ABA8" w:rsidP="6C1ABEE9" w:rsidRDefault="2FD9ABA8" w14:paraId="72FDA629" w14:textId="7004A4C5">
      <w:pPr>
        <w:pStyle w:val="ListParagraph"/>
        <w:numPr>
          <w:ilvl w:val="2"/>
          <w:numId w:val="28"/>
        </w:numPr>
        <w:ind w:left="1560" w:hanging="284"/>
        <w:jc w:val="both"/>
        <w:rPr>
          <w:rFonts w:cs="Arial"/>
          <w:lang w:val="hu-HU" w:eastAsia="hu-HU"/>
        </w:rPr>
      </w:pPr>
      <w:ins w:author="Huszka Fruzsina (UniCredit)" w:date="2025-04-01T15:11:00Z" w:id="217">
        <w:r w:rsidRPr="6C1ABEE9">
          <w:rPr>
            <w:rFonts w:cs="Arial"/>
            <w:lang w:val="hu-HU" w:eastAsia="hu-HU"/>
          </w:rPr>
          <w:t xml:space="preserve">No static table and static table maintenance will be available on CORE02 side </w:t>
        </w:r>
      </w:ins>
    </w:p>
    <w:p w:rsidR="00C10996" w:rsidP="6C1ABEE9" w:rsidRDefault="00C10996" w14:paraId="61916614" w14:textId="7226A1B1">
      <w:pPr>
        <w:pStyle w:val="ListParagraph"/>
        <w:numPr>
          <w:ilvl w:val="2"/>
          <w:numId w:val="28"/>
        </w:numPr>
        <w:ind w:left="1560" w:hanging="284"/>
        <w:jc w:val="both"/>
        <w:textAlignment w:val="center"/>
        <w:rPr>
          <w:del w:author="Huszka Fruzsina (UniCredit)" w:date="2025-04-01T15:10:00Z" w:id="218"/>
          <w:rFonts w:cs="Arial"/>
          <w:lang w:val="hu-HU" w:eastAsia="hu-HU"/>
        </w:rPr>
      </w:pPr>
      <w:del w:author="Huszka Fruzsina (UniCredit)" w:date="2025-04-01T15:10:00Z" w:id="219">
        <w:r w:rsidRPr="6C1ABEE9" w:rsidDel="00C10996">
          <w:rPr>
            <w:rFonts w:cs="Arial"/>
            <w:lang w:val="hu-HU" w:eastAsia="hu-HU"/>
          </w:rPr>
          <w:delText>Create a n</w:delText>
        </w:r>
        <w:r w:rsidRPr="6C1ABEE9" w:rsidDel="00E97EB4">
          <w:rPr>
            <w:rFonts w:cs="Arial"/>
            <w:lang w:val="hu-HU" w:eastAsia="hu-HU"/>
          </w:rPr>
          <w:delText xml:space="preserve">ew static table for </w:delText>
        </w:r>
        <w:bookmarkStart w:name="_Hlk171084444" w:id="220"/>
        <w:r w:rsidRPr="6C1ABEE9" w:rsidDel="00E97EB4">
          <w:rPr>
            <w:rFonts w:cs="Arial"/>
            <w:lang w:val="hu-HU" w:eastAsia="hu-HU"/>
          </w:rPr>
          <w:delText>storing the possible values</w:delText>
        </w:r>
        <w:r w:rsidRPr="6C1ABEE9" w:rsidDel="00C10996">
          <w:rPr>
            <w:rFonts w:cs="Arial"/>
            <w:lang w:val="hu-HU" w:eastAsia="hu-HU"/>
          </w:rPr>
          <w:delText xml:space="preserve"> of the field and the CZ/SK translation. EzY will download the new table.</w:delText>
        </w:r>
      </w:del>
    </w:p>
    <w:p w:rsidR="009D3A09" w:rsidP="6C1ABEE9" w:rsidRDefault="009D3A09" w14:paraId="4F1605E6" w14:textId="77777777">
      <w:pPr>
        <w:pStyle w:val="ListParagraph"/>
        <w:ind w:left="2160"/>
        <w:jc w:val="both"/>
        <w:textAlignment w:val="center"/>
        <w:rPr>
          <w:del w:author="Huszka Fruzsina (UniCredit)" w:date="2025-04-01T15:10:00Z" w:id="221"/>
          <w:rFonts w:cs="Arial"/>
          <w:lang w:val="hu-HU" w:eastAsia="hu-HU"/>
        </w:rPr>
      </w:pPr>
    </w:p>
    <w:p w:rsidRPr="00C10996" w:rsidR="00E97EB4" w:rsidP="6C1ABEE9" w:rsidRDefault="00C10996" w14:paraId="141AEA06" w14:textId="579A5C32">
      <w:pPr>
        <w:pStyle w:val="ListParagraph"/>
        <w:ind w:left="1560"/>
        <w:jc w:val="both"/>
        <w:textAlignment w:val="center"/>
        <w:rPr>
          <w:del w:author="Huszka Fruzsina (UniCredit)" w:date="2025-04-01T15:10:00Z" w:id="222"/>
          <w:rFonts w:cs="Arial"/>
          <w:lang w:val="hu-HU" w:eastAsia="hu-HU"/>
        </w:rPr>
      </w:pPr>
      <w:del w:author="Huszka Fruzsina (UniCredit)" w:date="2025-04-01T15:10:00Z" w:id="223">
        <w:r w:rsidRPr="6C1ABEE9" w:rsidDel="00C10996">
          <w:rPr>
            <w:rFonts w:cs="Arial"/>
            <w:lang w:val="hu-HU" w:eastAsia="hu-HU"/>
          </w:rPr>
          <w:delText>Format of the table:</w:delText>
        </w:r>
      </w:del>
    </w:p>
    <w:tbl>
      <w:tblPr>
        <w:tblStyle w:val="TableGrid"/>
        <w:tblW w:w="0" w:type="auto"/>
        <w:tblInd w:w="1572"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ook w:val="04A0" w:firstRow="1" w:lastRow="0" w:firstColumn="1" w:lastColumn="0" w:noHBand="0" w:noVBand="1"/>
      </w:tblPr>
      <w:tblGrid>
        <w:gridCol w:w="1400"/>
        <w:gridCol w:w="2268"/>
        <w:gridCol w:w="1659"/>
        <w:gridCol w:w="1743"/>
      </w:tblGrid>
      <w:tr w:rsidRPr="00C761C2" w:rsidR="002122B5" w:rsidTr="6C1ABEE9" w14:paraId="232C5C92" w14:textId="77777777">
        <w:trPr>
          <w:trHeight w:val="300"/>
          <w:del w:author="Huszka Fruzsina (UniCredit)" w:date="2025-04-01T15:10:00Z" w:id="224"/>
        </w:trPr>
        <w:tc>
          <w:tcPr>
            <w:tcW w:w="1400" w:type="dxa"/>
          </w:tcPr>
          <w:p w:rsidRPr="00C761C2" w:rsidR="00E97EB4" w:rsidRDefault="00E97EB4" w14:paraId="67909F40" w14:textId="77777777">
            <w:pPr>
              <w:pStyle w:val="ListParagraph"/>
              <w:ind w:left="0"/>
              <w:textAlignment w:val="center"/>
              <w:rPr>
                <w:rFonts w:cs="Arial"/>
                <w:b/>
                <w:bCs/>
                <w:szCs w:val="20"/>
                <w:lang w:val="hu-HU" w:eastAsia="hu-HU"/>
              </w:rPr>
            </w:pPr>
            <w:r w:rsidRPr="00C761C2">
              <w:rPr>
                <w:rFonts w:cs="Arial"/>
                <w:b/>
                <w:bCs/>
                <w:szCs w:val="20"/>
                <w:lang w:val="hu-HU" w:eastAsia="hu-HU"/>
              </w:rPr>
              <w:t>KYC status code</w:t>
            </w:r>
          </w:p>
        </w:tc>
        <w:tc>
          <w:tcPr>
            <w:tcW w:w="2268" w:type="dxa"/>
          </w:tcPr>
          <w:p w:rsidR="002122B5" w:rsidRDefault="00E97EB4" w14:paraId="0E02C058" w14:textId="77777777">
            <w:pPr>
              <w:pStyle w:val="ListParagraph"/>
              <w:ind w:left="0"/>
              <w:textAlignment w:val="center"/>
              <w:rPr>
                <w:rFonts w:cs="Arial"/>
                <w:b/>
                <w:bCs/>
                <w:szCs w:val="20"/>
                <w:lang w:val="hu-HU" w:eastAsia="hu-HU"/>
              </w:rPr>
            </w:pPr>
            <w:r w:rsidRPr="00C761C2">
              <w:rPr>
                <w:rFonts w:cs="Arial"/>
                <w:b/>
                <w:bCs/>
                <w:szCs w:val="20"/>
                <w:lang w:val="hu-HU" w:eastAsia="hu-HU"/>
              </w:rPr>
              <w:t>KYC status</w:t>
            </w:r>
          </w:p>
          <w:p w:rsidRPr="00C761C2" w:rsidR="00E97EB4" w:rsidRDefault="00750C14" w14:paraId="323A477F" w14:textId="77583554">
            <w:pPr>
              <w:pStyle w:val="ListParagraph"/>
              <w:ind w:left="0"/>
              <w:textAlignment w:val="center"/>
              <w:rPr>
                <w:rFonts w:cs="Arial"/>
                <w:b/>
                <w:bCs/>
                <w:szCs w:val="20"/>
                <w:lang w:val="hu-HU" w:eastAsia="hu-HU"/>
              </w:rPr>
            </w:pPr>
            <w:r>
              <w:rPr>
                <w:rFonts w:cs="Arial"/>
                <w:b/>
                <w:bCs/>
                <w:szCs w:val="20"/>
                <w:lang w:val="hu-HU" w:eastAsia="hu-HU"/>
              </w:rPr>
              <w:t xml:space="preserve">EN </w:t>
            </w:r>
            <w:r w:rsidRPr="00C761C2" w:rsidR="00E97EB4">
              <w:rPr>
                <w:rFonts w:cs="Arial"/>
                <w:b/>
                <w:bCs/>
                <w:szCs w:val="20"/>
                <w:lang w:val="hu-HU" w:eastAsia="hu-HU"/>
              </w:rPr>
              <w:t>description</w:t>
            </w:r>
          </w:p>
        </w:tc>
        <w:tc>
          <w:tcPr>
            <w:tcW w:w="1659" w:type="dxa"/>
          </w:tcPr>
          <w:p w:rsidR="00750C14" w:rsidRDefault="00750C14" w14:paraId="18901044" w14:textId="16E24215">
            <w:pPr>
              <w:pStyle w:val="ListParagraph"/>
              <w:ind w:left="0"/>
              <w:textAlignment w:val="center"/>
              <w:rPr>
                <w:rFonts w:cs="Arial"/>
                <w:b/>
                <w:bCs/>
                <w:szCs w:val="20"/>
                <w:lang w:val="hu-HU" w:eastAsia="hu-HU"/>
              </w:rPr>
            </w:pPr>
            <w:r>
              <w:rPr>
                <w:rFonts w:cs="Arial"/>
                <w:b/>
                <w:bCs/>
                <w:szCs w:val="20"/>
                <w:lang w:val="hu-HU" w:eastAsia="hu-HU"/>
              </w:rPr>
              <w:t>KYC status</w:t>
            </w:r>
          </w:p>
          <w:p w:rsidRPr="00C761C2" w:rsidR="00E97EB4" w:rsidRDefault="00E97EB4" w14:paraId="00D5A689" w14:textId="13149B22">
            <w:pPr>
              <w:pStyle w:val="ListParagraph"/>
              <w:ind w:left="0"/>
              <w:textAlignment w:val="center"/>
              <w:rPr>
                <w:rFonts w:cs="Arial"/>
                <w:b/>
                <w:bCs/>
                <w:szCs w:val="20"/>
                <w:lang w:val="hu-HU" w:eastAsia="hu-HU"/>
              </w:rPr>
            </w:pPr>
            <w:r w:rsidRPr="00C761C2">
              <w:rPr>
                <w:rFonts w:cs="Arial"/>
                <w:b/>
                <w:bCs/>
                <w:szCs w:val="20"/>
                <w:lang w:val="hu-HU" w:eastAsia="hu-HU"/>
              </w:rPr>
              <w:t>CZ description</w:t>
            </w:r>
          </w:p>
        </w:tc>
        <w:tc>
          <w:tcPr>
            <w:tcW w:w="1743" w:type="dxa"/>
          </w:tcPr>
          <w:p w:rsidR="00750C14" w:rsidRDefault="00750C14" w14:paraId="297A9DE7" w14:textId="77777777">
            <w:pPr>
              <w:pStyle w:val="ListParagraph"/>
              <w:ind w:left="0"/>
              <w:textAlignment w:val="center"/>
              <w:rPr>
                <w:rFonts w:cs="Arial"/>
                <w:b/>
                <w:bCs/>
                <w:szCs w:val="20"/>
                <w:lang w:val="hu-HU" w:eastAsia="hu-HU"/>
              </w:rPr>
            </w:pPr>
            <w:r>
              <w:rPr>
                <w:rFonts w:cs="Arial"/>
                <w:b/>
                <w:bCs/>
                <w:szCs w:val="20"/>
                <w:lang w:val="hu-HU" w:eastAsia="hu-HU"/>
              </w:rPr>
              <w:t>KYC status</w:t>
            </w:r>
          </w:p>
          <w:p w:rsidRPr="00C761C2" w:rsidR="00E97EB4" w:rsidRDefault="00E97EB4" w14:paraId="1F628F9E" w14:textId="33BB09FA">
            <w:pPr>
              <w:pStyle w:val="ListParagraph"/>
              <w:ind w:left="0"/>
              <w:textAlignment w:val="center"/>
              <w:rPr>
                <w:rFonts w:cs="Arial"/>
                <w:b/>
                <w:bCs/>
                <w:szCs w:val="20"/>
                <w:lang w:val="hu-HU" w:eastAsia="hu-HU"/>
              </w:rPr>
            </w:pPr>
            <w:r w:rsidRPr="00C761C2">
              <w:rPr>
                <w:rFonts w:cs="Arial"/>
                <w:b/>
                <w:bCs/>
                <w:szCs w:val="20"/>
                <w:lang w:val="hu-HU" w:eastAsia="hu-HU"/>
              </w:rPr>
              <w:t>SK description</w:t>
            </w:r>
          </w:p>
        </w:tc>
      </w:tr>
      <w:tr w:rsidRPr="00C761C2" w:rsidR="002122B5" w:rsidTr="6C1ABEE9" w14:paraId="4A6F2E81" w14:textId="77777777">
        <w:trPr>
          <w:trHeight w:val="300"/>
          <w:del w:author="Huszka Fruzsina (UniCredit)" w:date="2025-04-01T15:10:00Z" w:id="225"/>
        </w:trPr>
        <w:tc>
          <w:tcPr>
            <w:tcW w:w="1400" w:type="dxa"/>
          </w:tcPr>
          <w:p w:rsidRPr="00C761C2" w:rsidR="00E97EB4" w:rsidRDefault="00E97EB4" w14:paraId="77E8068B" w14:textId="77777777">
            <w:pPr>
              <w:pStyle w:val="ListParagraph"/>
              <w:ind w:left="0"/>
              <w:textAlignment w:val="center"/>
              <w:rPr>
                <w:rFonts w:cs="Arial"/>
                <w:szCs w:val="20"/>
                <w:lang w:val="hu-HU" w:eastAsia="hu-HU"/>
              </w:rPr>
            </w:pPr>
            <w:r w:rsidRPr="00C761C2">
              <w:rPr>
                <w:rFonts w:cs="Arial"/>
                <w:szCs w:val="20"/>
                <w:lang w:val="hu-HU" w:eastAsia="hu-HU"/>
              </w:rPr>
              <w:t>1</w:t>
            </w:r>
          </w:p>
        </w:tc>
        <w:tc>
          <w:tcPr>
            <w:tcW w:w="2268" w:type="dxa"/>
          </w:tcPr>
          <w:p w:rsidRPr="00C761C2" w:rsidR="00E97EB4" w:rsidRDefault="00E97EB4" w14:paraId="1B4FFF38" w14:textId="77777777">
            <w:pPr>
              <w:pStyle w:val="ListParagraph"/>
              <w:ind w:left="0"/>
              <w:textAlignment w:val="center"/>
              <w:rPr>
                <w:rFonts w:cs="Arial"/>
                <w:szCs w:val="20"/>
                <w:lang w:val="hu-HU" w:eastAsia="hu-HU"/>
              </w:rPr>
            </w:pPr>
            <w:r w:rsidRPr="00C761C2">
              <w:rPr>
                <w:rFonts w:cs="Arial"/>
                <w:szCs w:val="20"/>
                <w:lang w:val="hu-HU" w:eastAsia="hu-HU"/>
              </w:rPr>
              <w:t>Due diligence not valid/not completed</w:t>
            </w:r>
          </w:p>
        </w:tc>
        <w:tc>
          <w:tcPr>
            <w:tcW w:w="1659" w:type="dxa"/>
          </w:tcPr>
          <w:p w:rsidRPr="00C761C2" w:rsidR="00E97EB4" w:rsidRDefault="00E97EB4" w14:paraId="66FEB4D3" w14:textId="77777777">
            <w:pPr>
              <w:pStyle w:val="ListParagraph"/>
              <w:ind w:left="0"/>
              <w:textAlignment w:val="center"/>
              <w:rPr>
                <w:rFonts w:cs="Arial"/>
                <w:szCs w:val="20"/>
                <w:lang w:val="hu-HU" w:eastAsia="hu-HU"/>
              </w:rPr>
            </w:pPr>
          </w:p>
        </w:tc>
        <w:tc>
          <w:tcPr>
            <w:tcW w:w="1743" w:type="dxa"/>
          </w:tcPr>
          <w:p w:rsidRPr="00C761C2" w:rsidR="00E97EB4" w:rsidRDefault="00E97EB4" w14:paraId="546BE64E" w14:textId="77777777">
            <w:pPr>
              <w:pStyle w:val="ListParagraph"/>
              <w:ind w:left="0"/>
              <w:textAlignment w:val="center"/>
              <w:rPr>
                <w:rFonts w:cs="Arial"/>
                <w:szCs w:val="20"/>
                <w:lang w:val="hu-HU" w:eastAsia="hu-HU"/>
              </w:rPr>
            </w:pPr>
          </w:p>
        </w:tc>
      </w:tr>
      <w:tr w:rsidRPr="00C761C2" w:rsidR="002122B5" w:rsidTr="6C1ABEE9" w14:paraId="7E9644DB" w14:textId="77777777">
        <w:trPr>
          <w:trHeight w:val="300"/>
          <w:del w:author="Huszka Fruzsina (UniCredit)" w:date="2025-04-01T15:10:00Z" w:id="226"/>
        </w:trPr>
        <w:tc>
          <w:tcPr>
            <w:tcW w:w="1400" w:type="dxa"/>
          </w:tcPr>
          <w:p w:rsidRPr="00C761C2" w:rsidR="00E97EB4" w:rsidRDefault="00E97EB4" w14:paraId="2657E17B" w14:textId="77777777">
            <w:pPr>
              <w:pStyle w:val="ListParagraph"/>
              <w:ind w:left="0"/>
              <w:textAlignment w:val="center"/>
              <w:rPr>
                <w:rFonts w:cs="Arial"/>
                <w:szCs w:val="20"/>
                <w:lang w:val="hu-HU" w:eastAsia="hu-HU"/>
              </w:rPr>
            </w:pPr>
            <w:r w:rsidRPr="00C761C2">
              <w:rPr>
                <w:rFonts w:cs="Arial"/>
                <w:szCs w:val="20"/>
                <w:lang w:val="hu-HU" w:eastAsia="hu-HU"/>
              </w:rPr>
              <w:t>2</w:t>
            </w:r>
          </w:p>
        </w:tc>
        <w:tc>
          <w:tcPr>
            <w:tcW w:w="2268" w:type="dxa"/>
          </w:tcPr>
          <w:p w:rsidRPr="00C761C2" w:rsidR="00E97EB4" w:rsidRDefault="00E97EB4" w14:paraId="147204A0" w14:textId="77777777">
            <w:pPr>
              <w:pStyle w:val="ListParagraph"/>
              <w:ind w:left="0"/>
              <w:textAlignment w:val="center"/>
              <w:rPr>
                <w:rFonts w:cs="Arial"/>
                <w:szCs w:val="20"/>
                <w:lang w:val="hu-HU" w:eastAsia="hu-HU"/>
              </w:rPr>
            </w:pPr>
            <w:r w:rsidRPr="00C761C2">
              <w:rPr>
                <w:rFonts w:cs="Arial"/>
                <w:szCs w:val="20"/>
                <w:lang w:val="hu-HU" w:eastAsia="hu-HU"/>
              </w:rPr>
              <w:t>KYC in progress</w:t>
            </w:r>
          </w:p>
        </w:tc>
        <w:tc>
          <w:tcPr>
            <w:tcW w:w="1659" w:type="dxa"/>
          </w:tcPr>
          <w:p w:rsidRPr="00C761C2" w:rsidR="00E97EB4" w:rsidRDefault="00E97EB4" w14:paraId="752838E7" w14:textId="77777777">
            <w:pPr>
              <w:pStyle w:val="ListParagraph"/>
              <w:ind w:left="0"/>
              <w:textAlignment w:val="center"/>
              <w:rPr>
                <w:rFonts w:cs="Arial"/>
                <w:szCs w:val="20"/>
                <w:lang w:val="hu-HU" w:eastAsia="hu-HU"/>
              </w:rPr>
            </w:pPr>
          </w:p>
        </w:tc>
        <w:tc>
          <w:tcPr>
            <w:tcW w:w="1743" w:type="dxa"/>
          </w:tcPr>
          <w:p w:rsidRPr="00C761C2" w:rsidR="00E97EB4" w:rsidRDefault="00E97EB4" w14:paraId="231BDA66" w14:textId="77777777">
            <w:pPr>
              <w:pStyle w:val="ListParagraph"/>
              <w:ind w:left="0"/>
              <w:textAlignment w:val="center"/>
              <w:rPr>
                <w:rFonts w:cs="Arial"/>
                <w:szCs w:val="20"/>
                <w:lang w:val="hu-HU" w:eastAsia="hu-HU"/>
              </w:rPr>
            </w:pPr>
          </w:p>
        </w:tc>
      </w:tr>
      <w:tr w:rsidRPr="00C761C2" w:rsidR="002122B5" w:rsidTr="6C1ABEE9" w14:paraId="480ACB08" w14:textId="77777777">
        <w:trPr>
          <w:trHeight w:val="300"/>
          <w:del w:author="Huszka Fruzsina (UniCredit)" w:date="2025-04-01T15:10:00Z" w:id="227"/>
        </w:trPr>
        <w:tc>
          <w:tcPr>
            <w:tcW w:w="1400" w:type="dxa"/>
          </w:tcPr>
          <w:p w:rsidRPr="00C761C2" w:rsidR="00E97EB4" w:rsidRDefault="00E97EB4" w14:paraId="65DC8289" w14:textId="77777777">
            <w:pPr>
              <w:textAlignment w:val="center"/>
              <w:rPr>
                <w:rFonts w:cs="Arial"/>
                <w:szCs w:val="20"/>
                <w:lang w:val="hu-HU" w:eastAsia="hu-HU"/>
              </w:rPr>
            </w:pPr>
            <w:r w:rsidRPr="00C761C2">
              <w:rPr>
                <w:rFonts w:cs="Arial"/>
                <w:szCs w:val="20"/>
                <w:lang w:val="hu-HU" w:eastAsia="hu-HU"/>
              </w:rPr>
              <w:t>3</w:t>
            </w:r>
          </w:p>
        </w:tc>
        <w:tc>
          <w:tcPr>
            <w:tcW w:w="2268" w:type="dxa"/>
          </w:tcPr>
          <w:p w:rsidRPr="00C761C2" w:rsidR="00E97EB4" w:rsidRDefault="00E97EB4" w14:paraId="5788C112" w14:textId="77777777">
            <w:pPr>
              <w:textAlignment w:val="center"/>
              <w:rPr>
                <w:rFonts w:cs="Arial"/>
                <w:szCs w:val="20"/>
                <w:lang w:val="hu-HU" w:eastAsia="hu-HU"/>
              </w:rPr>
            </w:pPr>
            <w:r w:rsidRPr="00C761C2">
              <w:rPr>
                <w:rFonts w:cs="Arial"/>
                <w:szCs w:val="20"/>
                <w:lang w:val="hu-HU" w:eastAsia="hu-HU"/>
              </w:rPr>
              <w:t>Review in progress</w:t>
            </w:r>
          </w:p>
        </w:tc>
        <w:tc>
          <w:tcPr>
            <w:tcW w:w="1659" w:type="dxa"/>
          </w:tcPr>
          <w:p w:rsidRPr="00C761C2" w:rsidR="00E97EB4" w:rsidRDefault="00E97EB4" w14:paraId="3463C0AF" w14:textId="77777777">
            <w:pPr>
              <w:textAlignment w:val="center"/>
              <w:rPr>
                <w:rFonts w:cs="Arial"/>
                <w:szCs w:val="20"/>
                <w:lang w:val="hu-HU" w:eastAsia="hu-HU"/>
              </w:rPr>
            </w:pPr>
          </w:p>
        </w:tc>
        <w:tc>
          <w:tcPr>
            <w:tcW w:w="1743" w:type="dxa"/>
          </w:tcPr>
          <w:p w:rsidRPr="00C761C2" w:rsidR="00E97EB4" w:rsidRDefault="00E97EB4" w14:paraId="71E3B7B0" w14:textId="77777777">
            <w:pPr>
              <w:textAlignment w:val="center"/>
              <w:rPr>
                <w:rFonts w:cs="Arial"/>
                <w:szCs w:val="20"/>
                <w:lang w:val="hu-HU" w:eastAsia="hu-HU"/>
              </w:rPr>
            </w:pPr>
          </w:p>
        </w:tc>
      </w:tr>
      <w:tr w:rsidRPr="00C761C2" w:rsidR="002122B5" w:rsidTr="6C1ABEE9" w14:paraId="50ED1FE9" w14:textId="77777777">
        <w:trPr>
          <w:trHeight w:val="300"/>
          <w:del w:author="Huszka Fruzsina (UniCredit)" w:date="2025-04-01T15:10:00Z" w:id="228"/>
        </w:trPr>
        <w:tc>
          <w:tcPr>
            <w:tcW w:w="1400" w:type="dxa"/>
          </w:tcPr>
          <w:p w:rsidRPr="00C761C2" w:rsidR="00E97EB4" w:rsidRDefault="00E97EB4" w14:paraId="611BC18E" w14:textId="77777777">
            <w:pPr>
              <w:textAlignment w:val="center"/>
              <w:rPr>
                <w:rFonts w:cs="Arial"/>
                <w:szCs w:val="20"/>
                <w:lang w:val="hu-HU" w:eastAsia="hu-HU"/>
              </w:rPr>
            </w:pPr>
            <w:r w:rsidRPr="00C761C2">
              <w:rPr>
                <w:rFonts w:cs="Arial"/>
                <w:szCs w:val="20"/>
                <w:lang w:val="hu-HU" w:eastAsia="hu-HU"/>
              </w:rPr>
              <w:t>4</w:t>
            </w:r>
          </w:p>
        </w:tc>
        <w:tc>
          <w:tcPr>
            <w:tcW w:w="2268" w:type="dxa"/>
          </w:tcPr>
          <w:p w:rsidRPr="00C761C2" w:rsidR="00E97EB4" w:rsidRDefault="00E97EB4" w14:paraId="00DD41A7" w14:textId="77777777">
            <w:pPr>
              <w:textAlignment w:val="center"/>
              <w:rPr>
                <w:rFonts w:cs="Arial"/>
                <w:szCs w:val="20"/>
                <w:lang w:val="hu-HU" w:eastAsia="hu-HU"/>
              </w:rPr>
            </w:pPr>
            <w:r w:rsidRPr="00C761C2">
              <w:rPr>
                <w:rFonts w:cs="Arial"/>
                <w:szCs w:val="20"/>
                <w:lang w:val="hu-HU" w:eastAsia="hu-HU"/>
              </w:rPr>
              <w:t>KYC review date expired</w:t>
            </w:r>
          </w:p>
        </w:tc>
        <w:tc>
          <w:tcPr>
            <w:tcW w:w="1659" w:type="dxa"/>
          </w:tcPr>
          <w:p w:rsidRPr="00C761C2" w:rsidR="00E97EB4" w:rsidRDefault="00E97EB4" w14:paraId="432C47B5" w14:textId="77777777">
            <w:pPr>
              <w:textAlignment w:val="center"/>
              <w:rPr>
                <w:rFonts w:cs="Arial"/>
                <w:szCs w:val="20"/>
                <w:lang w:val="hu-HU" w:eastAsia="hu-HU"/>
              </w:rPr>
            </w:pPr>
          </w:p>
        </w:tc>
        <w:tc>
          <w:tcPr>
            <w:tcW w:w="1743" w:type="dxa"/>
          </w:tcPr>
          <w:p w:rsidRPr="00C761C2" w:rsidR="00E97EB4" w:rsidRDefault="00E97EB4" w14:paraId="14C7D2C2" w14:textId="77777777">
            <w:pPr>
              <w:textAlignment w:val="center"/>
              <w:rPr>
                <w:rFonts w:cs="Arial"/>
                <w:szCs w:val="20"/>
                <w:lang w:val="hu-HU" w:eastAsia="hu-HU"/>
              </w:rPr>
            </w:pPr>
          </w:p>
        </w:tc>
      </w:tr>
      <w:tr w:rsidRPr="00C761C2" w:rsidR="002122B5" w:rsidTr="6C1ABEE9" w14:paraId="697894F7" w14:textId="77777777">
        <w:trPr>
          <w:trHeight w:val="300"/>
          <w:del w:author="Huszka Fruzsina (UniCredit)" w:date="2025-04-01T15:10:00Z" w:id="229"/>
        </w:trPr>
        <w:tc>
          <w:tcPr>
            <w:tcW w:w="1400" w:type="dxa"/>
          </w:tcPr>
          <w:p w:rsidRPr="00C761C2" w:rsidR="00E97EB4" w:rsidRDefault="00E97EB4" w14:paraId="33EE19C4" w14:textId="77777777">
            <w:pPr>
              <w:textAlignment w:val="center"/>
              <w:rPr>
                <w:rFonts w:cs="Arial"/>
                <w:szCs w:val="20"/>
                <w:lang w:val="hu-HU" w:eastAsia="hu-HU"/>
              </w:rPr>
            </w:pPr>
            <w:r w:rsidRPr="00C761C2">
              <w:rPr>
                <w:rFonts w:cs="Arial"/>
                <w:szCs w:val="20"/>
                <w:lang w:val="hu-HU" w:eastAsia="hu-HU"/>
              </w:rPr>
              <w:t>5</w:t>
            </w:r>
          </w:p>
        </w:tc>
        <w:tc>
          <w:tcPr>
            <w:tcW w:w="2268" w:type="dxa"/>
          </w:tcPr>
          <w:p w:rsidRPr="00C761C2" w:rsidR="00E97EB4" w:rsidRDefault="00E97EB4" w14:paraId="505F522A" w14:textId="77777777">
            <w:pPr>
              <w:textAlignment w:val="center"/>
              <w:rPr>
                <w:rFonts w:cs="Arial"/>
                <w:szCs w:val="20"/>
                <w:lang w:val="hu-HU" w:eastAsia="hu-HU"/>
              </w:rPr>
            </w:pPr>
            <w:r w:rsidRPr="00C761C2">
              <w:rPr>
                <w:rFonts w:cs="Arial"/>
                <w:szCs w:val="20"/>
                <w:lang w:val="hu-HU" w:eastAsia="hu-HU"/>
              </w:rPr>
              <w:t>KYC valid</w:t>
            </w:r>
          </w:p>
        </w:tc>
        <w:tc>
          <w:tcPr>
            <w:tcW w:w="1659" w:type="dxa"/>
          </w:tcPr>
          <w:p w:rsidRPr="00C761C2" w:rsidR="00E97EB4" w:rsidRDefault="00E97EB4" w14:paraId="73DFE68D" w14:textId="77777777">
            <w:pPr>
              <w:textAlignment w:val="center"/>
              <w:rPr>
                <w:rFonts w:cs="Arial"/>
                <w:szCs w:val="20"/>
                <w:lang w:val="hu-HU" w:eastAsia="hu-HU"/>
              </w:rPr>
            </w:pPr>
          </w:p>
        </w:tc>
        <w:tc>
          <w:tcPr>
            <w:tcW w:w="1743" w:type="dxa"/>
          </w:tcPr>
          <w:p w:rsidRPr="00C761C2" w:rsidR="00E97EB4" w:rsidRDefault="00E97EB4" w14:paraId="6F9CB27F" w14:textId="77777777">
            <w:pPr>
              <w:textAlignment w:val="center"/>
              <w:rPr>
                <w:rFonts w:cs="Arial"/>
                <w:szCs w:val="20"/>
                <w:lang w:val="hu-HU" w:eastAsia="hu-HU"/>
              </w:rPr>
            </w:pPr>
          </w:p>
        </w:tc>
      </w:tr>
      <w:tr w:rsidRPr="00C761C2" w:rsidR="002122B5" w:rsidTr="6C1ABEE9" w14:paraId="1D3D5798" w14:textId="77777777">
        <w:trPr>
          <w:trHeight w:val="300"/>
          <w:del w:author="Huszka Fruzsina (UniCredit)" w:date="2025-04-01T15:10:00Z" w:id="230"/>
        </w:trPr>
        <w:tc>
          <w:tcPr>
            <w:tcW w:w="1400" w:type="dxa"/>
          </w:tcPr>
          <w:p w:rsidRPr="00C761C2" w:rsidR="00E97EB4" w:rsidRDefault="00E97EB4" w14:paraId="51F7B80C" w14:textId="77777777">
            <w:pPr>
              <w:textAlignment w:val="center"/>
              <w:rPr>
                <w:rFonts w:cs="Arial"/>
                <w:szCs w:val="20"/>
                <w:lang w:val="hu-HU" w:eastAsia="hu-HU"/>
              </w:rPr>
            </w:pPr>
            <w:r w:rsidRPr="00C761C2">
              <w:rPr>
                <w:rFonts w:cs="Arial"/>
                <w:szCs w:val="20"/>
                <w:lang w:val="hu-HU" w:eastAsia="hu-HU"/>
              </w:rPr>
              <w:t>6</w:t>
            </w:r>
          </w:p>
        </w:tc>
        <w:tc>
          <w:tcPr>
            <w:tcW w:w="2268" w:type="dxa"/>
          </w:tcPr>
          <w:p w:rsidRPr="00C761C2" w:rsidR="00E97EB4" w:rsidRDefault="00E97EB4" w14:paraId="275C88EA" w14:textId="77777777">
            <w:pPr>
              <w:textAlignment w:val="center"/>
              <w:rPr>
                <w:rFonts w:cs="Arial"/>
                <w:szCs w:val="20"/>
                <w:lang w:val="hu-HU" w:eastAsia="hu-HU"/>
              </w:rPr>
            </w:pPr>
            <w:r w:rsidRPr="00C761C2">
              <w:rPr>
                <w:rFonts w:cs="Arial"/>
                <w:szCs w:val="20"/>
                <w:lang w:val="hu-HU" w:eastAsia="hu-HU"/>
              </w:rPr>
              <w:t>Ad hoc KYC review required</w:t>
            </w:r>
          </w:p>
        </w:tc>
        <w:tc>
          <w:tcPr>
            <w:tcW w:w="1659" w:type="dxa"/>
          </w:tcPr>
          <w:p w:rsidRPr="00C761C2" w:rsidR="00E97EB4" w:rsidRDefault="00E97EB4" w14:paraId="23FD49B5" w14:textId="77777777">
            <w:pPr>
              <w:textAlignment w:val="center"/>
              <w:rPr>
                <w:rFonts w:cs="Arial"/>
                <w:szCs w:val="20"/>
                <w:lang w:val="hu-HU" w:eastAsia="hu-HU"/>
              </w:rPr>
            </w:pPr>
          </w:p>
        </w:tc>
        <w:tc>
          <w:tcPr>
            <w:tcW w:w="1743" w:type="dxa"/>
          </w:tcPr>
          <w:p w:rsidRPr="00C761C2" w:rsidR="00E97EB4" w:rsidRDefault="00E97EB4" w14:paraId="47017048" w14:textId="77777777">
            <w:pPr>
              <w:textAlignment w:val="center"/>
              <w:rPr>
                <w:rFonts w:cs="Arial"/>
                <w:szCs w:val="20"/>
                <w:lang w:val="hu-HU" w:eastAsia="hu-HU"/>
              </w:rPr>
            </w:pPr>
          </w:p>
        </w:tc>
      </w:tr>
    </w:tbl>
    <w:bookmarkEnd w:id="220"/>
    <w:p w:rsidRPr="00A00E75" w:rsidR="00A00E75" w:rsidP="6C1ABEE9" w:rsidRDefault="00A00E75" w14:paraId="2C3935CF" w14:textId="005D10BD">
      <w:pPr>
        <w:ind w:left="1560"/>
        <w:jc w:val="both"/>
        <w:textAlignment w:val="center"/>
        <w:rPr>
          <w:del w:author="Huszka Fruzsina (UniCredit)" w:date="2025-04-01T15:10:00Z" w:id="231"/>
          <w:rFonts w:cs="Arial"/>
          <w:lang w:val="hu-HU" w:eastAsia="hu-HU"/>
        </w:rPr>
      </w:pPr>
      <w:del w:author="Huszka Fruzsina (UniCredit)" w:date="2025-04-01T15:10:00Z" w:id="232">
        <w:r w:rsidRPr="6C1ABEE9" w:rsidDel="00A00E75">
          <w:rPr>
            <w:rFonts w:cs="Arial"/>
            <w:lang w:val="hu-HU" w:eastAsia="hu-HU"/>
          </w:rPr>
          <w:delText xml:space="preserve">The initial setup of the table will be provided by the </w:delText>
        </w:r>
        <w:r w:rsidRPr="6C1ABEE9" w:rsidDel="005C0C30">
          <w:rPr>
            <w:rFonts w:cs="Arial"/>
            <w:lang w:val="hu-HU" w:eastAsia="hu-HU"/>
          </w:rPr>
          <w:delText>P</w:delText>
        </w:r>
        <w:r w:rsidRPr="6C1ABEE9" w:rsidDel="00A00E75">
          <w:rPr>
            <w:rFonts w:cs="Arial"/>
            <w:lang w:val="hu-HU" w:eastAsia="hu-HU"/>
          </w:rPr>
          <w:delText>roject and loaded by CORE02 Team</w:delText>
        </w:r>
        <w:r w:rsidRPr="6C1ABEE9" w:rsidDel="00B8425F">
          <w:rPr>
            <w:rFonts w:cs="Arial"/>
            <w:lang w:val="hu-HU" w:eastAsia="hu-HU"/>
          </w:rPr>
          <w:delText>.</w:delText>
        </w:r>
      </w:del>
    </w:p>
    <w:p w:rsidRPr="00493F61" w:rsidR="0029216E" w:rsidP="00493F61" w:rsidRDefault="0029216E" w14:paraId="47943457" w14:textId="33082E6B">
      <w:pPr>
        <w:ind w:left="1560"/>
        <w:jc w:val="both"/>
        <w:textAlignment w:val="center"/>
        <w:rPr>
          <w:del w:author="Huszka Fruzsina (UniCredit)" w:date="2025-04-01T15:10:00Z" w:id="233"/>
          <w:rFonts w:cs="Arial"/>
          <w:lang w:val="en-US" w:eastAsia="hu-HU"/>
        </w:rPr>
      </w:pPr>
      <w:commentRangeStart w:id="234"/>
      <w:commentRangeStart w:id="235"/>
      <w:commentRangeStart w:id="236"/>
      <w:del w:author="Huszka Fruzsina (UniCredit)" w:date="2025-04-01T15:10:00Z" w:id="237">
        <w:r w:rsidRPr="6C1ABEE9" w:rsidDel="0029216E">
          <w:rPr>
            <w:rFonts w:cs="Arial"/>
            <w:lang w:val="en-US" w:eastAsia="hu-HU"/>
          </w:rPr>
          <w:delText>S</w:delText>
        </w:r>
        <w:r w:rsidRPr="6C1ABEE9" w:rsidDel="00E97EB4">
          <w:rPr>
            <w:rFonts w:cs="Arial"/>
            <w:lang w:val="en-US" w:eastAsia="hu-HU"/>
          </w:rPr>
          <w:delText xml:space="preserve">tatic table </w:delText>
        </w:r>
        <w:r w:rsidRPr="6C1ABEE9" w:rsidDel="0029216E">
          <w:rPr>
            <w:rFonts w:cs="Arial"/>
            <w:lang w:val="en-US" w:eastAsia="hu-HU"/>
          </w:rPr>
          <w:delText xml:space="preserve">enquiry and </w:delText>
        </w:r>
        <w:r w:rsidRPr="6C1ABEE9" w:rsidDel="00E97EB4">
          <w:rPr>
            <w:rFonts w:cs="Arial"/>
            <w:lang w:val="en-US" w:eastAsia="hu-HU"/>
          </w:rPr>
          <w:delText xml:space="preserve">maintenance screen </w:delText>
        </w:r>
        <w:r w:rsidRPr="6C1ABEE9" w:rsidDel="0029216E">
          <w:rPr>
            <w:rFonts w:cs="Arial"/>
            <w:lang w:val="en-US" w:eastAsia="hu-HU"/>
          </w:rPr>
          <w:delText>will be available to view and modify the new table.</w:delText>
        </w:r>
        <w:r w:rsidRPr="6C1ABEE9" w:rsidDel="00493F61">
          <w:rPr>
            <w:rFonts w:cs="Arial"/>
            <w:lang w:val="en-US" w:eastAsia="hu-HU"/>
          </w:rPr>
          <w:delText xml:space="preserve"> </w:delText>
        </w:r>
      </w:del>
      <w:commentRangeEnd w:id="234"/>
      <w:r>
        <w:rPr>
          <w:rStyle w:val="CommentReference"/>
        </w:rPr>
        <w:commentReference w:id="234"/>
      </w:r>
      <w:commentRangeEnd w:id="235"/>
      <w:r>
        <w:rPr>
          <w:rStyle w:val="CommentReference"/>
        </w:rPr>
        <w:commentReference w:id="235"/>
      </w:r>
      <w:commentRangeEnd w:id="236"/>
      <w:r>
        <w:rPr>
          <w:rStyle w:val="CommentReference"/>
        </w:rPr>
        <w:commentReference w:id="236"/>
      </w:r>
      <w:del w:author="Huszka Fruzsina (UniCredit)" w:date="2025-04-01T15:10:00Z" w:id="238">
        <w:r w:rsidRPr="6C1ABEE9" w:rsidDel="00493F61">
          <w:rPr>
            <w:rFonts w:cs="Arial"/>
            <w:lang w:val="en-US" w:eastAsia="hu-HU"/>
          </w:rPr>
          <w:delText>See the details later in dedicated section for CORE02 screens.</w:delText>
        </w:r>
      </w:del>
    </w:p>
    <w:p w:rsidR="0029216E" w:rsidP="0029216E" w:rsidRDefault="0029216E" w14:paraId="72543319" w14:textId="1206D73E">
      <w:pPr>
        <w:ind w:left="1416" w:firstLine="144"/>
        <w:jc w:val="both"/>
        <w:textAlignment w:val="center"/>
        <w:rPr>
          <w:rFonts w:cs="Arial"/>
          <w:szCs w:val="20"/>
          <w:lang w:val="hu-HU" w:eastAsia="hu-HU"/>
        </w:rPr>
      </w:pPr>
    </w:p>
    <w:p w:rsidRPr="00760A7D" w:rsidR="00760A7D" w:rsidP="00760A7D" w:rsidRDefault="00760A7D" w14:paraId="561F40E8" w14:textId="176FDB09">
      <w:pPr>
        <w:ind w:left="720" w:firstLine="273"/>
        <w:jc w:val="both"/>
        <w:textAlignment w:val="center"/>
        <w:rPr>
          <w:rFonts w:cs="Arial"/>
          <w:szCs w:val="20"/>
          <w:u w:val="single"/>
          <w:lang w:val="hu-HU" w:eastAsia="hu-HU"/>
        </w:rPr>
      </w:pPr>
      <w:r w:rsidRPr="00760A7D">
        <w:rPr>
          <w:rFonts w:cs="Arial"/>
          <w:szCs w:val="20"/>
          <w:u w:val="single"/>
          <w:lang w:val="hu-HU" w:eastAsia="hu-HU"/>
        </w:rPr>
        <w:t>AML block</w:t>
      </w:r>
    </w:p>
    <w:p w:rsidR="0055638E" w:rsidP="0055638E" w:rsidRDefault="001572BD" w14:paraId="7244B89B" w14:textId="41B949F1">
      <w:pPr>
        <w:pStyle w:val="ListParagraph"/>
        <w:numPr>
          <w:ilvl w:val="2"/>
          <w:numId w:val="28"/>
        </w:numPr>
        <w:ind w:left="1560" w:hanging="284"/>
        <w:jc w:val="both"/>
        <w:textAlignment w:val="center"/>
        <w:rPr>
          <w:rFonts w:cs="Arial"/>
          <w:szCs w:val="20"/>
          <w:lang w:val="hu-HU" w:eastAsia="hu-HU"/>
        </w:rPr>
      </w:pPr>
      <w:r w:rsidRPr="005C0C30">
        <w:rPr>
          <w:rFonts w:cs="Arial"/>
          <w:szCs w:val="20"/>
          <w:lang w:val="hu-HU" w:eastAsia="hu-HU"/>
        </w:rPr>
        <w:t>New field in BMF00XUD</w:t>
      </w:r>
      <w:r w:rsidR="0055638E">
        <w:rPr>
          <w:rFonts w:cs="Arial"/>
          <w:szCs w:val="20"/>
          <w:lang w:val="hu-HU" w:eastAsia="hu-HU"/>
        </w:rPr>
        <w:t>; Y/N flag</w:t>
      </w:r>
      <w:r w:rsidR="001E7682">
        <w:rPr>
          <w:rFonts w:cs="Arial"/>
          <w:szCs w:val="20"/>
          <w:lang w:val="hu-HU" w:eastAsia="hu-HU"/>
        </w:rPr>
        <w:t xml:space="preserve"> (default Y)</w:t>
      </w:r>
    </w:p>
    <w:p w:rsidRPr="005C0C30" w:rsidR="00760A7D" w:rsidP="00760A7D" w:rsidRDefault="00760A7D" w14:paraId="3E295F72" w14:textId="039D1569">
      <w:pPr>
        <w:pStyle w:val="ListParagraph"/>
        <w:numPr>
          <w:ilvl w:val="2"/>
          <w:numId w:val="28"/>
        </w:numPr>
        <w:ind w:left="1560" w:hanging="284"/>
        <w:jc w:val="both"/>
        <w:textAlignment w:val="center"/>
        <w:rPr>
          <w:rFonts w:cs="Arial"/>
          <w:lang w:val="hu-HU" w:eastAsia="hu-HU"/>
        </w:rPr>
      </w:pPr>
      <w:commentRangeStart w:id="239"/>
      <w:commentRangeStart w:id="240"/>
      <w:r w:rsidRPr="588439F7">
        <w:rPr>
          <w:rFonts w:cs="Arial"/>
          <w:lang w:val="hu-HU" w:eastAsia="hu-HU"/>
        </w:rPr>
        <w:t xml:space="preserve">Automatic Note (stored in CAFANP) will be applied/removed to/from client according to the AML block value, see </w:t>
      </w:r>
      <w:r w:rsidRPr="588439F7" w:rsidR="00F22C35">
        <w:rPr>
          <w:rFonts w:cs="Arial"/>
          <w:lang w:val="hu-HU" w:eastAsia="hu-HU"/>
        </w:rPr>
        <w:t>later the exact rules</w:t>
      </w:r>
      <w:commentRangeEnd w:id="239"/>
      <w:r w:rsidR="004635E0">
        <w:rPr>
          <w:rStyle w:val="CommentReference"/>
        </w:rPr>
        <w:commentReference w:id="239"/>
      </w:r>
      <w:commentRangeEnd w:id="240"/>
      <w:r>
        <w:rPr>
          <w:rStyle w:val="CommentReference"/>
        </w:rPr>
        <w:commentReference w:id="240"/>
      </w:r>
    </w:p>
    <w:p w:rsidRPr="005C0C30" w:rsidR="00760A7D" w:rsidP="00760A7D" w:rsidRDefault="00760A7D" w14:paraId="543F6AB0" w14:textId="5332FCD0">
      <w:pPr>
        <w:pStyle w:val="ListParagraph"/>
        <w:numPr>
          <w:ilvl w:val="2"/>
          <w:numId w:val="28"/>
        </w:numPr>
        <w:ind w:left="1560" w:hanging="284"/>
        <w:jc w:val="both"/>
        <w:textAlignment w:val="center"/>
        <w:rPr>
          <w:ins w:author="Huszka Fruzsina (UniCredit)" w:date="2025-04-01T15:31:00Z" w:id="241"/>
          <w:rFonts w:cs="Arial"/>
          <w:lang w:val="hu-HU" w:eastAsia="hu-HU"/>
        </w:rPr>
      </w:pPr>
      <w:commentRangeStart w:id="242"/>
      <w:commentRangeStart w:id="243"/>
      <w:commentRangeStart w:id="244"/>
      <w:r w:rsidRPr="6C1ABEE9">
        <w:rPr>
          <w:rFonts w:cs="Arial"/>
          <w:lang w:val="hu-HU" w:eastAsia="hu-HU"/>
        </w:rPr>
        <w:t>The field itself is not blocking product opening in CORE02</w:t>
      </w:r>
      <w:commentRangeEnd w:id="242"/>
      <w:r>
        <w:rPr>
          <w:rStyle w:val="CommentReference"/>
        </w:rPr>
        <w:commentReference w:id="242"/>
      </w:r>
      <w:commentRangeEnd w:id="243"/>
      <w:r>
        <w:rPr>
          <w:rStyle w:val="CommentReference"/>
        </w:rPr>
        <w:commentReference w:id="243"/>
      </w:r>
      <w:commentRangeEnd w:id="244"/>
      <w:r>
        <w:rPr>
          <w:rStyle w:val="CommentReference"/>
        </w:rPr>
        <w:commentReference w:id="244"/>
      </w:r>
    </w:p>
    <w:p w:rsidR="50CD409C" w:rsidP="6C1ABEE9" w:rsidRDefault="50CD409C" w14:paraId="2F648CEB" w14:textId="49E120F6">
      <w:pPr>
        <w:pStyle w:val="ListParagraph"/>
        <w:numPr>
          <w:ilvl w:val="2"/>
          <w:numId w:val="28"/>
        </w:numPr>
        <w:ind w:left="1560" w:hanging="284"/>
        <w:jc w:val="both"/>
        <w:rPr>
          <w:rFonts w:cs="Arial"/>
          <w:lang w:val="en-US" w:eastAsia="hu-HU"/>
        </w:rPr>
      </w:pPr>
      <w:ins w:author="Huszka Fruzsina (UniCredit)" w:date="2025-04-01T15:31:00Z" w:id="245">
        <w:r w:rsidRPr="6C1ABEE9">
          <w:rPr>
            <w:rFonts w:cs="Arial"/>
            <w:lang w:val="en-US" w:eastAsia="hu-HU"/>
          </w:rPr>
          <w:t>It is only possible for special users to maintain this field via CORE02 screen, see later</w:t>
        </w:r>
      </w:ins>
    </w:p>
    <w:p w:rsidRPr="00D92334" w:rsidR="00760A7D" w:rsidP="00760A7D" w:rsidRDefault="00760A7D" w14:paraId="2B7C2EE1" w14:textId="77777777">
      <w:pPr>
        <w:pStyle w:val="ListParagraph"/>
        <w:ind w:left="1560"/>
        <w:jc w:val="both"/>
        <w:textAlignment w:val="center"/>
        <w:rPr>
          <w:rFonts w:cs="Arial"/>
          <w:szCs w:val="20"/>
          <w:lang w:val="hu-HU" w:eastAsia="hu-HU"/>
        </w:rPr>
      </w:pPr>
    </w:p>
    <w:p w:rsidRPr="005C0C30" w:rsidR="00E97EB4" w:rsidP="3B25A586" w:rsidRDefault="00E97EB4" w14:paraId="1F7B2151" w14:textId="092883C8">
      <w:pPr>
        <w:ind w:left="1276" w:hanging="283"/>
        <w:jc w:val="both"/>
        <w:textAlignment w:val="center"/>
        <w:rPr>
          <w:rFonts w:cs="Arial"/>
          <w:u w:val="single"/>
          <w:lang w:val="hu-HU" w:eastAsia="hu-HU"/>
        </w:rPr>
      </w:pPr>
      <w:commentRangeStart w:id="246"/>
      <w:commentRangeStart w:id="247"/>
      <w:commentRangeStart w:id="248"/>
      <w:commentRangeStart w:id="249"/>
      <w:commentRangeStart w:id="250"/>
      <w:commentRangeStart w:id="251"/>
      <w:commentRangeStart w:id="252"/>
      <w:commentRangeStart w:id="253"/>
      <w:commentRangeStart w:id="254"/>
      <w:commentRangeStart w:id="255"/>
      <w:commentRangeStart w:id="256"/>
      <w:commentRangeStart w:id="257"/>
      <w:r w:rsidRPr="3B25A586">
        <w:rPr>
          <w:rFonts w:cs="Arial"/>
          <w:u w:val="single"/>
          <w:lang w:val="hu-HU" w:eastAsia="hu-HU"/>
        </w:rPr>
        <w:t>Risk rating</w:t>
      </w:r>
      <w:commentRangeEnd w:id="246"/>
      <w:r>
        <w:rPr>
          <w:rStyle w:val="CommentReference"/>
        </w:rPr>
        <w:commentReference w:id="246"/>
      </w:r>
      <w:commentRangeEnd w:id="247"/>
      <w:r>
        <w:rPr>
          <w:rStyle w:val="CommentReference"/>
        </w:rPr>
        <w:commentReference w:id="247"/>
      </w:r>
      <w:commentRangeEnd w:id="248"/>
      <w:r>
        <w:rPr>
          <w:rStyle w:val="CommentReference"/>
        </w:rPr>
        <w:commentReference w:id="248"/>
      </w:r>
      <w:commentRangeEnd w:id="249"/>
      <w:r>
        <w:rPr>
          <w:rStyle w:val="CommentReference"/>
        </w:rPr>
        <w:commentReference w:id="249"/>
      </w:r>
      <w:commentRangeEnd w:id="250"/>
      <w:r>
        <w:rPr>
          <w:rStyle w:val="CommentReference"/>
        </w:rPr>
        <w:commentReference w:id="250"/>
      </w:r>
      <w:commentRangeEnd w:id="251"/>
      <w:r>
        <w:rPr>
          <w:rStyle w:val="CommentReference"/>
        </w:rPr>
        <w:commentReference w:id="251"/>
      </w:r>
      <w:commentRangeEnd w:id="252"/>
      <w:r>
        <w:rPr>
          <w:rStyle w:val="CommentReference"/>
        </w:rPr>
        <w:commentReference w:id="252"/>
      </w:r>
      <w:commentRangeEnd w:id="253"/>
      <w:r>
        <w:rPr>
          <w:rStyle w:val="CommentReference"/>
        </w:rPr>
        <w:commentReference w:id="253"/>
      </w:r>
      <w:commentRangeEnd w:id="254"/>
      <w:r w:rsidR="005C26A7">
        <w:rPr>
          <w:rStyle w:val="CommentReference"/>
        </w:rPr>
        <w:commentReference w:id="254"/>
      </w:r>
      <w:commentRangeEnd w:id="255"/>
      <w:r>
        <w:rPr>
          <w:rStyle w:val="CommentReference"/>
        </w:rPr>
        <w:commentReference w:id="255"/>
      </w:r>
      <w:commentRangeEnd w:id="256"/>
      <w:r w:rsidR="004C7163">
        <w:rPr>
          <w:rStyle w:val="CommentReference"/>
        </w:rPr>
        <w:commentReference w:id="256"/>
      </w:r>
      <w:commentRangeEnd w:id="257"/>
      <w:r w:rsidR="00F14DCF">
        <w:rPr>
          <w:rStyle w:val="CommentReference"/>
        </w:rPr>
        <w:commentReference w:id="257"/>
      </w:r>
    </w:p>
    <w:p w:rsidR="00E97EB4" w:rsidP="00D92334" w:rsidRDefault="00E97EB4" w14:paraId="51B9DC98" w14:textId="034D30A3">
      <w:pPr>
        <w:numPr>
          <w:ilvl w:val="2"/>
          <w:numId w:val="28"/>
        </w:numPr>
        <w:ind w:left="1701" w:hanging="425"/>
        <w:jc w:val="both"/>
        <w:textAlignment w:val="center"/>
        <w:rPr>
          <w:rFonts w:cs="Arial"/>
          <w:szCs w:val="20"/>
          <w:lang w:val="hu-HU" w:eastAsia="hu-HU"/>
        </w:rPr>
      </w:pPr>
      <w:r w:rsidRPr="005C0C30">
        <w:rPr>
          <w:rFonts w:cs="Arial"/>
          <w:szCs w:val="20"/>
          <w:lang w:val="hu-HU" w:eastAsia="hu-HU"/>
        </w:rPr>
        <w:t>Existing fiel</w:t>
      </w:r>
      <w:r w:rsidRPr="005C0C30" w:rsidR="00365C7E">
        <w:rPr>
          <w:rFonts w:cs="Arial"/>
          <w:szCs w:val="20"/>
          <w:lang w:val="hu-HU" w:eastAsia="hu-HU"/>
        </w:rPr>
        <w:t>d which will be reused</w:t>
      </w:r>
      <w:r w:rsidRPr="005C0C30">
        <w:rPr>
          <w:rFonts w:cs="Arial"/>
          <w:szCs w:val="20"/>
          <w:lang w:val="hu-HU" w:eastAsia="hu-HU"/>
        </w:rPr>
        <w:t>: BMF00XUD.B00RLI</w:t>
      </w:r>
    </w:p>
    <w:p w:rsidRPr="005C0C30" w:rsidR="005C0C30" w:rsidP="00D92334" w:rsidRDefault="005C0C30" w14:paraId="434F859A" w14:textId="381C90E4">
      <w:pPr>
        <w:numPr>
          <w:ilvl w:val="2"/>
          <w:numId w:val="28"/>
        </w:numPr>
        <w:ind w:left="1701" w:hanging="425"/>
        <w:jc w:val="both"/>
        <w:textAlignment w:val="center"/>
        <w:rPr>
          <w:rFonts w:cs="Arial"/>
          <w:lang w:val="hu-HU" w:eastAsia="hu-HU"/>
        </w:rPr>
      </w:pPr>
      <w:commentRangeStart w:id="262"/>
      <w:commentRangeStart w:id="263"/>
      <w:commentRangeStart w:id="264"/>
      <w:commentRangeStart w:id="265"/>
      <w:r w:rsidRPr="5F10F086">
        <w:rPr>
          <w:rFonts w:cs="Arial"/>
          <w:lang w:val="hu-HU" w:eastAsia="hu-HU"/>
        </w:rPr>
        <w:t>No data migration, no update of already existing values in database is in scope</w:t>
      </w:r>
      <w:commentRangeEnd w:id="262"/>
      <w:r w:rsidR="00E02DB6">
        <w:rPr>
          <w:rStyle w:val="CommentReference"/>
        </w:rPr>
        <w:commentReference w:id="262"/>
      </w:r>
      <w:commentRangeEnd w:id="263"/>
      <w:r w:rsidR="001F10FA">
        <w:rPr>
          <w:rStyle w:val="CommentReference"/>
        </w:rPr>
        <w:commentReference w:id="263"/>
      </w:r>
      <w:commentRangeEnd w:id="264"/>
      <w:r w:rsidR="007D6A0B">
        <w:rPr>
          <w:rStyle w:val="CommentReference"/>
        </w:rPr>
        <w:commentReference w:id="264"/>
      </w:r>
      <w:commentRangeEnd w:id="265"/>
      <w:r>
        <w:rPr>
          <w:rStyle w:val="CommentReference"/>
        </w:rPr>
        <w:commentReference w:id="265"/>
      </w:r>
    </w:p>
    <w:p w:rsidRPr="005C0C30" w:rsidR="00461358" w:rsidP="0D50593E" w:rsidRDefault="00461358" w14:paraId="2F2C69DA" w14:textId="649F6520">
      <w:pPr>
        <w:numPr>
          <w:ilvl w:val="2"/>
          <w:numId w:val="28"/>
        </w:numPr>
        <w:ind w:left="1701" w:hanging="425"/>
        <w:jc w:val="both"/>
        <w:textAlignment w:val="center"/>
        <w:rPr>
          <w:ins w:author="Huszka Fruzsina (UniCredit)" w:date="2025-04-01T15:16:00Z" w:id="266"/>
          <w:rFonts w:cs="Arial"/>
          <w:lang w:val="hu-HU" w:eastAsia="hu-HU"/>
        </w:rPr>
      </w:pPr>
      <w:del w:author="Huszka Fruzsina (UniCredit)" w:date="2025-01-23T12:09:00Z" w:id="267">
        <w:r w:rsidRPr="6C1ABEE9" w:rsidDel="00461358">
          <w:rPr>
            <w:rFonts w:cs="Arial"/>
            <w:lang w:val="hu-HU" w:eastAsia="hu-HU"/>
          </w:rPr>
          <w:delText>Empty value is allowed for not yet populated value (default)</w:delText>
        </w:r>
      </w:del>
    </w:p>
    <w:p w:rsidR="447C1D67" w:rsidRDefault="447C1D67" w14:paraId="652E0E77" w14:textId="274F0ECD">
      <w:pPr>
        <w:numPr>
          <w:ilvl w:val="0"/>
          <w:numId w:val="5"/>
        </w:numPr>
        <w:spacing w:line="259" w:lineRule="auto"/>
        <w:ind w:left="1701" w:hanging="425"/>
        <w:jc w:val="both"/>
        <w:rPr>
          <w:ins w:author="Huszka Fruzsina (UniCredit)" w:date="2025-04-01T15:17:00Z" w:id="268"/>
          <w:rFonts w:cs="Arial"/>
          <w:lang w:val="en-US" w:eastAsia="hu-HU"/>
        </w:rPr>
        <w:pPrChange w:author="Huszka Fruzsina (UniCredit)" w:date="2025-04-01T15:16:00Z" w:id="269">
          <w:pPr>
            <w:pStyle w:val="ListParagraph"/>
            <w:numPr>
              <w:numId w:val="5"/>
            </w:numPr>
            <w:ind w:left="1636" w:hanging="360"/>
            <w:jc w:val="both"/>
          </w:pPr>
        </w:pPrChange>
      </w:pPr>
      <w:ins w:author="Huszka Fruzsina (UniCredit)" w:date="2025-04-01T15:16:00Z" w:id="270">
        <w:r w:rsidRPr="6C1ABEE9">
          <w:rPr>
            <w:rFonts w:cs="Arial"/>
            <w:lang w:val="en-US" w:eastAsia="hu-HU"/>
          </w:rPr>
          <w:t xml:space="preserve">CORE02 will store the values as Oracle populates. Oracle will respect the existing </w:t>
        </w:r>
      </w:ins>
      <w:ins w:author="Huszka Fruzsina (UniCredit)" w:date="2025-04-01T15:38:00Z" w:id="271">
        <w:r w:rsidRPr="6C1ABEE9" w:rsidR="278DFF65">
          <w:rPr>
            <w:rFonts w:cs="Arial"/>
            <w:lang w:val="en-US" w:eastAsia="hu-HU"/>
          </w:rPr>
          <w:t xml:space="preserve">CORE02 </w:t>
        </w:r>
      </w:ins>
      <w:ins w:author="Huszka Fruzsina (UniCredit)" w:date="2025-04-01T15:16:00Z" w:id="272">
        <w:r w:rsidRPr="6C1ABEE9">
          <w:rPr>
            <w:rFonts w:cs="Arial"/>
            <w:lang w:val="en-US" w:eastAsia="hu-HU"/>
          </w:rPr>
          <w:t>field format</w:t>
        </w:r>
      </w:ins>
    </w:p>
    <w:p w:rsidR="5C350F84" w:rsidP="6C1ABEE9" w:rsidRDefault="5C350F84" w14:paraId="6FC6FB71" w14:textId="72C401A5">
      <w:pPr>
        <w:pStyle w:val="ListParagraph"/>
        <w:numPr>
          <w:ilvl w:val="2"/>
          <w:numId w:val="28"/>
        </w:numPr>
        <w:ind w:left="1560" w:hanging="284"/>
        <w:jc w:val="both"/>
        <w:rPr>
          <w:ins w:author="Huszka Fruzsina (UniCredit)" w:date="2025-04-01T15:17:00Z" w:id="273"/>
          <w:rFonts w:cs="Arial"/>
          <w:lang w:val="hu-HU" w:eastAsia="hu-HU"/>
        </w:rPr>
      </w:pPr>
      <w:ins w:author="Huszka Fruzsina (UniCredit)" w:date="2025-04-01T15:17:00Z" w:id="274">
        <w:r w:rsidRPr="6C1ABEE9">
          <w:rPr>
            <w:rFonts w:cs="Arial"/>
            <w:lang w:val="hu-HU" w:eastAsia="hu-HU"/>
          </w:rPr>
          <w:t>No static table and static table maintenance will be available on CORE02 side</w:t>
        </w:r>
      </w:ins>
      <w:ins w:author="Huszka Fruzsina (UniCredit)" w:date="2025-04-01T15:18:00Z" w:id="275">
        <w:r w:rsidRPr="6C1ABEE9">
          <w:rPr>
            <w:rFonts w:cs="Arial"/>
            <w:lang w:val="hu-HU" w:eastAsia="hu-HU"/>
          </w:rPr>
          <w:t>, to disable existing functionalities regarding CASKKP</w:t>
        </w:r>
      </w:ins>
    </w:p>
    <w:p w:rsidR="6C1ABEE9" w:rsidRDefault="6C1ABEE9" w14:paraId="4875B090" w14:textId="7E6666EA">
      <w:pPr>
        <w:numPr>
          <w:ilvl w:val="2"/>
          <w:numId w:val="28"/>
        </w:numPr>
        <w:ind w:left="708" w:firstLine="0"/>
        <w:jc w:val="both"/>
        <w:rPr>
          <w:del w:author="Huszka Fruzsina (UniCredit)" w:date="2025-01-23T12:09:00Z" w:id="276"/>
          <w:rFonts w:cs="Arial"/>
          <w:lang w:val="hu-HU" w:eastAsia="hu-HU"/>
        </w:rPr>
        <w:pPrChange w:author="Huszka Fruzsina (UniCredit)" w:date="2025-04-01T15:17:00Z" w:id="277">
          <w:pPr>
            <w:pStyle w:val="ListParagraph"/>
            <w:numPr>
              <w:ilvl w:val="2"/>
              <w:numId w:val="28"/>
            </w:numPr>
            <w:ind w:left="708" w:hanging="360"/>
            <w:jc w:val="both"/>
          </w:pPr>
        </w:pPrChange>
      </w:pPr>
    </w:p>
    <w:p w:rsidRPr="005C0C30" w:rsidR="00E97EB4" w:rsidP="16EBF011" w:rsidRDefault="00E97EB4" w14:paraId="466E7390" w14:textId="688A587E">
      <w:pPr>
        <w:numPr>
          <w:ilvl w:val="2"/>
          <w:numId w:val="28"/>
        </w:numPr>
        <w:ind w:left="1276" w:firstLine="0"/>
        <w:jc w:val="both"/>
        <w:textAlignment w:val="center"/>
        <w:rPr>
          <w:rFonts w:cs="Arial"/>
          <w:lang w:val="en-US" w:eastAsia="hu-HU"/>
        </w:rPr>
      </w:pPr>
      <w:r w:rsidRPr="16EBF011">
        <w:rPr>
          <w:rFonts w:cs="Arial"/>
          <w:lang w:val="en-US" w:eastAsia="hu-HU"/>
        </w:rPr>
        <w:t>CASKKP static file contains the possible client risk rating values</w:t>
      </w:r>
    </w:p>
    <w:p w:rsidRPr="005C0C30" w:rsidR="00E97EB4" w:rsidP="6C1ABEE9" w:rsidRDefault="00E97EB4" w14:paraId="368DD618" w14:textId="77777777">
      <w:pPr>
        <w:ind w:left="1701"/>
        <w:jc w:val="both"/>
        <w:textAlignment w:val="center"/>
        <w:rPr>
          <w:del w:author="Huszka Fruzsina (UniCredit)" w:date="2025-04-01T15:17:00Z" w:id="278"/>
          <w:rFonts w:cs="Arial"/>
          <w:lang w:val="hu-HU" w:eastAsia="hu-HU"/>
        </w:rPr>
      </w:pPr>
      <w:del w:author="Huszka Fruzsina (UniCredit)" w:date="2025-04-01T15:17:00Z" w:id="279">
        <w:r w:rsidRPr="6C1ABEE9" w:rsidDel="00E97EB4">
          <w:rPr>
            <w:rFonts w:cs="Arial"/>
            <w:lang w:val="hu-HU" w:eastAsia="hu-HU"/>
          </w:rPr>
          <w:delText>Expected values:</w:delText>
        </w:r>
      </w:del>
    </w:p>
    <w:tbl>
      <w:tblPr>
        <w:tblW w:w="4490" w:type="dxa"/>
        <w:tblInd w:w="2309"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70" w:type="dxa"/>
          <w:right w:w="70" w:type="dxa"/>
        </w:tblCellMar>
        <w:tblLook w:val="04A0" w:firstRow="1" w:lastRow="0" w:firstColumn="1" w:lastColumn="0" w:noHBand="0" w:noVBand="1"/>
      </w:tblPr>
      <w:tblGrid>
        <w:gridCol w:w="1797"/>
        <w:gridCol w:w="2693"/>
      </w:tblGrid>
      <w:tr w:rsidRPr="002060FD" w:rsidR="003A5708" w:rsidTr="32A4E4B4" w14:paraId="691FB567" w14:textId="77777777">
        <w:trPr>
          <w:trHeight w:val="300"/>
          <w:del w:author="Huszka Fruzsina (UniCredit)" w:date="2025-04-01T15:17:00Z" w:id="280"/>
        </w:trPr>
        <w:tc>
          <w:tcPr>
            <w:tcW w:w="1797" w:type="dxa"/>
            <w:shd w:val="clear" w:color="auto" w:fill="FFFFFF" w:themeFill="background1"/>
            <w:noWrap/>
            <w:vAlign w:val="center"/>
          </w:tcPr>
          <w:p w:rsidRPr="002060FD" w:rsidR="003A5708" w:rsidP="16EBF011" w:rsidRDefault="642B114E" w14:paraId="3B3477CC" w14:textId="20931A0A">
            <w:pPr>
              <w:rPr>
                <w:rFonts w:cs="Arial"/>
                <w:b/>
                <w:bCs/>
                <w:color w:val="000000"/>
                <w:lang w:val="hu-HU" w:eastAsia="hu-HU"/>
              </w:rPr>
            </w:pPr>
            <w:r w:rsidRPr="16EBF011">
              <w:rPr>
                <w:rFonts w:cs="Arial"/>
                <w:b/>
                <w:bCs/>
                <w:color w:val="000000" w:themeColor="text1"/>
                <w:lang w:val="hu-HU" w:eastAsia="hu-HU"/>
              </w:rPr>
              <w:t>Reliability Code</w:t>
            </w:r>
            <w:r w:rsidRPr="16EBF011" w:rsidR="2BFFA164">
              <w:rPr>
                <w:rFonts w:cs="Arial"/>
                <w:b/>
                <w:bCs/>
                <w:color w:val="000000" w:themeColor="text1"/>
                <w:lang w:val="hu-HU" w:eastAsia="hu-HU"/>
              </w:rPr>
              <w:t xml:space="preserve"> / Risk Rating</w:t>
            </w:r>
          </w:p>
        </w:tc>
        <w:tc>
          <w:tcPr>
            <w:tcW w:w="2693" w:type="dxa"/>
            <w:shd w:val="clear" w:color="auto" w:fill="FFFFFF" w:themeFill="background1"/>
            <w:noWrap/>
            <w:vAlign w:val="center"/>
          </w:tcPr>
          <w:p w:rsidRPr="002060FD" w:rsidR="003A5708" w:rsidP="16EBF011" w:rsidRDefault="642B114E" w14:paraId="66E48DC5" w14:textId="5B6AA22E">
            <w:pPr>
              <w:rPr>
                <w:rFonts w:cs="Arial"/>
                <w:b/>
                <w:bCs/>
                <w:color w:val="000000"/>
                <w:lang w:val="hu-HU" w:eastAsia="hu-HU"/>
              </w:rPr>
            </w:pPr>
            <w:r w:rsidRPr="16EBF011">
              <w:rPr>
                <w:rFonts w:cs="Arial"/>
                <w:b/>
                <w:bCs/>
                <w:color w:val="000000" w:themeColor="text1"/>
                <w:lang w:val="hu-HU" w:eastAsia="hu-HU"/>
              </w:rPr>
              <w:t>Reliability Code</w:t>
            </w:r>
            <w:r w:rsidRPr="16EBF011" w:rsidR="3A23D194">
              <w:rPr>
                <w:rFonts w:cs="Arial"/>
                <w:b/>
                <w:bCs/>
                <w:color w:val="000000" w:themeColor="text1"/>
                <w:lang w:val="hu-HU" w:eastAsia="hu-HU"/>
              </w:rPr>
              <w:t xml:space="preserve"> (Risk Rating)</w:t>
            </w:r>
            <w:r w:rsidRPr="16EBF011">
              <w:rPr>
                <w:rFonts w:cs="Arial"/>
                <w:b/>
                <w:bCs/>
                <w:color w:val="000000" w:themeColor="text1"/>
                <w:lang w:val="hu-HU" w:eastAsia="hu-HU"/>
              </w:rPr>
              <w:t xml:space="preserve"> Description</w:t>
            </w:r>
          </w:p>
        </w:tc>
      </w:tr>
      <w:tr w:rsidR="5A6DF869" w:rsidTr="32A4E4B4" w14:paraId="6B148B53" w14:textId="77777777">
        <w:trPr>
          <w:trHeight w:val="300"/>
        </w:trPr>
        <w:tc>
          <w:tcPr>
            <w:tcW w:w="1797" w:type="dxa"/>
            <w:shd w:val="clear" w:color="auto" w:fill="FFFFFF" w:themeFill="background1"/>
            <w:noWrap/>
            <w:vAlign w:val="center"/>
            <w:hideMark/>
          </w:tcPr>
          <w:p w:rsidR="5A6DF869" w:rsidP="5A6DF869" w:rsidRDefault="0F5D3B00" w14:paraId="288D113F" w14:textId="6BFDA99A">
            <w:pPr>
              <w:rPr>
                <w:rFonts w:cs="Arial"/>
                <w:color w:val="000000" w:themeColor="text1"/>
                <w:lang w:val="hu-HU" w:eastAsia="hu-HU"/>
              </w:rPr>
            </w:pPr>
            <w:r w:rsidRPr="32A4E4B4">
              <w:rPr>
                <w:rFonts w:cs="Arial"/>
                <w:color w:val="000000" w:themeColor="text1"/>
                <w:lang w:val="hu-HU" w:eastAsia="hu-HU"/>
              </w:rPr>
              <w:t>9</w:t>
            </w:r>
          </w:p>
        </w:tc>
        <w:tc>
          <w:tcPr>
            <w:tcW w:w="2693" w:type="dxa"/>
            <w:shd w:val="clear" w:color="auto" w:fill="FFFFFF" w:themeFill="background1"/>
            <w:noWrap/>
            <w:vAlign w:val="center"/>
            <w:hideMark/>
          </w:tcPr>
          <w:p w:rsidR="5A6DF869" w:rsidP="5A6DF869" w:rsidRDefault="0F5D3B00" w14:paraId="411F29FD" w14:textId="0DF5622D">
            <w:pPr>
              <w:rPr>
                <w:rFonts w:cs="Arial"/>
                <w:color w:val="000000" w:themeColor="text1"/>
                <w:lang w:val="hu-HU" w:eastAsia="hu-HU"/>
              </w:rPr>
            </w:pPr>
            <w:r w:rsidRPr="32A4E4B4">
              <w:rPr>
                <w:rFonts w:cs="Arial"/>
                <w:color w:val="000000" w:themeColor="text1"/>
                <w:lang w:val="hu-HU" w:eastAsia="hu-HU"/>
              </w:rPr>
              <w:t>AML Risk Unassigned</w:t>
            </w:r>
          </w:p>
        </w:tc>
      </w:tr>
      <w:tr w:rsidRPr="005C0C30" w:rsidR="003A5708" w:rsidTr="32A4E4B4" w14:paraId="5C2D3382" w14:textId="77777777">
        <w:trPr>
          <w:trHeight w:val="300"/>
        </w:trPr>
        <w:tc>
          <w:tcPr>
            <w:tcW w:w="1797" w:type="dxa"/>
            <w:shd w:val="clear" w:color="auto" w:fill="FFFFFF" w:themeFill="background1"/>
            <w:noWrap/>
            <w:vAlign w:val="center"/>
            <w:hideMark/>
          </w:tcPr>
          <w:p w:rsidRPr="005C0C30" w:rsidR="003A5708" w:rsidRDefault="003A5708" w14:paraId="7A5B1701" w14:textId="6E2F1A11">
            <w:pPr>
              <w:rPr>
                <w:rFonts w:cs="Arial"/>
                <w:color w:val="000000"/>
                <w:szCs w:val="20"/>
                <w:lang w:val="hu-HU" w:eastAsia="hu-HU"/>
              </w:rPr>
            </w:pPr>
            <w:r w:rsidRPr="005C0C30">
              <w:rPr>
                <w:rFonts w:cs="Arial"/>
                <w:color w:val="000000"/>
                <w:szCs w:val="20"/>
                <w:lang w:val="hu-HU" w:eastAsia="hu-HU"/>
              </w:rPr>
              <w:t>3</w:t>
            </w:r>
          </w:p>
        </w:tc>
        <w:tc>
          <w:tcPr>
            <w:tcW w:w="2693" w:type="dxa"/>
            <w:shd w:val="clear" w:color="auto" w:fill="FFFFFF" w:themeFill="background1"/>
            <w:noWrap/>
            <w:vAlign w:val="center"/>
            <w:hideMark/>
          </w:tcPr>
          <w:p w:rsidRPr="005C0C30" w:rsidR="003A5708" w:rsidP="32A4E4B4" w:rsidRDefault="003A5708" w14:paraId="138E7BB9" w14:textId="6E196291">
            <w:pPr>
              <w:rPr>
                <w:rFonts w:cs="Arial"/>
                <w:color w:val="000000"/>
                <w:lang w:val="hu-HU" w:eastAsia="hu-HU"/>
              </w:rPr>
            </w:pPr>
            <w:r w:rsidRPr="32A4E4B4">
              <w:rPr>
                <w:rFonts w:cs="Arial"/>
                <w:color w:val="000000" w:themeColor="text1"/>
                <w:lang w:val="hu-HU" w:eastAsia="hu-HU"/>
              </w:rPr>
              <w:t xml:space="preserve">High </w:t>
            </w:r>
            <w:r w:rsidRPr="32A4E4B4" w:rsidR="4B4CC1C1">
              <w:rPr>
                <w:rFonts w:cs="Arial"/>
                <w:color w:val="000000" w:themeColor="text1"/>
                <w:lang w:val="hu-HU" w:eastAsia="hu-HU"/>
              </w:rPr>
              <w:t>U</w:t>
            </w:r>
            <w:r w:rsidRPr="32A4E4B4">
              <w:rPr>
                <w:rFonts w:cs="Arial"/>
                <w:color w:val="000000" w:themeColor="text1"/>
                <w:lang w:val="hu-HU" w:eastAsia="hu-HU"/>
              </w:rPr>
              <w:t>nwanted</w:t>
            </w:r>
          </w:p>
        </w:tc>
      </w:tr>
      <w:tr w:rsidRPr="005C0C30" w:rsidR="003A5708" w:rsidTr="32A4E4B4" w14:paraId="7EB81E7F" w14:textId="77777777">
        <w:trPr>
          <w:trHeight w:val="300"/>
        </w:trPr>
        <w:tc>
          <w:tcPr>
            <w:tcW w:w="1797" w:type="dxa"/>
            <w:shd w:val="clear" w:color="auto" w:fill="FFFFFF" w:themeFill="background1"/>
            <w:noWrap/>
            <w:vAlign w:val="center"/>
            <w:hideMark/>
          </w:tcPr>
          <w:p w:rsidRPr="005C0C30" w:rsidR="003A5708" w:rsidRDefault="003A5708" w14:paraId="4D1DF11F" w14:textId="6B18DF31">
            <w:pPr>
              <w:rPr>
                <w:rFonts w:cs="Arial"/>
                <w:color w:val="000000"/>
                <w:szCs w:val="20"/>
                <w:lang w:val="hu-HU" w:eastAsia="hu-HU"/>
              </w:rPr>
            </w:pPr>
            <w:r w:rsidRPr="005C0C30">
              <w:rPr>
                <w:rFonts w:cs="Arial"/>
                <w:color w:val="000000"/>
                <w:szCs w:val="20"/>
                <w:lang w:val="hu-HU" w:eastAsia="hu-HU"/>
              </w:rPr>
              <w:t>2</w:t>
            </w:r>
          </w:p>
        </w:tc>
        <w:tc>
          <w:tcPr>
            <w:tcW w:w="2693" w:type="dxa"/>
            <w:shd w:val="clear" w:color="auto" w:fill="FFFFFF" w:themeFill="background1"/>
            <w:noWrap/>
            <w:vAlign w:val="center"/>
            <w:hideMark/>
          </w:tcPr>
          <w:p w:rsidRPr="005C0C30" w:rsidR="003A5708" w:rsidRDefault="003A5708" w14:paraId="10B80583" w14:textId="77777777">
            <w:pPr>
              <w:rPr>
                <w:rFonts w:cs="Arial"/>
                <w:color w:val="000000"/>
                <w:szCs w:val="20"/>
                <w:lang w:val="hu-HU" w:eastAsia="hu-HU"/>
              </w:rPr>
            </w:pPr>
            <w:r w:rsidRPr="005C0C30">
              <w:rPr>
                <w:rFonts w:cs="Arial"/>
                <w:color w:val="000000"/>
                <w:szCs w:val="20"/>
                <w:lang w:val="hu-HU" w:eastAsia="hu-HU"/>
              </w:rPr>
              <w:t>High</w:t>
            </w:r>
          </w:p>
        </w:tc>
      </w:tr>
      <w:tr w:rsidRPr="005C0C30" w:rsidR="003A5708" w:rsidTr="32A4E4B4" w14:paraId="0C6D7D67" w14:textId="77777777">
        <w:trPr>
          <w:trHeight w:val="300"/>
        </w:trPr>
        <w:tc>
          <w:tcPr>
            <w:tcW w:w="1797" w:type="dxa"/>
            <w:shd w:val="clear" w:color="auto" w:fill="FFFFFF" w:themeFill="background1"/>
            <w:noWrap/>
            <w:vAlign w:val="center"/>
            <w:hideMark/>
          </w:tcPr>
          <w:p w:rsidRPr="005C0C30" w:rsidR="003A5708" w:rsidRDefault="003A5708" w14:paraId="7876D8E8" w14:textId="471BD02E">
            <w:pPr>
              <w:rPr>
                <w:rFonts w:cs="Arial"/>
                <w:color w:val="000000"/>
                <w:szCs w:val="20"/>
                <w:lang w:val="hu-HU" w:eastAsia="hu-HU"/>
              </w:rPr>
            </w:pPr>
            <w:r w:rsidRPr="005C0C30">
              <w:rPr>
                <w:rFonts w:cs="Arial"/>
                <w:color w:val="000000"/>
                <w:szCs w:val="20"/>
                <w:lang w:val="hu-HU" w:eastAsia="hu-HU"/>
              </w:rPr>
              <w:t>1</w:t>
            </w:r>
          </w:p>
        </w:tc>
        <w:tc>
          <w:tcPr>
            <w:tcW w:w="2693" w:type="dxa"/>
            <w:shd w:val="clear" w:color="auto" w:fill="FFFFFF" w:themeFill="background1"/>
            <w:noWrap/>
            <w:vAlign w:val="center"/>
            <w:hideMark/>
          </w:tcPr>
          <w:p w:rsidRPr="005C0C30" w:rsidR="003A5708" w:rsidRDefault="003A5708" w14:paraId="026C3658" w14:textId="77777777">
            <w:pPr>
              <w:rPr>
                <w:rFonts w:cs="Arial"/>
                <w:color w:val="000000"/>
                <w:szCs w:val="20"/>
                <w:lang w:val="hu-HU" w:eastAsia="hu-HU"/>
              </w:rPr>
            </w:pPr>
            <w:r w:rsidRPr="005C0C30">
              <w:rPr>
                <w:rFonts w:cs="Arial"/>
                <w:color w:val="000000"/>
                <w:szCs w:val="20"/>
                <w:lang w:val="hu-HU" w:eastAsia="hu-HU"/>
              </w:rPr>
              <w:t>Medium</w:t>
            </w:r>
          </w:p>
        </w:tc>
      </w:tr>
      <w:tr w:rsidRPr="005C0C30" w:rsidR="003A5708" w:rsidTr="32A4E4B4" w14:paraId="7BC10429" w14:textId="77777777">
        <w:trPr>
          <w:trHeight w:val="300"/>
        </w:trPr>
        <w:tc>
          <w:tcPr>
            <w:tcW w:w="1797" w:type="dxa"/>
            <w:shd w:val="clear" w:color="auto" w:fill="FFFFFF" w:themeFill="background1"/>
            <w:noWrap/>
            <w:vAlign w:val="center"/>
            <w:hideMark/>
          </w:tcPr>
          <w:p w:rsidRPr="005C0C30" w:rsidR="003A5708" w:rsidP="3092B974" w:rsidRDefault="67951D84" w14:paraId="5F708B12" w14:textId="6F3B4E1F">
            <w:pPr>
              <w:jc w:val="both"/>
              <w:rPr>
                <w:rFonts w:cs="Arial"/>
                <w:color w:val="000000"/>
                <w:lang w:val="hu-HU" w:eastAsia="hu-HU"/>
              </w:rPr>
            </w:pPr>
            <w:commentRangeStart w:id="281"/>
            <w:commentRangeStart w:id="282"/>
            <w:commentRangeStart w:id="283"/>
            <w:r w:rsidRPr="32A4E4B4">
              <w:rPr>
                <w:rFonts w:cs="Arial"/>
                <w:color w:val="000000" w:themeColor="text1"/>
                <w:lang w:val="hu-HU" w:eastAsia="hu-HU"/>
              </w:rPr>
              <w:t>0</w:t>
            </w:r>
          </w:p>
        </w:tc>
        <w:tc>
          <w:tcPr>
            <w:tcW w:w="2693" w:type="dxa"/>
            <w:shd w:val="clear" w:color="auto" w:fill="FFFFFF" w:themeFill="background1"/>
            <w:noWrap/>
            <w:vAlign w:val="center"/>
            <w:hideMark/>
          </w:tcPr>
          <w:p w:rsidRPr="005C0C30" w:rsidR="003A5708" w:rsidP="3092B974" w:rsidRDefault="67951D84" w14:paraId="7B941A47" w14:textId="77777777">
            <w:pPr>
              <w:jc w:val="both"/>
              <w:rPr>
                <w:rFonts w:cs="Arial"/>
                <w:color w:val="000000"/>
                <w:lang w:val="hu-HU" w:eastAsia="hu-HU"/>
              </w:rPr>
            </w:pPr>
            <w:r w:rsidRPr="32A4E4B4">
              <w:rPr>
                <w:rFonts w:cs="Arial"/>
                <w:color w:val="000000" w:themeColor="text1"/>
                <w:lang w:val="hu-HU" w:eastAsia="hu-HU"/>
              </w:rPr>
              <w:t>Low</w:t>
            </w:r>
            <w:commentRangeEnd w:id="281"/>
            <w:r>
              <w:rPr>
                <w:rStyle w:val="CommentReference"/>
              </w:rPr>
              <w:commentReference w:id="281"/>
            </w:r>
            <w:commentRangeEnd w:id="282"/>
            <w:r>
              <w:rPr>
                <w:rStyle w:val="CommentReference"/>
              </w:rPr>
              <w:commentReference w:id="282"/>
            </w:r>
            <w:commentRangeEnd w:id="283"/>
            <w:r>
              <w:rPr>
                <w:rStyle w:val="CommentReference"/>
              </w:rPr>
              <w:commentReference w:id="283"/>
            </w:r>
          </w:p>
        </w:tc>
      </w:tr>
    </w:tbl>
    <w:p w:rsidR="6C1ABEE9" w:rsidRDefault="6C1ABEE9" w14:paraId="422A60AD" w14:textId="502EC054"/>
    <w:p w:rsidR="005C0C30" w:rsidP="6C1ABEE9" w:rsidRDefault="005C0C30" w14:paraId="029EF054" w14:textId="622592A8">
      <w:pPr>
        <w:ind w:left="1701"/>
        <w:jc w:val="both"/>
        <w:textAlignment w:val="center"/>
        <w:rPr>
          <w:del w:author="Huszka Fruzsina (UniCredit)" w:date="2025-04-01T15:17:00Z" w:id="284"/>
          <w:rFonts w:cs="Arial"/>
          <w:lang w:val="hu-HU" w:eastAsia="hu-HU"/>
        </w:rPr>
      </w:pPr>
      <w:del w:author="Huszka Fruzsina (UniCredit)" w:date="2025-04-01T15:17:00Z" w:id="285">
        <w:r w:rsidRPr="6C1ABEE9" w:rsidDel="005C0C30">
          <w:rPr>
            <w:rFonts w:cs="Arial"/>
            <w:lang w:val="hu-HU" w:eastAsia="hu-HU"/>
          </w:rPr>
          <w:delText>The ex</w:delText>
        </w:r>
        <w:r w:rsidRPr="6C1ABEE9" w:rsidDel="002060FD">
          <w:rPr>
            <w:rFonts w:cs="Arial"/>
            <w:lang w:val="hu-HU" w:eastAsia="hu-HU"/>
          </w:rPr>
          <w:delText xml:space="preserve">act </w:delText>
        </w:r>
        <w:r w:rsidRPr="6C1ABEE9" w:rsidDel="005C0C30">
          <w:rPr>
            <w:rFonts w:cs="Arial"/>
            <w:lang w:val="hu-HU" w:eastAsia="hu-HU"/>
          </w:rPr>
          <w:delText xml:space="preserve">setup of the table will be provided by the Project and CORE02 Team </w:delText>
        </w:r>
        <w:r w:rsidRPr="6C1ABEE9" w:rsidDel="004B6DC9">
          <w:rPr>
            <w:rFonts w:cs="Arial"/>
            <w:lang w:val="hu-HU" w:eastAsia="hu-HU"/>
          </w:rPr>
          <w:delText>will</w:delText>
        </w:r>
        <w:r w:rsidRPr="6C1ABEE9" w:rsidDel="005C0C30">
          <w:rPr>
            <w:rFonts w:cs="Arial"/>
            <w:lang w:val="hu-HU" w:eastAsia="hu-HU"/>
          </w:rPr>
          <w:delText xml:space="preserve"> update the table.</w:delText>
        </w:r>
      </w:del>
    </w:p>
    <w:p w:rsidRPr="005C0C30" w:rsidR="005C0C30" w:rsidP="005C0C30" w:rsidRDefault="005C0C30" w14:paraId="6B5DA9EF" w14:textId="77777777">
      <w:pPr>
        <w:jc w:val="both"/>
        <w:textAlignment w:val="center"/>
        <w:rPr>
          <w:rFonts w:cs="Arial"/>
          <w:szCs w:val="20"/>
          <w:lang w:val="hu-HU" w:eastAsia="hu-HU"/>
        </w:rPr>
      </w:pPr>
    </w:p>
    <w:p w:rsidRPr="00E75B1B" w:rsidR="00E97EB4" w:rsidP="00E75B1B" w:rsidRDefault="00E97EB4" w14:paraId="6C79830E" w14:textId="77777777">
      <w:pPr>
        <w:ind w:left="993"/>
        <w:jc w:val="both"/>
        <w:textAlignment w:val="center"/>
        <w:rPr>
          <w:rFonts w:cs="Arial"/>
          <w:szCs w:val="20"/>
          <w:u w:val="single"/>
          <w:lang w:val="hu-HU" w:eastAsia="hu-HU"/>
        </w:rPr>
      </w:pPr>
      <w:r w:rsidRPr="00E75B1B">
        <w:rPr>
          <w:rFonts w:cs="Arial"/>
          <w:szCs w:val="20"/>
          <w:u w:val="single"/>
          <w:lang w:val="hu-HU" w:eastAsia="hu-HU"/>
        </w:rPr>
        <w:t>Review date</w:t>
      </w:r>
    </w:p>
    <w:p w:rsidR="00E97EB4" w:rsidP="00E75B1B" w:rsidRDefault="00E97EB4" w14:paraId="0CA59B16" w14:textId="45C15444">
      <w:pPr>
        <w:numPr>
          <w:ilvl w:val="2"/>
          <w:numId w:val="28"/>
        </w:numPr>
        <w:ind w:left="1701" w:hanging="425"/>
        <w:jc w:val="both"/>
        <w:textAlignment w:val="center"/>
        <w:rPr>
          <w:rFonts w:cs="Arial"/>
          <w:szCs w:val="20"/>
          <w:lang w:val="hu-HU" w:eastAsia="hu-HU"/>
        </w:rPr>
      </w:pPr>
      <w:r w:rsidRPr="005C0C30">
        <w:rPr>
          <w:rFonts w:cs="Arial"/>
          <w:szCs w:val="20"/>
          <w:lang w:val="hu-HU" w:eastAsia="hu-HU"/>
        </w:rPr>
        <w:t>Existing field</w:t>
      </w:r>
      <w:r w:rsidR="00E75B1B">
        <w:rPr>
          <w:rFonts w:cs="Arial"/>
          <w:szCs w:val="20"/>
          <w:lang w:val="hu-HU" w:eastAsia="hu-HU"/>
        </w:rPr>
        <w:t xml:space="preserve"> which will be reused</w:t>
      </w:r>
      <w:r w:rsidRPr="005C0C30">
        <w:rPr>
          <w:rFonts w:cs="Arial"/>
          <w:szCs w:val="20"/>
          <w:lang w:val="hu-HU" w:eastAsia="hu-HU"/>
        </w:rPr>
        <w:t>: BMF00XUD.B00LKD</w:t>
      </w:r>
    </w:p>
    <w:p w:rsidRPr="005C0C30" w:rsidR="00E75B1B" w:rsidP="00E75B1B" w:rsidRDefault="00E75B1B" w14:paraId="0B2FAC23" w14:textId="173D2392">
      <w:pPr>
        <w:numPr>
          <w:ilvl w:val="2"/>
          <w:numId w:val="28"/>
        </w:numPr>
        <w:ind w:left="1701" w:hanging="425"/>
        <w:jc w:val="both"/>
        <w:textAlignment w:val="center"/>
        <w:rPr>
          <w:rFonts w:cs="Arial"/>
          <w:szCs w:val="20"/>
          <w:lang w:val="hu-HU" w:eastAsia="hu-HU"/>
        </w:rPr>
      </w:pPr>
      <w:r>
        <w:rPr>
          <w:rFonts w:cs="Arial"/>
          <w:szCs w:val="20"/>
          <w:lang w:val="hu-HU" w:eastAsia="hu-HU"/>
        </w:rPr>
        <w:t>No data migration, no update of already existing values in database is in scope</w:t>
      </w:r>
    </w:p>
    <w:p w:rsidRPr="005C0C30" w:rsidR="004643FD" w:rsidP="6C1ABEE9" w:rsidRDefault="004643FD" w14:paraId="0DF66205" w14:textId="77777777">
      <w:pPr>
        <w:numPr>
          <w:ilvl w:val="2"/>
          <w:numId w:val="28"/>
        </w:numPr>
        <w:ind w:left="1701" w:hanging="425"/>
        <w:jc w:val="both"/>
        <w:textAlignment w:val="center"/>
        <w:rPr>
          <w:del w:author="Huszka Fruzsina (UniCredit)" w:date="2025-04-01T15:18:00Z" w:id="286"/>
          <w:rFonts w:cs="Arial"/>
          <w:lang w:val="hu-HU" w:eastAsia="hu-HU"/>
        </w:rPr>
      </w:pPr>
      <w:commentRangeStart w:id="287"/>
      <w:commentRangeStart w:id="288"/>
      <w:commentRangeStart w:id="289"/>
      <w:commentRangeStart w:id="290"/>
      <w:commentRangeStart w:id="291"/>
      <w:commentRangeStart w:id="292"/>
      <w:del w:author="Huszka Fruzsina (UniCredit)" w:date="2025-04-01T15:18:00Z" w:id="293">
        <w:r w:rsidRPr="29F4E059" w:rsidDel="004643FD">
          <w:rPr>
            <w:rFonts w:cs="Arial"/>
            <w:lang w:val="hu-HU" w:eastAsia="hu-HU"/>
          </w:rPr>
          <w:delText>Empty value is allowed for not yet populated value (default)</w:delText>
        </w:r>
      </w:del>
      <w:commentRangeEnd w:id="287"/>
      <w:r>
        <w:rPr>
          <w:rStyle w:val="CommentReference"/>
        </w:rPr>
        <w:commentReference w:id="287"/>
      </w:r>
      <w:commentRangeEnd w:id="288"/>
      <w:r>
        <w:rPr>
          <w:rStyle w:val="CommentReference"/>
        </w:rPr>
        <w:commentReference w:id="288"/>
      </w:r>
      <w:commentRangeEnd w:id="289"/>
      <w:r>
        <w:rPr>
          <w:rStyle w:val="CommentReference"/>
        </w:rPr>
        <w:commentReference w:id="289"/>
      </w:r>
      <w:commentRangeEnd w:id="290"/>
      <w:r>
        <w:rPr>
          <w:rStyle w:val="CommentReference"/>
        </w:rPr>
        <w:commentReference w:id="290"/>
      </w:r>
      <w:commentRangeEnd w:id="291"/>
      <w:r>
        <w:rPr>
          <w:rStyle w:val="CommentReference"/>
        </w:rPr>
        <w:commentReference w:id="291"/>
      </w:r>
      <w:commentRangeEnd w:id="292"/>
      <w:r>
        <w:rPr>
          <w:rStyle w:val="CommentReference"/>
        </w:rPr>
        <w:commentReference w:id="292"/>
      </w:r>
    </w:p>
    <w:p w:rsidRPr="005C0C30" w:rsidR="00E97EB4" w:rsidP="3B25A586" w:rsidRDefault="00E97EB4" w14:paraId="287189EB" w14:textId="77777777">
      <w:pPr>
        <w:textAlignment w:val="center"/>
        <w:rPr>
          <w:rFonts w:cs="Arial"/>
          <w:lang w:val="hu-HU" w:eastAsia="hu-HU"/>
        </w:rPr>
      </w:pPr>
      <w:commentRangeStart w:id="299"/>
      <w:commentRangeStart w:id="300"/>
      <w:commentRangeStart w:id="301"/>
    </w:p>
    <w:p w:rsidRPr="00760A7D" w:rsidR="00E97EB4" w:rsidP="00760A7D" w:rsidRDefault="00E97EB4" w14:paraId="26C4D3AA" w14:textId="77777777">
      <w:pPr>
        <w:ind w:left="993"/>
        <w:jc w:val="both"/>
        <w:textAlignment w:val="center"/>
        <w:rPr>
          <w:rFonts w:cs="Arial"/>
          <w:szCs w:val="20"/>
          <w:u w:val="single"/>
          <w:lang w:val="hu-HU" w:eastAsia="hu-HU"/>
        </w:rPr>
      </w:pPr>
      <w:r w:rsidRPr="00760A7D">
        <w:rPr>
          <w:rFonts w:cs="Arial"/>
          <w:szCs w:val="20"/>
          <w:u w:val="single"/>
          <w:lang w:val="hu-HU" w:eastAsia="hu-HU"/>
        </w:rPr>
        <w:t>Expiry date</w:t>
      </w:r>
    </w:p>
    <w:p w:rsidRPr="005C0C30" w:rsidR="00E97EB4" w:rsidP="00760A7D" w:rsidRDefault="00E97EB4" w14:paraId="67F8EBAF" w14:textId="2D59FC54">
      <w:pPr>
        <w:numPr>
          <w:ilvl w:val="2"/>
          <w:numId w:val="28"/>
        </w:numPr>
        <w:ind w:left="1701" w:hanging="425"/>
        <w:jc w:val="both"/>
        <w:textAlignment w:val="center"/>
        <w:rPr>
          <w:rFonts w:cs="Arial"/>
          <w:szCs w:val="20"/>
          <w:lang w:val="hu-HU" w:eastAsia="hu-HU"/>
        </w:rPr>
      </w:pPr>
      <w:r w:rsidRPr="005C0C30">
        <w:rPr>
          <w:rFonts w:cs="Arial"/>
          <w:szCs w:val="20"/>
          <w:lang w:val="hu-HU" w:eastAsia="hu-HU"/>
        </w:rPr>
        <w:t>Existing field</w:t>
      </w:r>
      <w:r w:rsidR="00760A7D">
        <w:rPr>
          <w:rFonts w:cs="Arial"/>
          <w:szCs w:val="20"/>
          <w:lang w:val="hu-HU" w:eastAsia="hu-HU"/>
        </w:rPr>
        <w:t xml:space="preserve"> which will be reused</w:t>
      </w:r>
      <w:r w:rsidRPr="005C0C30">
        <w:rPr>
          <w:rFonts w:cs="Arial"/>
          <w:szCs w:val="20"/>
          <w:lang w:val="hu-HU" w:eastAsia="hu-HU"/>
        </w:rPr>
        <w:t>: BMF00XUD.B00KED</w:t>
      </w:r>
    </w:p>
    <w:p w:rsidR="00760A7D" w:rsidP="16EBF011" w:rsidRDefault="00760A7D" w14:paraId="540F57B5" w14:textId="37F6D0BD">
      <w:pPr>
        <w:numPr>
          <w:ilvl w:val="2"/>
          <w:numId w:val="28"/>
        </w:numPr>
        <w:ind w:left="1701" w:hanging="425"/>
        <w:jc w:val="both"/>
        <w:rPr>
          <w:rFonts w:ascii="Arial Bold" w:hAnsi="Arial Bold" w:cs="Arial"/>
        </w:rPr>
      </w:pPr>
      <w:r w:rsidRPr="16EBF011">
        <w:rPr>
          <w:rFonts w:cs="Arial"/>
          <w:lang w:val="hu-HU" w:eastAsia="hu-HU"/>
        </w:rPr>
        <w:t>No data migration, no update of already existing values in database is in scope</w:t>
      </w:r>
    </w:p>
    <w:p w:rsidRPr="008469FA" w:rsidR="7286FBA3" w:rsidP="16EBF011" w:rsidRDefault="7286FBA3" w14:paraId="28602386" w14:textId="551F0E2D">
      <w:pPr>
        <w:numPr>
          <w:ilvl w:val="2"/>
          <w:numId w:val="28"/>
        </w:numPr>
        <w:ind w:left="1701" w:hanging="425"/>
        <w:jc w:val="both"/>
        <w:rPr>
          <w:rFonts w:cs="Arial"/>
          <w:lang w:val="hu-HU" w:eastAsia="hu-HU"/>
        </w:rPr>
      </w:pPr>
      <w:r w:rsidRPr="008469FA">
        <w:rPr>
          <w:rFonts w:cs="Arial"/>
          <w:lang w:val="hu-HU" w:eastAsia="hu-HU"/>
        </w:rPr>
        <w:t>The expiry date will not be calculated in CORE02 anymore, instead of that it will be feeding over from Oracle.</w:t>
      </w:r>
      <w:r w:rsidRPr="008469FA" w:rsidR="00B42618">
        <w:rPr>
          <w:rFonts w:cs="Arial"/>
          <w:lang w:val="hu-HU" w:eastAsia="hu-HU"/>
        </w:rPr>
        <w:t xml:space="preserve"> </w:t>
      </w:r>
      <w:r w:rsidRPr="008469FA" w:rsidR="00D41A0D">
        <w:rPr>
          <w:rFonts w:cs="Arial"/>
          <w:lang w:val="hu-HU" w:eastAsia="hu-HU"/>
        </w:rPr>
        <w:t xml:space="preserve">Current Core02 logic </w:t>
      </w:r>
      <w:r w:rsidRPr="008469FA" w:rsidR="00975982">
        <w:rPr>
          <w:rFonts w:cs="Arial"/>
          <w:lang w:val="hu-HU" w:eastAsia="hu-HU"/>
        </w:rPr>
        <w:t>for KYC expiry date calculation will be removed</w:t>
      </w:r>
    </w:p>
    <w:p w:rsidRPr="005C0C30" w:rsidR="00760A7D" w:rsidP="3B25A586" w:rsidRDefault="00760A7D" w14:paraId="3F98D80D" w14:textId="4599D3AF">
      <w:pPr>
        <w:numPr>
          <w:ilvl w:val="2"/>
          <w:numId w:val="28"/>
        </w:numPr>
        <w:ind w:left="1701" w:hanging="425"/>
        <w:jc w:val="both"/>
        <w:textAlignment w:val="center"/>
        <w:rPr>
          <w:rFonts w:cs="Arial"/>
          <w:lang w:val="hu-HU" w:eastAsia="hu-HU"/>
        </w:rPr>
      </w:pPr>
      <w:del w:author="Huszka Fruzsina (UniCredit)" w:date="2025-04-01T15:18:00Z" w:id="302">
        <w:r w:rsidRPr="57DA78C1" w:rsidDel="00760A7D">
          <w:rPr>
            <w:rFonts w:cs="Arial"/>
            <w:lang w:val="hu-HU" w:eastAsia="hu-HU"/>
          </w:rPr>
          <w:delText>Empty value is allowed for not yet populated value (</w:delText>
        </w:r>
        <w:commentRangeStart w:id="303"/>
        <w:commentRangeStart w:id="304"/>
        <w:commentRangeStart w:id="305"/>
        <w:commentRangeStart w:id="306"/>
        <w:commentRangeStart w:id="307"/>
        <w:commentRangeStart w:id="308"/>
        <w:commentRangeStart w:id="309"/>
        <w:commentRangeStart w:id="310"/>
        <w:r w:rsidRPr="57DA78C1" w:rsidDel="00760A7D">
          <w:rPr>
            <w:rFonts w:cs="Arial"/>
            <w:lang w:val="hu-HU" w:eastAsia="hu-HU"/>
          </w:rPr>
          <w:delText>default</w:delText>
        </w:r>
      </w:del>
      <w:commentRangeEnd w:id="303"/>
      <w:r>
        <w:rPr>
          <w:rStyle w:val="CommentReference"/>
        </w:rPr>
        <w:commentReference w:id="303"/>
      </w:r>
      <w:commentRangeEnd w:id="304"/>
      <w:r>
        <w:rPr>
          <w:rStyle w:val="CommentReference"/>
        </w:rPr>
        <w:commentReference w:id="304"/>
      </w:r>
      <w:commentRangeEnd w:id="305"/>
      <w:r>
        <w:rPr>
          <w:rStyle w:val="CommentReference"/>
        </w:rPr>
        <w:commentReference w:id="305"/>
      </w:r>
      <w:commentRangeEnd w:id="306"/>
      <w:r>
        <w:rPr>
          <w:rStyle w:val="CommentReference"/>
        </w:rPr>
        <w:commentReference w:id="306"/>
      </w:r>
      <w:commentRangeEnd w:id="307"/>
      <w:r>
        <w:rPr>
          <w:rStyle w:val="CommentReference"/>
        </w:rPr>
        <w:commentReference w:id="307"/>
      </w:r>
      <w:commentRangeEnd w:id="308"/>
      <w:r>
        <w:rPr>
          <w:rStyle w:val="CommentReference"/>
        </w:rPr>
        <w:commentReference w:id="308"/>
      </w:r>
      <w:commentRangeEnd w:id="309"/>
      <w:r>
        <w:rPr>
          <w:rStyle w:val="CommentReference"/>
        </w:rPr>
        <w:commentReference w:id="309"/>
      </w:r>
      <w:commentRangeEnd w:id="310"/>
      <w:r>
        <w:rPr>
          <w:rStyle w:val="CommentReference"/>
        </w:rPr>
        <w:commentReference w:id="310"/>
      </w:r>
      <w:del w:author="Huszka Fruzsina (UniCredit)" w:date="2025-04-01T15:18:00Z" w:id="317">
        <w:r w:rsidRPr="57DA78C1" w:rsidDel="00760A7D">
          <w:rPr>
            <w:rFonts w:cs="Arial"/>
            <w:lang w:val="hu-HU" w:eastAsia="hu-HU"/>
          </w:rPr>
          <w:delText>)</w:delText>
        </w:r>
      </w:del>
      <w:commentRangeEnd w:id="299"/>
      <w:r>
        <w:rPr>
          <w:rStyle w:val="CommentReference"/>
        </w:rPr>
        <w:commentReference w:id="299"/>
      </w:r>
      <w:commentRangeEnd w:id="300"/>
      <w:r>
        <w:rPr>
          <w:rStyle w:val="CommentReference"/>
        </w:rPr>
        <w:commentReference w:id="300"/>
      </w:r>
      <w:commentRangeEnd w:id="301"/>
      <w:r>
        <w:rPr>
          <w:rStyle w:val="CommentReference"/>
        </w:rPr>
        <w:commentReference w:id="301"/>
      </w:r>
      <w:r w:rsidRPr="57DA78C1" w:rsidR="00E005D7">
        <w:rPr>
          <w:rFonts w:cs="Arial"/>
          <w:lang w:val="hu-HU" w:eastAsia="hu-HU"/>
        </w:rPr>
        <w:t xml:space="preserve"> </w:t>
      </w:r>
    </w:p>
    <w:p w:rsidRPr="005C0C30" w:rsidR="00E97EB4" w:rsidP="00E97EB4" w:rsidRDefault="00E97EB4" w14:paraId="05BEF3C4" w14:textId="77777777">
      <w:pPr>
        <w:ind w:left="2160"/>
        <w:textAlignment w:val="center"/>
        <w:rPr>
          <w:rFonts w:cs="Arial"/>
          <w:szCs w:val="20"/>
          <w:lang w:val="hu-HU" w:eastAsia="hu-HU"/>
        </w:rPr>
      </w:pPr>
    </w:p>
    <w:p w:rsidRPr="002F2D52" w:rsidR="00E97EB4" w:rsidP="002F2D52" w:rsidRDefault="00E97EB4" w14:paraId="1D1F9CF5" w14:textId="77777777">
      <w:pPr>
        <w:ind w:left="993"/>
        <w:jc w:val="both"/>
        <w:textAlignment w:val="center"/>
        <w:rPr>
          <w:rFonts w:cs="Arial"/>
          <w:szCs w:val="20"/>
          <w:u w:val="single"/>
          <w:lang w:val="hu-HU" w:eastAsia="hu-HU"/>
        </w:rPr>
      </w:pPr>
      <w:r w:rsidRPr="002F2D52">
        <w:rPr>
          <w:rFonts w:cs="Arial"/>
          <w:szCs w:val="20"/>
          <w:u w:val="single"/>
          <w:lang w:val="hu-HU" w:eastAsia="hu-HU"/>
        </w:rPr>
        <w:t>PEP (Y/N)</w:t>
      </w:r>
    </w:p>
    <w:p w:rsidR="00E97EB4" w:rsidP="00BF0140" w:rsidRDefault="00E97EB4" w14:paraId="60D51C8C" w14:textId="14C59135">
      <w:pPr>
        <w:pStyle w:val="ListParagraph"/>
        <w:numPr>
          <w:ilvl w:val="0"/>
          <w:numId w:val="29"/>
        </w:numPr>
        <w:ind w:left="1701" w:hanging="454"/>
        <w:jc w:val="both"/>
        <w:rPr>
          <w:rFonts w:cs="Arial"/>
          <w:szCs w:val="20"/>
          <w:lang w:val="hu-HU" w:eastAsia="hu-HU"/>
        </w:rPr>
      </w:pPr>
      <w:r w:rsidRPr="005C0C30">
        <w:rPr>
          <w:rFonts w:cs="Arial"/>
          <w:szCs w:val="20"/>
          <w:lang w:val="hu-HU" w:eastAsia="hu-HU"/>
        </w:rPr>
        <w:t>Existing field</w:t>
      </w:r>
      <w:r w:rsidR="0084644C">
        <w:rPr>
          <w:rFonts w:cs="Arial"/>
          <w:szCs w:val="20"/>
          <w:lang w:val="hu-HU" w:eastAsia="hu-HU"/>
        </w:rPr>
        <w:t xml:space="preserve"> which will be reused</w:t>
      </w:r>
      <w:r w:rsidRPr="005C0C30">
        <w:rPr>
          <w:rFonts w:cs="Arial"/>
          <w:szCs w:val="20"/>
          <w:lang w:val="hu-HU" w:eastAsia="hu-HU"/>
        </w:rPr>
        <w:t>: BMF00XUD.B00PEP</w:t>
      </w:r>
    </w:p>
    <w:p w:rsidRPr="005C0C30" w:rsidR="0084644C" w:rsidP="0084644C" w:rsidRDefault="0084644C" w14:paraId="5E2ECD74" w14:textId="77777777">
      <w:pPr>
        <w:pStyle w:val="ListParagraph"/>
        <w:numPr>
          <w:ilvl w:val="0"/>
          <w:numId w:val="29"/>
        </w:numPr>
        <w:ind w:left="1701" w:hanging="454"/>
        <w:jc w:val="both"/>
        <w:rPr>
          <w:rFonts w:cs="Arial"/>
          <w:szCs w:val="20"/>
          <w:lang w:val="hu-HU" w:eastAsia="hu-HU"/>
        </w:rPr>
      </w:pPr>
      <w:r>
        <w:rPr>
          <w:rFonts w:cs="Arial"/>
          <w:szCs w:val="20"/>
          <w:lang w:val="hu-HU" w:eastAsia="hu-HU"/>
        </w:rPr>
        <w:t>No data migration, no update of already existing values in database is in scope</w:t>
      </w:r>
    </w:p>
    <w:p w:rsidRPr="005C0C30" w:rsidR="0084644C" w:rsidP="6C1ABEE9" w:rsidRDefault="0084644C" w14:paraId="5524878B" w14:textId="77777777">
      <w:pPr>
        <w:pStyle w:val="ListParagraph"/>
        <w:numPr>
          <w:ilvl w:val="0"/>
          <w:numId w:val="29"/>
        </w:numPr>
        <w:ind w:left="1701" w:hanging="454"/>
        <w:jc w:val="both"/>
        <w:rPr>
          <w:del w:author="Huszka Fruzsina (UniCredit)" w:date="2025-04-01T15:18:00Z" w:id="319"/>
          <w:rFonts w:cs="Arial"/>
          <w:lang w:val="hu-HU" w:eastAsia="hu-HU"/>
        </w:rPr>
      </w:pPr>
      <w:commentRangeStart w:id="320"/>
      <w:commentRangeStart w:id="321"/>
      <w:commentRangeStart w:id="322"/>
      <w:commentRangeStart w:id="323"/>
      <w:commentRangeStart w:id="324"/>
      <w:commentRangeStart w:id="325"/>
      <w:commentRangeStart w:id="326"/>
      <w:del w:author="Huszka Fruzsina (UniCredit)" w:date="2025-04-01T15:18:00Z" w:id="327">
        <w:r w:rsidRPr="57DA78C1" w:rsidDel="41622F10">
          <w:rPr>
            <w:rFonts w:cs="Arial"/>
            <w:lang w:val="hu-HU" w:eastAsia="hu-HU"/>
          </w:rPr>
          <w:delText>Empty value is allowed for not yet populated value (default)</w:delText>
        </w:r>
      </w:del>
      <w:commentRangeEnd w:id="320"/>
      <w:r>
        <w:rPr>
          <w:rStyle w:val="CommentReference"/>
        </w:rPr>
        <w:commentReference w:id="320"/>
      </w:r>
      <w:commentRangeEnd w:id="321"/>
      <w:r>
        <w:rPr>
          <w:rStyle w:val="CommentReference"/>
        </w:rPr>
        <w:commentReference w:id="321"/>
      </w:r>
      <w:commentRangeEnd w:id="322"/>
      <w:r>
        <w:rPr>
          <w:rStyle w:val="CommentReference"/>
        </w:rPr>
        <w:commentReference w:id="322"/>
      </w:r>
      <w:commentRangeEnd w:id="323"/>
      <w:r>
        <w:rPr>
          <w:rStyle w:val="CommentReference"/>
        </w:rPr>
        <w:commentReference w:id="323"/>
      </w:r>
      <w:commentRangeEnd w:id="324"/>
      <w:r>
        <w:rPr>
          <w:rStyle w:val="CommentReference"/>
        </w:rPr>
        <w:commentReference w:id="324"/>
      </w:r>
      <w:commentRangeEnd w:id="325"/>
      <w:r>
        <w:rPr>
          <w:rStyle w:val="CommentReference"/>
        </w:rPr>
        <w:commentReference w:id="325"/>
      </w:r>
      <w:commentRangeEnd w:id="326"/>
      <w:r>
        <w:rPr>
          <w:rStyle w:val="CommentReference"/>
        </w:rPr>
        <w:commentReference w:id="326"/>
      </w:r>
    </w:p>
    <w:p w:rsidRPr="005C0C30" w:rsidR="00E97EB4" w:rsidP="0084644C" w:rsidRDefault="00E97EB4" w14:paraId="0A6D246E" w14:textId="77777777">
      <w:pPr>
        <w:ind w:left="1701" w:hanging="567"/>
        <w:rPr>
          <w:rFonts w:cs="Arial"/>
          <w:szCs w:val="20"/>
          <w:lang w:val="hu-HU" w:eastAsia="hu-HU"/>
        </w:rPr>
      </w:pPr>
    </w:p>
    <w:p w:rsidRPr="004A1A08" w:rsidR="00E97EB4" w:rsidP="004A1A08" w:rsidRDefault="005E571F" w14:paraId="181B4B02" w14:textId="648ECDAB">
      <w:pPr>
        <w:ind w:left="993"/>
        <w:jc w:val="both"/>
        <w:textAlignment w:val="center"/>
        <w:rPr>
          <w:rFonts w:cs="Arial"/>
          <w:szCs w:val="20"/>
          <w:u w:val="single"/>
          <w:lang w:val="hu-HU" w:eastAsia="hu-HU"/>
        </w:rPr>
      </w:pPr>
      <w:r>
        <w:rPr>
          <w:rFonts w:cs="Arial"/>
          <w:szCs w:val="20"/>
          <w:u w:val="single"/>
          <w:lang w:val="hu-HU" w:eastAsia="hu-HU"/>
        </w:rPr>
        <w:t>Sanction</w:t>
      </w:r>
      <w:r w:rsidRPr="004A1A08" w:rsidR="00E97EB4">
        <w:rPr>
          <w:rFonts w:cs="Arial"/>
          <w:szCs w:val="20"/>
          <w:u w:val="single"/>
          <w:lang w:val="hu-HU" w:eastAsia="hu-HU"/>
        </w:rPr>
        <w:t xml:space="preserve"> </w:t>
      </w:r>
      <w:r>
        <w:rPr>
          <w:rFonts w:cs="Arial"/>
          <w:szCs w:val="20"/>
          <w:u w:val="single"/>
          <w:lang w:val="hu-HU" w:eastAsia="hu-HU"/>
        </w:rPr>
        <w:t>B</w:t>
      </w:r>
      <w:r w:rsidRPr="004A1A08" w:rsidR="00E97EB4">
        <w:rPr>
          <w:rFonts w:cs="Arial"/>
          <w:szCs w:val="20"/>
          <w:u w:val="single"/>
          <w:lang w:val="hu-HU" w:eastAsia="hu-HU"/>
        </w:rPr>
        <w:t xml:space="preserve">lock </w:t>
      </w:r>
      <w:r>
        <w:rPr>
          <w:rFonts w:cs="Arial"/>
          <w:szCs w:val="20"/>
          <w:u w:val="single"/>
          <w:lang w:val="hu-HU" w:eastAsia="hu-HU"/>
        </w:rPr>
        <w:t xml:space="preserve">Flag </w:t>
      </w:r>
      <w:r w:rsidRPr="004A1A08" w:rsidR="00E97EB4">
        <w:rPr>
          <w:rFonts w:cs="Arial"/>
          <w:szCs w:val="20"/>
          <w:u w:val="single"/>
          <w:lang w:val="hu-HU" w:eastAsia="hu-HU"/>
        </w:rPr>
        <w:t>(Y/N)</w:t>
      </w:r>
    </w:p>
    <w:p w:rsidRPr="00EA1D9E" w:rsidR="00EA1D9E" w:rsidP="004A1A08" w:rsidRDefault="00EA1D9E" w14:paraId="5E5D4E00" w14:textId="0AFE2411">
      <w:pPr>
        <w:pStyle w:val="ListParagraph"/>
        <w:numPr>
          <w:ilvl w:val="0"/>
          <w:numId w:val="29"/>
        </w:numPr>
        <w:ind w:left="1701" w:hanging="454"/>
        <w:jc w:val="both"/>
        <w:rPr>
          <w:rFonts w:cs="Arial"/>
          <w:lang w:val="hu-HU" w:eastAsia="hu-HU"/>
        </w:rPr>
      </w:pPr>
      <w:commentRangeStart w:id="332"/>
      <w:commentRangeStart w:id="333"/>
      <w:commentRangeStart w:id="334"/>
      <w:r w:rsidRPr="588439F7">
        <w:rPr>
          <w:rFonts w:cs="Arial"/>
          <w:lang w:val="hu-HU" w:eastAsia="hu-HU"/>
        </w:rPr>
        <w:t xml:space="preserve">Is </w:t>
      </w:r>
      <w:r w:rsidRPr="588439F7" w:rsidR="00E97EB4">
        <w:rPr>
          <w:rFonts w:cs="Arial"/>
          <w:lang w:val="hu-HU" w:eastAsia="hu-HU"/>
        </w:rPr>
        <w:t>be</w:t>
      </w:r>
      <w:r w:rsidRPr="588439F7">
        <w:rPr>
          <w:rFonts w:cs="Arial"/>
          <w:lang w:val="hu-HU" w:eastAsia="hu-HU"/>
        </w:rPr>
        <w:t>ing</w:t>
      </w:r>
      <w:r w:rsidRPr="588439F7" w:rsidR="00E97EB4">
        <w:rPr>
          <w:rFonts w:cs="Arial"/>
          <w:lang w:val="hu-HU" w:eastAsia="hu-HU"/>
        </w:rPr>
        <w:t xml:space="preserve"> introduced in </w:t>
      </w:r>
      <w:r w:rsidRPr="588439F7" w:rsidR="004A1A08">
        <w:rPr>
          <w:rFonts w:cs="Arial"/>
          <w:lang w:val="hu-HU" w:eastAsia="hu-HU"/>
        </w:rPr>
        <w:t xml:space="preserve">SEPA </w:t>
      </w:r>
      <w:r w:rsidRPr="588439F7" w:rsidR="00E97EB4">
        <w:rPr>
          <w:rFonts w:cs="Arial"/>
          <w:lang w:val="hu-HU" w:eastAsia="hu-HU"/>
        </w:rPr>
        <w:t>Instant payment project in BMF00XUD</w:t>
      </w:r>
      <w:r w:rsidRPr="588439F7" w:rsidR="004A1A08">
        <w:rPr>
          <w:rFonts w:cs="Arial"/>
          <w:lang w:val="hu-HU" w:eastAsia="hu-HU"/>
        </w:rPr>
        <w:t>.B00</w:t>
      </w:r>
      <w:r w:rsidRPr="588439F7" w:rsidR="00BB095D">
        <w:rPr>
          <w:rFonts w:cs="Arial"/>
          <w:lang w:val="hu-HU" w:eastAsia="hu-HU"/>
        </w:rPr>
        <w:t>SBF</w:t>
      </w:r>
      <w:commentRangeEnd w:id="332"/>
      <w:r w:rsidR="001424AF">
        <w:rPr>
          <w:rStyle w:val="CommentReference"/>
        </w:rPr>
        <w:commentReference w:id="332"/>
      </w:r>
      <w:commentRangeEnd w:id="333"/>
      <w:r w:rsidR="008A6FC2">
        <w:rPr>
          <w:rStyle w:val="CommentReference"/>
        </w:rPr>
        <w:commentReference w:id="333"/>
      </w:r>
      <w:commentRangeEnd w:id="334"/>
      <w:r>
        <w:rPr>
          <w:rStyle w:val="CommentReference"/>
        </w:rPr>
        <w:commentReference w:id="334"/>
      </w:r>
    </w:p>
    <w:p w:rsidRPr="00EA1D9E" w:rsidR="00E97EB4" w:rsidP="00EA1D9E" w:rsidRDefault="00EA1D9E" w14:paraId="6A19444C" w14:textId="6C87D8D5">
      <w:pPr>
        <w:pStyle w:val="ListParagraph"/>
        <w:ind w:left="1701"/>
        <w:jc w:val="both"/>
        <w:rPr>
          <w:rFonts w:cs="Arial"/>
          <w:lang w:val="hu-HU" w:eastAsia="hu-HU"/>
        </w:rPr>
      </w:pPr>
      <w:r w:rsidRPr="588439F7">
        <w:rPr>
          <w:rFonts w:cs="Arial"/>
          <w:lang w:val="hu-HU" w:eastAsia="hu-HU"/>
        </w:rPr>
        <w:t>(it activates if there’s hit in financial saction list); this field will be reused</w:t>
      </w:r>
    </w:p>
    <w:p w:rsidR="1A3B87D9" w:rsidP="588439F7" w:rsidRDefault="1A3B87D9" w14:paraId="11130635" w14:textId="4EAACAB4">
      <w:pPr>
        <w:pStyle w:val="ListParagraph"/>
        <w:ind w:left="1701"/>
        <w:jc w:val="both"/>
        <w:rPr>
          <w:rFonts w:cs="Arial"/>
          <w:lang w:val="hu-HU" w:eastAsia="hu-HU"/>
        </w:rPr>
      </w:pPr>
      <w:r w:rsidRPr="588439F7">
        <w:rPr>
          <w:rFonts w:cs="Arial"/>
          <w:lang w:val="hu-HU" w:eastAsia="hu-HU"/>
        </w:rPr>
        <w:t xml:space="preserve">This </w:t>
      </w:r>
      <w:r w:rsidRPr="588439F7" w:rsidR="63549F37">
        <w:rPr>
          <w:rFonts w:cs="Arial"/>
          <w:lang w:val="hu-HU" w:eastAsia="hu-HU"/>
        </w:rPr>
        <w:t xml:space="preserve">is the </w:t>
      </w:r>
      <w:r w:rsidRPr="588439F7">
        <w:rPr>
          <w:rFonts w:cs="Arial"/>
          <w:lang w:val="hu-HU" w:eastAsia="hu-HU"/>
        </w:rPr>
        <w:t>f</w:t>
      </w:r>
      <w:r w:rsidRPr="588439F7" w:rsidR="04198BA9">
        <w:rPr>
          <w:rFonts w:cs="Arial"/>
          <w:lang w:val="hu-HU" w:eastAsia="hu-HU"/>
        </w:rPr>
        <w:t>lag which is used for blocking instant payments. IP application calls CORE02 to check if the transaction can be carried out or not.</w:t>
      </w:r>
    </w:p>
    <w:p w:rsidRPr="00EA1D9E" w:rsidR="005F3937" w:rsidP="00EA1D9E" w:rsidRDefault="00EA1D9E" w14:paraId="0848A0EB" w14:textId="73AA533C">
      <w:pPr>
        <w:pStyle w:val="ListParagraph"/>
        <w:numPr>
          <w:ilvl w:val="0"/>
          <w:numId w:val="29"/>
        </w:numPr>
        <w:ind w:left="1701" w:hanging="454"/>
        <w:jc w:val="both"/>
        <w:rPr>
          <w:rFonts w:cs="Arial"/>
          <w:szCs w:val="20"/>
          <w:lang w:val="hu-HU" w:eastAsia="hu-HU"/>
        </w:rPr>
      </w:pPr>
      <w:commentRangeStart w:id="335"/>
      <w:commentRangeStart w:id="336"/>
      <w:r>
        <w:rPr>
          <w:rFonts w:cs="Arial"/>
          <w:szCs w:val="20"/>
          <w:lang w:val="hu-HU" w:eastAsia="hu-HU"/>
        </w:rPr>
        <w:t>No data migration, no update of already existing values in database is in scope</w:t>
      </w:r>
      <w:commentRangeEnd w:id="335"/>
      <w:r w:rsidR="00A23F9D">
        <w:rPr>
          <w:rStyle w:val="CommentReference"/>
        </w:rPr>
        <w:commentReference w:id="335"/>
      </w:r>
      <w:commentRangeEnd w:id="336"/>
      <w:r w:rsidR="004A291C">
        <w:rPr>
          <w:rStyle w:val="CommentReference"/>
        </w:rPr>
        <w:commentReference w:id="336"/>
      </w:r>
    </w:p>
    <w:p w:rsidRPr="005C0C30" w:rsidR="00EA1D9E" w:rsidP="00EA1D9E" w:rsidRDefault="00EA1D9E" w14:paraId="13410D22" w14:textId="7D92D218">
      <w:pPr>
        <w:pStyle w:val="ListParagraph"/>
        <w:numPr>
          <w:ilvl w:val="0"/>
          <w:numId w:val="29"/>
        </w:numPr>
        <w:ind w:left="1701" w:hanging="454"/>
        <w:jc w:val="both"/>
        <w:rPr>
          <w:del w:author="Huszka Fruzsina (UniCredit)" w:date="2025-04-01T15:18:00Z" w:id="337"/>
          <w:rFonts w:cs="Arial"/>
          <w:lang w:val="hu-HU" w:eastAsia="hu-HU"/>
        </w:rPr>
      </w:pPr>
      <w:commentRangeStart w:id="338"/>
      <w:commentRangeStart w:id="339"/>
      <w:del w:author="Huszka Fruzsina (UniCredit)" w:date="2025-04-01T15:18:00Z" w:id="340">
        <w:r w:rsidRPr="6C1ABEE9" w:rsidDel="00EA1D9E">
          <w:rPr>
            <w:rFonts w:cs="Arial"/>
            <w:lang w:val="hu-HU" w:eastAsia="hu-HU"/>
          </w:rPr>
          <w:delText>Empty value is allowed for not yet populated value (default)</w:delText>
        </w:r>
      </w:del>
      <w:commentRangeEnd w:id="338"/>
      <w:r>
        <w:rPr>
          <w:rStyle w:val="CommentReference"/>
        </w:rPr>
        <w:commentReference w:id="338"/>
      </w:r>
      <w:commentRangeEnd w:id="339"/>
      <w:r>
        <w:rPr>
          <w:rStyle w:val="CommentReference"/>
        </w:rPr>
        <w:commentReference w:id="339"/>
      </w:r>
    </w:p>
    <w:p w:rsidRPr="00BB6CC8" w:rsidR="00714EBC" w:rsidP="008A37C5" w:rsidRDefault="00714EBC" w14:paraId="176B7906" w14:textId="77777777">
      <w:pPr>
        <w:rPr>
          <w:rFonts w:cs="Arial"/>
          <w:szCs w:val="20"/>
        </w:rPr>
      </w:pPr>
    </w:p>
    <w:p w:rsidRPr="0033344C" w:rsidR="00154F61" w:rsidP="2BC1B520" w:rsidRDefault="001E2A33" w14:paraId="1026F467" w14:textId="324FD803">
      <w:pPr>
        <w:pStyle w:val="Heading3"/>
        <w:rPr>
          <w:rFonts w:cs="Arial"/>
          <w:u w:val="single"/>
          <w:lang w:val="hu-HU" w:eastAsia="hu-HU"/>
        </w:rPr>
      </w:pPr>
      <w:bookmarkStart w:name="_Toc406289619" w:id="341"/>
      <w:r w:rsidRPr="6C1ABEE9">
        <w:rPr>
          <w:lang w:val="hu-HU"/>
        </w:rPr>
        <w:t xml:space="preserve">Client api </w:t>
      </w:r>
      <w:r w:rsidRPr="6C1ABEE9" w:rsidR="00BB6CC8">
        <w:rPr>
          <w:lang w:val="hu-HU"/>
        </w:rPr>
        <w:t>for online processes</w:t>
      </w:r>
      <w:bookmarkEnd w:id="341"/>
    </w:p>
    <w:p w:rsidR="00D00135" w:rsidP="00F32DE4" w:rsidRDefault="00D00135" w14:paraId="1623C6E8" w14:textId="77777777">
      <w:pPr>
        <w:jc w:val="both"/>
        <w:rPr>
          <w:rFonts w:cs="Arial"/>
          <w:szCs w:val="20"/>
          <w:lang w:val="hu-HU"/>
        </w:rPr>
      </w:pPr>
    </w:p>
    <w:p w:rsidR="00714EBC" w:rsidP="00F32DE4" w:rsidRDefault="00BB6CC8" w14:paraId="110E9EB1" w14:textId="5058E9DD">
      <w:pPr>
        <w:jc w:val="both"/>
        <w:rPr>
          <w:rFonts w:cs="Arial"/>
          <w:lang w:val="hu-HU"/>
        </w:rPr>
      </w:pPr>
      <w:r w:rsidRPr="53B887AB">
        <w:rPr>
          <w:rFonts w:cs="Arial"/>
          <w:lang w:val="hu-HU"/>
        </w:rPr>
        <w:t xml:space="preserve">For online processes </w:t>
      </w:r>
      <w:r w:rsidRPr="53B887AB" w:rsidR="001E2A33">
        <w:rPr>
          <w:rFonts w:cs="Arial"/>
          <w:lang w:val="hu-HU"/>
        </w:rPr>
        <w:t>-</w:t>
      </w:r>
      <w:commentRangeStart w:id="342"/>
      <w:commentRangeStart w:id="343"/>
      <w:r w:rsidRPr="53B887AB">
        <w:rPr>
          <w:rFonts w:cs="Arial"/>
          <w:lang w:val="hu-HU"/>
        </w:rPr>
        <w:t>like Client onboarding</w:t>
      </w:r>
      <w:r w:rsidRPr="53B887AB" w:rsidR="314748E9">
        <w:rPr>
          <w:rFonts w:cs="Arial"/>
          <w:lang w:val="hu-HU"/>
        </w:rPr>
        <w:t xml:space="preserve">, </w:t>
      </w:r>
      <w:r w:rsidRPr="53B887AB">
        <w:rPr>
          <w:rFonts w:cs="Arial"/>
          <w:lang w:val="hu-HU"/>
        </w:rPr>
        <w:t>KYC review</w:t>
      </w:r>
      <w:commentRangeEnd w:id="342"/>
      <w:r>
        <w:rPr>
          <w:rStyle w:val="CommentReference"/>
        </w:rPr>
        <w:commentReference w:id="342"/>
      </w:r>
      <w:commentRangeEnd w:id="343"/>
      <w:r>
        <w:rPr>
          <w:rStyle w:val="CommentReference"/>
        </w:rPr>
        <w:commentReference w:id="343"/>
      </w:r>
      <w:r w:rsidRPr="53B887AB" w:rsidR="001E2A33">
        <w:rPr>
          <w:rFonts w:cs="Arial"/>
          <w:lang w:val="hu-HU"/>
        </w:rPr>
        <w:t>-</w:t>
      </w:r>
      <w:r w:rsidRPr="53B887AB">
        <w:rPr>
          <w:rFonts w:cs="Arial"/>
          <w:lang w:val="hu-HU"/>
        </w:rPr>
        <w:t xml:space="preserve"> </w:t>
      </w:r>
      <w:r w:rsidRPr="53B887AB" w:rsidR="001E2A33">
        <w:rPr>
          <w:rFonts w:cs="Arial"/>
          <w:lang w:val="hu-HU"/>
        </w:rPr>
        <w:t>client related services are being called. The caller party is</w:t>
      </w:r>
      <w:r w:rsidRPr="53B887AB" w:rsidR="002022BE">
        <w:rPr>
          <w:rFonts w:cs="Arial"/>
          <w:lang w:val="hu-HU"/>
        </w:rPr>
        <w:t xml:space="preserve"> </w:t>
      </w:r>
      <w:r w:rsidRPr="53B887AB" w:rsidR="001E2A33">
        <w:rPr>
          <w:rFonts w:cs="Arial"/>
          <w:lang w:val="hu-HU"/>
        </w:rPr>
        <w:t>outside of CORE02, CORE02 only responds to the calls.</w:t>
      </w:r>
      <w:r w:rsidRPr="53B887AB" w:rsidR="002022BE">
        <w:rPr>
          <w:rFonts w:cs="Arial"/>
          <w:lang w:val="hu-HU"/>
        </w:rPr>
        <w:t xml:space="preserve"> The trigger of the call is not on CORE02 side.</w:t>
      </w:r>
    </w:p>
    <w:p w:rsidR="003B532E" w:rsidP="00F32DE4" w:rsidRDefault="003B532E" w14:paraId="0FDFB3A6" w14:textId="59CDC81B">
      <w:pPr>
        <w:jc w:val="both"/>
        <w:rPr>
          <w:rFonts w:cs="Arial"/>
          <w:szCs w:val="20"/>
          <w:lang w:val="hu-HU"/>
        </w:rPr>
      </w:pPr>
      <w:r>
        <w:rPr>
          <w:rFonts w:cs="Arial"/>
          <w:szCs w:val="20"/>
          <w:lang w:val="hu-HU"/>
        </w:rPr>
        <w:t>The process after this project on high level will look as the following.</w:t>
      </w:r>
    </w:p>
    <w:p w:rsidRPr="008D4E99" w:rsidR="008D4E99" w:rsidP="3FCF08B9" w:rsidRDefault="003B532E" w14:paraId="0DAF3345" w14:textId="7A345024">
      <w:pPr>
        <w:pStyle w:val="ListParagraph"/>
        <w:numPr>
          <w:ilvl w:val="5"/>
          <w:numId w:val="28"/>
        </w:numPr>
        <w:ind w:left="1701" w:hanging="425"/>
        <w:jc w:val="both"/>
        <w:rPr>
          <w:rFonts w:cs="Arial"/>
          <w:lang w:val="en-US"/>
        </w:rPr>
      </w:pPr>
      <w:commentRangeStart w:id="344"/>
      <w:commentRangeStart w:id="345"/>
      <w:commentRangeStart w:id="346"/>
      <w:r w:rsidRPr="3FCF08B9">
        <w:rPr>
          <w:rFonts w:cs="Arial"/>
          <w:lang w:val="en-US"/>
        </w:rPr>
        <w:t>First the client will be opened via OpenClient api and the AML block</w:t>
      </w:r>
      <w:r w:rsidRPr="3FCF08B9" w:rsidR="00100F3A">
        <w:rPr>
          <w:rFonts w:cs="Arial"/>
          <w:lang w:val="en-US"/>
        </w:rPr>
        <w:t>=Y</w:t>
      </w:r>
      <w:r w:rsidRPr="3FCF08B9">
        <w:rPr>
          <w:rFonts w:cs="Arial"/>
          <w:lang w:val="en-US"/>
        </w:rPr>
        <w:t xml:space="preserve"> </w:t>
      </w:r>
      <w:r w:rsidRPr="3FCF08B9" w:rsidR="008D4E99">
        <w:rPr>
          <w:rFonts w:cs="Arial"/>
          <w:lang w:val="en-US"/>
        </w:rPr>
        <w:t xml:space="preserve">(details </w:t>
      </w:r>
      <w:r w:rsidRPr="3FCF08B9" w:rsidR="00C96F19">
        <w:rPr>
          <w:rFonts w:cs="Arial"/>
          <w:lang w:val="en-US"/>
        </w:rPr>
        <w:t>find</w:t>
      </w:r>
      <w:r w:rsidRPr="3FCF08B9" w:rsidR="008D4E99">
        <w:rPr>
          <w:rFonts w:cs="Arial"/>
          <w:lang w:val="en-US"/>
        </w:rPr>
        <w:t xml:space="preserve"> later) </w:t>
      </w:r>
      <w:r w:rsidRPr="3FCF08B9">
        <w:rPr>
          <w:rFonts w:cs="Arial"/>
          <w:lang w:val="en-US"/>
        </w:rPr>
        <w:t>will be applied automatically. Frontend initiates the call to CORE02.</w:t>
      </w:r>
    </w:p>
    <w:p w:rsidR="008D4E99" w:rsidP="008D4E99" w:rsidRDefault="008D4E99" w14:paraId="1BCA5608" w14:textId="69C34213">
      <w:pPr>
        <w:pStyle w:val="ListParagraph"/>
        <w:ind w:left="1701"/>
        <w:jc w:val="both"/>
        <w:rPr>
          <w:rFonts w:cs="Arial"/>
          <w:lang w:val="hu-HU"/>
        </w:rPr>
      </w:pPr>
      <w:commentRangeStart w:id="347"/>
      <w:commentRangeStart w:id="348"/>
      <w:r w:rsidRPr="3FCF08B9">
        <w:rPr>
          <w:rFonts w:cs="Arial"/>
          <w:lang w:val="hu-HU"/>
        </w:rPr>
        <w:t xml:space="preserve">This point is only valid for Onboarding and is not happening </w:t>
      </w:r>
      <w:commentRangeEnd w:id="344"/>
      <w:r>
        <w:rPr>
          <w:rStyle w:val="CommentReference"/>
        </w:rPr>
        <w:commentReference w:id="344"/>
      </w:r>
      <w:commentRangeEnd w:id="345"/>
      <w:r>
        <w:rPr>
          <w:rStyle w:val="CommentReference"/>
        </w:rPr>
        <w:commentReference w:id="345"/>
      </w:r>
      <w:commentRangeEnd w:id="346"/>
      <w:r>
        <w:rPr>
          <w:rStyle w:val="CommentReference"/>
        </w:rPr>
        <w:commentReference w:id="346"/>
      </w:r>
      <w:r w:rsidRPr="3FCF08B9">
        <w:rPr>
          <w:rFonts w:cs="Arial"/>
          <w:lang w:val="hu-HU"/>
        </w:rPr>
        <w:t>for KYC review</w:t>
      </w:r>
      <w:commentRangeEnd w:id="347"/>
      <w:r>
        <w:rPr>
          <w:rStyle w:val="CommentReference"/>
        </w:rPr>
        <w:commentReference w:id="347"/>
      </w:r>
      <w:commentRangeEnd w:id="348"/>
      <w:r>
        <w:rPr>
          <w:rStyle w:val="CommentReference"/>
        </w:rPr>
        <w:commentReference w:id="348"/>
      </w:r>
      <w:r w:rsidRPr="3FCF08B9">
        <w:rPr>
          <w:rFonts w:cs="Arial"/>
          <w:lang w:val="hu-HU"/>
        </w:rPr>
        <w:t>.</w:t>
      </w:r>
    </w:p>
    <w:p w:rsidR="003B532E" w:rsidP="003B532E" w:rsidRDefault="003B532E" w14:paraId="5F271B7D" w14:textId="0CC75255">
      <w:pPr>
        <w:pStyle w:val="ListParagraph"/>
        <w:numPr>
          <w:ilvl w:val="5"/>
          <w:numId w:val="28"/>
        </w:numPr>
        <w:ind w:left="1701" w:hanging="425"/>
        <w:jc w:val="both"/>
        <w:rPr>
          <w:rFonts w:cs="Arial"/>
          <w:szCs w:val="20"/>
          <w:lang w:val="hu-HU"/>
        </w:rPr>
      </w:pPr>
      <w:r>
        <w:rPr>
          <w:rFonts w:cs="Arial"/>
          <w:szCs w:val="20"/>
          <w:lang w:val="hu-HU"/>
        </w:rPr>
        <w:t xml:space="preserve">Then </w:t>
      </w:r>
      <w:r w:rsidRPr="003B532E">
        <w:rPr>
          <w:rFonts w:cs="Arial"/>
          <w:szCs w:val="20"/>
          <w:lang w:val="hu-HU"/>
        </w:rPr>
        <w:t>Oracle can gather the client data from CORE02 via GetClientDetails api</w:t>
      </w:r>
      <w:r>
        <w:rPr>
          <w:rFonts w:cs="Arial"/>
          <w:szCs w:val="20"/>
          <w:lang w:val="hu-HU"/>
        </w:rPr>
        <w:t>.</w:t>
      </w:r>
    </w:p>
    <w:p w:rsidR="003B532E" w:rsidP="003B532E" w:rsidRDefault="003B532E" w14:paraId="5B9B4925" w14:textId="080C51FE">
      <w:pPr>
        <w:pStyle w:val="ListParagraph"/>
        <w:ind w:left="1701"/>
        <w:jc w:val="both"/>
        <w:rPr>
          <w:rFonts w:cs="Arial"/>
          <w:szCs w:val="20"/>
          <w:lang w:val="hu-HU"/>
        </w:rPr>
      </w:pPr>
      <w:r>
        <w:rPr>
          <w:rFonts w:cs="Arial"/>
          <w:szCs w:val="20"/>
          <w:lang w:val="hu-HU"/>
        </w:rPr>
        <w:t>Oracle initiates the call.</w:t>
      </w:r>
    </w:p>
    <w:p w:rsidR="001E2A33" w:rsidP="003B532E" w:rsidRDefault="003B532E" w14:paraId="6760E076" w14:textId="43597EF1">
      <w:pPr>
        <w:pStyle w:val="ListParagraph"/>
        <w:numPr>
          <w:ilvl w:val="5"/>
          <w:numId w:val="28"/>
        </w:numPr>
        <w:ind w:left="1701" w:hanging="425"/>
        <w:jc w:val="both"/>
        <w:rPr>
          <w:rFonts w:cs="Arial"/>
          <w:lang w:val="en-US"/>
        </w:rPr>
      </w:pPr>
      <w:commentRangeStart w:id="349"/>
      <w:commentRangeStart w:id="350"/>
      <w:commentRangeStart w:id="351"/>
      <w:commentRangeStart w:id="352"/>
      <w:r w:rsidRPr="588439F7">
        <w:rPr>
          <w:rFonts w:cs="Arial"/>
          <w:lang w:val="en-US"/>
        </w:rPr>
        <w:t>After the neccessary evaluations on Oracle side</w:t>
      </w:r>
      <w:r w:rsidRPr="588439F7" w:rsidR="5B777319">
        <w:rPr>
          <w:rFonts w:cs="Arial"/>
          <w:lang w:val="en-US"/>
        </w:rPr>
        <w:t xml:space="preserve"> either with positive or negative outcome</w:t>
      </w:r>
      <w:commentRangeEnd w:id="349"/>
      <w:r w:rsidR="00F75FEB">
        <w:rPr>
          <w:rStyle w:val="CommentReference"/>
        </w:rPr>
        <w:commentReference w:id="349"/>
      </w:r>
      <w:commentRangeEnd w:id="350"/>
      <w:r w:rsidR="00B36A49">
        <w:rPr>
          <w:rStyle w:val="CommentReference"/>
        </w:rPr>
        <w:commentReference w:id="350"/>
      </w:r>
      <w:commentRangeEnd w:id="351"/>
      <w:r w:rsidR="00FE364B">
        <w:rPr>
          <w:rStyle w:val="CommentReference"/>
        </w:rPr>
        <w:commentReference w:id="351"/>
      </w:r>
      <w:commentRangeEnd w:id="352"/>
      <w:r>
        <w:rPr>
          <w:rStyle w:val="CommentReference"/>
        </w:rPr>
        <w:commentReference w:id="352"/>
      </w:r>
      <w:r w:rsidRPr="588439F7" w:rsidR="002261DB">
        <w:rPr>
          <w:rFonts w:cs="Arial"/>
          <w:lang w:val="en-US"/>
        </w:rPr>
        <w:t xml:space="preserve">, Oracle will update the KYC related data on the client </w:t>
      </w:r>
      <w:r w:rsidRPr="588439F7">
        <w:rPr>
          <w:rFonts w:cs="Arial"/>
          <w:lang w:val="en-US"/>
        </w:rPr>
        <w:t>via ModifyClient api</w:t>
      </w:r>
      <w:r w:rsidRPr="588439F7" w:rsidR="002261DB">
        <w:rPr>
          <w:rFonts w:cs="Arial"/>
          <w:lang w:val="en-US"/>
        </w:rPr>
        <w:t>.</w:t>
      </w:r>
    </w:p>
    <w:p w:rsidR="002261DB" w:rsidP="002261DB" w:rsidRDefault="002261DB" w14:paraId="381B89AD" w14:textId="6A2372D9">
      <w:pPr>
        <w:pStyle w:val="ListParagraph"/>
        <w:ind w:left="1701"/>
        <w:jc w:val="both"/>
        <w:rPr>
          <w:rFonts w:cs="Arial"/>
          <w:szCs w:val="20"/>
          <w:lang w:val="hu-HU"/>
        </w:rPr>
      </w:pPr>
      <w:r>
        <w:rPr>
          <w:rFonts w:cs="Arial"/>
          <w:szCs w:val="20"/>
          <w:lang w:val="hu-HU"/>
        </w:rPr>
        <w:t>Oracle initiates the call.</w:t>
      </w:r>
    </w:p>
    <w:p w:rsidR="002261DB" w:rsidP="002261DB" w:rsidRDefault="002261DB" w14:paraId="451CAD76" w14:textId="6CF9CCA4">
      <w:pPr>
        <w:pStyle w:val="ListParagraph"/>
        <w:ind w:left="1701"/>
        <w:jc w:val="both"/>
        <w:rPr>
          <w:rFonts w:cs="Arial"/>
          <w:szCs w:val="20"/>
          <w:lang w:val="hu-HU"/>
        </w:rPr>
      </w:pPr>
    </w:p>
    <w:p w:rsidRPr="00BB6CC8" w:rsidR="00061806" w:rsidP="00F32DE4" w:rsidRDefault="008D4E99" w14:paraId="78EAB906" w14:textId="0ADA3D73">
      <w:pPr>
        <w:jc w:val="both"/>
        <w:rPr>
          <w:rFonts w:cs="Arial"/>
          <w:szCs w:val="20"/>
        </w:rPr>
      </w:pPr>
      <w:r>
        <w:rPr>
          <w:rFonts w:cs="Arial"/>
          <w:szCs w:val="20"/>
        </w:rPr>
        <w:t>For above processes</w:t>
      </w:r>
      <w:r w:rsidR="001E2A33">
        <w:rPr>
          <w:rFonts w:cs="Arial"/>
          <w:szCs w:val="20"/>
        </w:rPr>
        <w:t xml:space="preserve"> </w:t>
      </w:r>
      <w:r>
        <w:rPr>
          <w:rFonts w:cs="Arial"/>
          <w:szCs w:val="20"/>
        </w:rPr>
        <w:t xml:space="preserve">no </w:t>
      </w:r>
      <w:r w:rsidR="001E2A33">
        <w:rPr>
          <w:rFonts w:cs="Arial"/>
          <w:szCs w:val="20"/>
        </w:rPr>
        <w:t xml:space="preserve">new service </w:t>
      </w:r>
      <w:r w:rsidR="008A2554">
        <w:rPr>
          <w:rFonts w:cs="Arial"/>
          <w:szCs w:val="20"/>
        </w:rPr>
        <w:t>is expected but the existing ones will be modified</w:t>
      </w:r>
      <w:r w:rsidR="004F2D8A">
        <w:rPr>
          <w:rFonts w:cs="Arial"/>
          <w:szCs w:val="20"/>
        </w:rPr>
        <w:t xml:space="preserve"> as following</w:t>
      </w:r>
      <w:r w:rsidR="008A2554">
        <w:rPr>
          <w:rFonts w:cs="Arial"/>
          <w:szCs w:val="20"/>
        </w:rPr>
        <w:t>.</w:t>
      </w:r>
    </w:p>
    <w:p w:rsidRPr="00BB6CC8" w:rsidR="00061806" w:rsidP="00F32DE4" w:rsidRDefault="00061806" w14:paraId="5FC91B61" w14:textId="77777777">
      <w:pPr>
        <w:jc w:val="both"/>
        <w:rPr>
          <w:rFonts w:cs="Arial"/>
          <w:szCs w:val="20"/>
        </w:rPr>
      </w:pPr>
    </w:p>
    <w:p w:rsidRPr="00F32DE4" w:rsidR="008A2554" w:rsidP="00F32DE4" w:rsidRDefault="008A2554" w14:paraId="448312F6" w14:textId="1F1A5082">
      <w:pPr>
        <w:ind w:left="993"/>
        <w:jc w:val="both"/>
        <w:textAlignment w:val="center"/>
        <w:rPr>
          <w:rFonts w:cs="Arial"/>
          <w:szCs w:val="20"/>
          <w:u w:val="single"/>
          <w:lang w:val="hu-HU" w:eastAsia="hu-HU"/>
        </w:rPr>
      </w:pPr>
      <w:commentRangeStart w:id="353"/>
      <w:commentRangeStart w:id="354"/>
      <w:commentRangeStart w:id="355"/>
      <w:r w:rsidRPr="00F32DE4">
        <w:rPr>
          <w:rFonts w:cs="Arial"/>
          <w:szCs w:val="20"/>
          <w:u w:val="single"/>
          <w:lang w:val="hu-HU" w:eastAsia="hu-HU"/>
        </w:rPr>
        <w:t>Client</w:t>
      </w:r>
      <w:r w:rsidR="00C96F19">
        <w:rPr>
          <w:rFonts w:cs="Arial"/>
          <w:szCs w:val="20"/>
          <w:u w:val="single"/>
          <w:lang w:val="hu-HU" w:eastAsia="hu-HU"/>
        </w:rPr>
        <w:t xml:space="preserve"> api (Open and Modify) and GetClientDetails api</w:t>
      </w:r>
      <w:commentRangeEnd w:id="353"/>
      <w:r w:rsidR="00117CF3">
        <w:rPr>
          <w:rStyle w:val="CommentReference"/>
        </w:rPr>
        <w:commentReference w:id="353"/>
      </w:r>
      <w:commentRangeEnd w:id="354"/>
      <w:r w:rsidR="00763014">
        <w:rPr>
          <w:rStyle w:val="CommentReference"/>
        </w:rPr>
        <w:commentReference w:id="354"/>
      </w:r>
      <w:commentRangeEnd w:id="355"/>
      <w:r w:rsidR="0092295A">
        <w:rPr>
          <w:rStyle w:val="CommentReference"/>
        </w:rPr>
        <w:commentReference w:id="355"/>
      </w:r>
    </w:p>
    <w:p w:rsidR="008A2554" w:rsidP="00C96F19" w:rsidRDefault="008A2554" w14:paraId="737B3BCF" w14:textId="21935628">
      <w:pPr>
        <w:ind w:left="993"/>
        <w:jc w:val="both"/>
        <w:rPr>
          <w:rFonts w:cs="Arial"/>
          <w:szCs w:val="20"/>
          <w:lang w:val="hu-HU" w:eastAsia="hu-HU"/>
        </w:rPr>
      </w:pPr>
      <w:r w:rsidRPr="00C96F19">
        <w:rPr>
          <w:rFonts w:cs="Arial"/>
          <w:szCs w:val="20"/>
          <w:lang w:val="hu-HU" w:eastAsia="hu-HU"/>
        </w:rPr>
        <w:t xml:space="preserve">All KYC related fields </w:t>
      </w:r>
      <w:r w:rsidR="00C96F19">
        <w:rPr>
          <w:rFonts w:cs="Arial"/>
          <w:szCs w:val="20"/>
          <w:lang w:val="hu-HU" w:eastAsia="hu-HU"/>
        </w:rPr>
        <w:t>-listed in previous chapter- have to</w:t>
      </w:r>
      <w:r w:rsidRPr="00C96F19">
        <w:rPr>
          <w:rFonts w:cs="Arial"/>
          <w:szCs w:val="20"/>
          <w:lang w:val="hu-HU" w:eastAsia="hu-HU"/>
        </w:rPr>
        <w:t xml:space="preserve"> be </w:t>
      </w:r>
      <w:r w:rsidRPr="00C96F19" w:rsidR="0033344C">
        <w:rPr>
          <w:rFonts w:cs="Arial"/>
          <w:szCs w:val="20"/>
          <w:lang w:val="hu-HU" w:eastAsia="hu-HU"/>
        </w:rPr>
        <w:t>available</w:t>
      </w:r>
      <w:r w:rsidRPr="00C96F19">
        <w:rPr>
          <w:rFonts w:cs="Arial"/>
          <w:szCs w:val="20"/>
          <w:lang w:val="hu-HU" w:eastAsia="hu-HU"/>
        </w:rPr>
        <w:t xml:space="preserve"> for CORE02 to receive them</w:t>
      </w:r>
      <w:r w:rsidR="00C3739E">
        <w:rPr>
          <w:rFonts w:cs="Arial"/>
          <w:szCs w:val="20"/>
          <w:lang w:val="hu-HU" w:eastAsia="hu-HU"/>
        </w:rPr>
        <w:t xml:space="preserve"> via Open/Modify client api and also CORE02 has to be able to populate all the fields via GetClientDetails api</w:t>
      </w:r>
      <w:r w:rsidR="00C96F19">
        <w:rPr>
          <w:rFonts w:cs="Arial"/>
          <w:szCs w:val="20"/>
          <w:lang w:val="hu-HU" w:eastAsia="hu-HU"/>
        </w:rPr>
        <w:t>.</w:t>
      </w:r>
    </w:p>
    <w:p w:rsidRPr="00C96F19" w:rsidR="000E1D6F" w:rsidP="00C96F19" w:rsidRDefault="000E1D6F" w14:paraId="2C5CFEB2" w14:textId="177A254A">
      <w:pPr>
        <w:ind w:left="993"/>
        <w:jc w:val="both"/>
        <w:rPr>
          <w:rFonts w:cs="Arial"/>
          <w:szCs w:val="20"/>
          <w:lang w:val="hu-HU" w:eastAsia="hu-HU"/>
        </w:rPr>
      </w:pPr>
      <w:r>
        <w:rPr>
          <w:rFonts w:cs="Arial"/>
          <w:szCs w:val="20"/>
          <w:lang w:val="hu-HU" w:eastAsia="hu-HU"/>
        </w:rPr>
        <w:t>For this the followings are needed:</w:t>
      </w:r>
    </w:p>
    <w:p w:rsidR="00C3739E" w:rsidP="00C96F19" w:rsidRDefault="008A2554" w14:paraId="3C9CE256" w14:textId="7372DAD5">
      <w:pPr>
        <w:numPr>
          <w:ilvl w:val="2"/>
          <w:numId w:val="28"/>
        </w:numPr>
        <w:ind w:left="1701" w:hanging="425"/>
        <w:jc w:val="both"/>
        <w:textAlignment w:val="center"/>
        <w:rPr>
          <w:rFonts w:cs="Arial"/>
          <w:szCs w:val="20"/>
          <w:lang w:val="hu-HU" w:eastAsia="hu-HU"/>
        </w:rPr>
      </w:pPr>
      <w:r w:rsidRPr="00C96F19">
        <w:rPr>
          <w:rFonts w:cs="Arial"/>
          <w:szCs w:val="20"/>
          <w:lang w:val="hu-HU" w:eastAsia="hu-HU"/>
        </w:rPr>
        <w:t xml:space="preserve">Adding </w:t>
      </w:r>
      <w:r w:rsidR="000E1D6F">
        <w:rPr>
          <w:rFonts w:cs="Arial"/>
          <w:szCs w:val="20"/>
          <w:lang w:val="hu-HU" w:eastAsia="hu-HU"/>
        </w:rPr>
        <w:t>’</w:t>
      </w:r>
      <w:r w:rsidRPr="00C96F19">
        <w:rPr>
          <w:rFonts w:cs="Arial"/>
          <w:szCs w:val="20"/>
          <w:lang w:val="hu-HU" w:eastAsia="hu-HU"/>
        </w:rPr>
        <w:t>AML block</w:t>
      </w:r>
      <w:r w:rsidR="000E1D6F">
        <w:rPr>
          <w:rFonts w:cs="Arial"/>
          <w:szCs w:val="20"/>
          <w:lang w:val="hu-HU" w:eastAsia="hu-HU"/>
        </w:rPr>
        <w:t>’</w:t>
      </w:r>
      <w:r w:rsidRPr="00C96F19">
        <w:rPr>
          <w:rFonts w:cs="Arial"/>
          <w:szCs w:val="20"/>
          <w:lang w:val="hu-HU" w:eastAsia="hu-HU"/>
        </w:rPr>
        <w:t xml:space="preserve"> as new field</w:t>
      </w:r>
    </w:p>
    <w:p w:rsidR="00C3739E" w:rsidP="00C3739E" w:rsidRDefault="008A2554" w14:paraId="61F829A5" w14:textId="7B37FA94">
      <w:pPr>
        <w:numPr>
          <w:ilvl w:val="3"/>
          <w:numId w:val="28"/>
        </w:numPr>
        <w:jc w:val="both"/>
        <w:textAlignment w:val="center"/>
        <w:rPr>
          <w:rFonts w:cs="Arial"/>
          <w:lang w:val="hu-HU" w:eastAsia="hu-HU"/>
        </w:rPr>
      </w:pPr>
      <w:r w:rsidRPr="588439F7">
        <w:rPr>
          <w:rFonts w:cs="Arial"/>
          <w:lang w:val="hu-HU" w:eastAsia="hu-HU"/>
        </w:rPr>
        <w:t xml:space="preserve">in OpenClient </w:t>
      </w:r>
      <w:r w:rsidRPr="588439F7" w:rsidR="00C3739E">
        <w:rPr>
          <w:rFonts w:cs="Arial"/>
          <w:lang w:val="hu-HU" w:eastAsia="hu-HU"/>
        </w:rPr>
        <w:t>it will come as empty, CORE02 needs to set it to default ’Y’</w:t>
      </w:r>
      <w:r w:rsidRPr="588439F7" w:rsidR="0017299F">
        <w:rPr>
          <w:rFonts w:cs="Arial"/>
          <w:lang w:val="hu-HU" w:eastAsia="hu-HU"/>
        </w:rPr>
        <w:t xml:space="preserve"> because an </w:t>
      </w:r>
      <w:commentRangeStart w:id="356"/>
      <w:commentRangeStart w:id="357"/>
      <w:r w:rsidRPr="588439F7" w:rsidR="0017299F">
        <w:rPr>
          <w:rFonts w:cs="Arial"/>
          <w:lang w:val="hu-HU" w:eastAsia="hu-HU"/>
        </w:rPr>
        <w:t>automatic AML block is needed when onboarding the client</w:t>
      </w:r>
      <w:commentRangeEnd w:id="356"/>
      <w:r w:rsidR="00DA6D00">
        <w:rPr>
          <w:rStyle w:val="CommentReference"/>
        </w:rPr>
        <w:commentReference w:id="356"/>
      </w:r>
      <w:commentRangeEnd w:id="357"/>
      <w:r>
        <w:rPr>
          <w:rStyle w:val="CommentReference"/>
        </w:rPr>
        <w:commentReference w:id="357"/>
      </w:r>
    </w:p>
    <w:p w:rsidR="00C3739E" w:rsidP="00C3739E" w:rsidRDefault="00C3739E" w14:paraId="59FBD220" w14:textId="2692DC20">
      <w:pPr>
        <w:numPr>
          <w:ilvl w:val="3"/>
          <w:numId w:val="28"/>
        </w:numPr>
        <w:jc w:val="both"/>
        <w:textAlignment w:val="center"/>
        <w:rPr>
          <w:rFonts w:cs="Arial"/>
          <w:lang w:val="en-US" w:eastAsia="hu-HU"/>
        </w:rPr>
      </w:pPr>
      <w:commentRangeStart w:id="358"/>
      <w:commentRangeStart w:id="359"/>
      <w:r w:rsidRPr="588439F7">
        <w:rPr>
          <w:rFonts w:cs="Arial"/>
          <w:lang w:val="en-US" w:eastAsia="hu-HU"/>
        </w:rPr>
        <w:t>in ModifyClient a non-empty value is expected, CORE02 stores the value as received</w:t>
      </w:r>
      <w:commentRangeEnd w:id="358"/>
      <w:r w:rsidR="004D3983">
        <w:rPr>
          <w:rStyle w:val="CommentReference"/>
        </w:rPr>
        <w:commentReference w:id="358"/>
      </w:r>
      <w:commentRangeEnd w:id="359"/>
      <w:r>
        <w:rPr>
          <w:rStyle w:val="CommentReference"/>
        </w:rPr>
        <w:commentReference w:id="359"/>
      </w:r>
      <w:r w:rsidR="00C90E99">
        <w:rPr>
          <w:rFonts w:cs="Arial"/>
          <w:lang w:val="en-US" w:eastAsia="hu-HU"/>
        </w:rPr>
        <w:t xml:space="preserve"> </w:t>
      </w:r>
    </w:p>
    <w:p w:rsidR="000E1D6F" w:rsidP="00C3739E" w:rsidRDefault="000E1D6F" w14:paraId="25B43EDE" w14:textId="589C9881">
      <w:pPr>
        <w:numPr>
          <w:ilvl w:val="3"/>
          <w:numId w:val="28"/>
        </w:numPr>
        <w:jc w:val="both"/>
        <w:textAlignment w:val="center"/>
        <w:rPr>
          <w:rFonts w:cs="Arial"/>
          <w:lang w:val="en-US" w:eastAsia="hu-HU"/>
        </w:rPr>
      </w:pPr>
      <w:r w:rsidRPr="588439F7">
        <w:rPr>
          <w:rFonts w:cs="Arial"/>
          <w:lang w:val="en-US" w:eastAsia="hu-HU"/>
        </w:rPr>
        <w:t xml:space="preserve">in GetClientDetails CORE02 </w:t>
      </w:r>
      <w:commentRangeStart w:id="360"/>
      <w:commentRangeStart w:id="361"/>
      <w:commentRangeStart w:id="362"/>
      <w:r w:rsidRPr="588439F7">
        <w:rPr>
          <w:rFonts w:cs="Arial"/>
          <w:lang w:val="en-US" w:eastAsia="hu-HU"/>
        </w:rPr>
        <w:t>will e</w:t>
      </w:r>
      <w:r w:rsidRPr="588439F7" w:rsidR="11FEF024">
        <w:rPr>
          <w:rFonts w:cs="Arial"/>
          <w:lang w:val="en-US" w:eastAsia="hu-HU"/>
        </w:rPr>
        <w:t>xpose</w:t>
      </w:r>
      <w:r w:rsidRPr="588439F7">
        <w:rPr>
          <w:rFonts w:cs="Arial"/>
          <w:lang w:val="en-US" w:eastAsia="hu-HU"/>
        </w:rPr>
        <w:t xml:space="preserve"> </w:t>
      </w:r>
      <w:commentRangeEnd w:id="360"/>
      <w:r w:rsidR="00870174">
        <w:rPr>
          <w:rStyle w:val="CommentReference"/>
        </w:rPr>
        <w:commentReference w:id="360"/>
      </w:r>
      <w:commentRangeEnd w:id="361"/>
      <w:r w:rsidR="00927F2B">
        <w:rPr>
          <w:rStyle w:val="CommentReference"/>
        </w:rPr>
        <w:commentReference w:id="361"/>
      </w:r>
      <w:commentRangeEnd w:id="362"/>
      <w:r>
        <w:rPr>
          <w:rStyle w:val="CommentReference"/>
        </w:rPr>
        <w:commentReference w:id="362"/>
      </w:r>
      <w:r w:rsidRPr="588439F7">
        <w:rPr>
          <w:rFonts w:cs="Arial"/>
          <w:lang w:val="en-US" w:eastAsia="hu-HU"/>
        </w:rPr>
        <w:t>the value of the field as per current value in the client file</w:t>
      </w:r>
    </w:p>
    <w:p w:rsidR="008A2554" w:rsidP="00C96F19" w:rsidRDefault="008A2554" w14:paraId="2C7C1883" w14:textId="5F7AF0A7">
      <w:pPr>
        <w:numPr>
          <w:ilvl w:val="2"/>
          <w:numId w:val="28"/>
        </w:numPr>
        <w:ind w:left="1701" w:hanging="425"/>
        <w:jc w:val="both"/>
        <w:textAlignment w:val="center"/>
        <w:rPr>
          <w:rFonts w:cs="Arial"/>
          <w:szCs w:val="20"/>
          <w:lang w:val="hu-HU" w:eastAsia="hu-HU"/>
        </w:rPr>
      </w:pPr>
      <w:r w:rsidRPr="00C96F19">
        <w:rPr>
          <w:rFonts w:cs="Arial"/>
          <w:szCs w:val="20"/>
          <w:lang w:val="hu-HU" w:eastAsia="hu-HU"/>
        </w:rPr>
        <w:t xml:space="preserve">Adding </w:t>
      </w:r>
      <w:r w:rsidR="000E1D6F">
        <w:rPr>
          <w:rFonts w:cs="Arial"/>
          <w:szCs w:val="20"/>
          <w:lang w:val="hu-HU" w:eastAsia="hu-HU"/>
        </w:rPr>
        <w:t>’</w:t>
      </w:r>
      <w:r w:rsidRPr="00C96F19">
        <w:rPr>
          <w:rFonts w:cs="Arial"/>
          <w:szCs w:val="20"/>
          <w:lang w:val="hu-HU" w:eastAsia="hu-HU"/>
        </w:rPr>
        <w:t>KYC status</w:t>
      </w:r>
      <w:r w:rsidR="000E1D6F">
        <w:rPr>
          <w:rFonts w:cs="Arial"/>
          <w:szCs w:val="20"/>
          <w:lang w:val="hu-HU" w:eastAsia="hu-HU"/>
        </w:rPr>
        <w:t>’</w:t>
      </w:r>
      <w:r w:rsidRPr="00C96F19">
        <w:rPr>
          <w:rFonts w:cs="Arial"/>
          <w:szCs w:val="20"/>
          <w:lang w:val="hu-HU" w:eastAsia="hu-HU"/>
        </w:rPr>
        <w:t xml:space="preserve"> as new field</w:t>
      </w:r>
    </w:p>
    <w:p w:rsidR="000E1D6F" w:rsidP="000E1D6F" w:rsidRDefault="000E1D6F" w14:paraId="28644B72" w14:textId="3D38CA03">
      <w:pPr>
        <w:numPr>
          <w:ilvl w:val="3"/>
          <w:numId w:val="28"/>
        </w:numPr>
        <w:jc w:val="both"/>
        <w:textAlignment w:val="center"/>
        <w:rPr>
          <w:rFonts w:cs="Arial"/>
          <w:szCs w:val="20"/>
          <w:lang w:val="hu-HU" w:eastAsia="hu-HU"/>
        </w:rPr>
      </w:pPr>
      <w:r>
        <w:rPr>
          <w:rFonts w:cs="Arial"/>
          <w:szCs w:val="20"/>
          <w:lang w:val="hu-HU" w:eastAsia="hu-HU"/>
        </w:rPr>
        <w:t>in case of Open/Modify Client CORE02 stores as received</w:t>
      </w:r>
    </w:p>
    <w:p w:rsidRPr="000E1D6F" w:rsidR="000E1D6F" w:rsidP="000E1D6F" w:rsidRDefault="000E1D6F" w14:paraId="0510A2B9" w14:textId="153303D6">
      <w:pPr>
        <w:numPr>
          <w:ilvl w:val="3"/>
          <w:numId w:val="28"/>
        </w:numPr>
        <w:jc w:val="both"/>
        <w:textAlignment w:val="center"/>
        <w:rPr>
          <w:rFonts w:cs="Arial"/>
          <w:lang w:val="en-US" w:eastAsia="hu-HU"/>
        </w:rPr>
      </w:pPr>
      <w:r w:rsidRPr="588439F7">
        <w:rPr>
          <w:rFonts w:cs="Arial"/>
          <w:lang w:val="en-US" w:eastAsia="hu-HU"/>
        </w:rPr>
        <w:t xml:space="preserve">in case of GetClientDetails CORE02 </w:t>
      </w:r>
      <w:commentRangeStart w:id="363"/>
      <w:commentRangeStart w:id="364"/>
      <w:r w:rsidRPr="588439F7">
        <w:rPr>
          <w:rFonts w:cs="Arial"/>
          <w:lang w:val="en-US" w:eastAsia="hu-HU"/>
        </w:rPr>
        <w:t>will e</w:t>
      </w:r>
      <w:r w:rsidRPr="588439F7" w:rsidR="438F0E2D">
        <w:rPr>
          <w:rFonts w:cs="Arial"/>
          <w:lang w:val="en-US" w:eastAsia="hu-HU"/>
        </w:rPr>
        <w:t>xpose</w:t>
      </w:r>
      <w:r w:rsidRPr="588439F7">
        <w:rPr>
          <w:rFonts w:cs="Arial"/>
          <w:lang w:val="en-US" w:eastAsia="hu-HU"/>
        </w:rPr>
        <w:t xml:space="preserve"> </w:t>
      </w:r>
      <w:commentRangeEnd w:id="363"/>
      <w:r w:rsidR="002B156E">
        <w:rPr>
          <w:rStyle w:val="CommentReference"/>
        </w:rPr>
        <w:commentReference w:id="363"/>
      </w:r>
      <w:commentRangeEnd w:id="364"/>
      <w:r>
        <w:rPr>
          <w:rStyle w:val="CommentReference"/>
        </w:rPr>
        <w:commentReference w:id="364"/>
      </w:r>
      <w:r w:rsidRPr="588439F7">
        <w:rPr>
          <w:rFonts w:cs="Arial"/>
          <w:lang w:val="en-US" w:eastAsia="hu-HU"/>
        </w:rPr>
        <w:t>the value of the field as per current value in the client file</w:t>
      </w:r>
    </w:p>
    <w:p w:rsidR="00C3739E" w:rsidP="00C3739E" w:rsidRDefault="005E571F" w14:paraId="3BDC989A" w14:textId="6E30075D">
      <w:pPr>
        <w:numPr>
          <w:ilvl w:val="2"/>
          <w:numId w:val="28"/>
        </w:numPr>
        <w:ind w:left="1701" w:hanging="425"/>
        <w:jc w:val="both"/>
        <w:textAlignment w:val="center"/>
        <w:rPr>
          <w:rFonts w:cs="Arial"/>
          <w:lang w:val="hu-HU" w:eastAsia="hu-HU"/>
        </w:rPr>
      </w:pPr>
      <w:commentRangeStart w:id="365"/>
      <w:commentRangeStart w:id="366"/>
      <w:commentRangeStart w:id="367"/>
      <w:commentRangeStart w:id="368"/>
      <w:r w:rsidRPr="588439F7">
        <w:rPr>
          <w:rFonts w:cs="Arial"/>
          <w:lang w:val="hu-HU" w:eastAsia="hu-HU"/>
        </w:rPr>
        <w:t>Sanction</w:t>
      </w:r>
      <w:r w:rsidRPr="588439F7" w:rsidR="008A2554">
        <w:rPr>
          <w:rFonts w:cs="Arial"/>
          <w:lang w:val="hu-HU" w:eastAsia="hu-HU"/>
        </w:rPr>
        <w:t xml:space="preserve"> </w:t>
      </w:r>
      <w:r w:rsidRPr="588439F7">
        <w:rPr>
          <w:rFonts w:cs="Arial"/>
          <w:lang w:val="hu-HU" w:eastAsia="hu-HU"/>
        </w:rPr>
        <w:t>B</w:t>
      </w:r>
      <w:r w:rsidRPr="588439F7" w:rsidR="008A2554">
        <w:rPr>
          <w:rFonts w:cs="Arial"/>
          <w:lang w:val="hu-HU" w:eastAsia="hu-HU"/>
        </w:rPr>
        <w:t xml:space="preserve">lock </w:t>
      </w:r>
      <w:r w:rsidRPr="588439F7">
        <w:rPr>
          <w:rFonts w:cs="Arial"/>
          <w:lang w:val="hu-HU" w:eastAsia="hu-HU"/>
        </w:rPr>
        <w:t>Flag</w:t>
      </w:r>
      <w:r w:rsidRPr="588439F7" w:rsidR="008A2554">
        <w:rPr>
          <w:rFonts w:cs="Arial"/>
          <w:lang w:val="hu-HU" w:eastAsia="hu-HU"/>
        </w:rPr>
        <w:t>(Y/N) – assumption is that instant payment project introduce</w:t>
      </w:r>
      <w:r w:rsidRPr="588439F7" w:rsidR="000E1D6F">
        <w:rPr>
          <w:rFonts w:cs="Arial"/>
          <w:lang w:val="hu-HU" w:eastAsia="hu-HU"/>
        </w:rPr>
        <w:t>s</w:t>
      </w:r>
      <w:r w:rsidRPr="588439F7" w:rsidR="008A2554">
        <w:rPr>
          <w:rFonts w:cs="Arial"/>
          <w:lang w:val="hu-HU" w:eastAsia="hu-HU"/>
        </w:rPr>
        <w:t xml:space="preserve"> it in the service</w:t>
      </w:r>
      <w:r w:rsidRPr="588439F7" w:rsidR="000E1D6F">
        <w:rPr>
          <w:rFonts w:cs="Arial"/>
          <w:lang w:val="hu-HU" w:eastAsia="hu-HU"/>
        </w:rPr>
        <w:t>s</w:t>
      </w:r>
      <w:commentRangeEnd w:id="365"/>
      <w:r w:rsidR="00AE211A">
        <w:rPr>
          <w:rStyle w:val="CommentReference"/>
        </w:rPr>
        <w:commentReference w:id="365"/>
      </w:r>
      <w:commentRangeEnd w:id="366"/>
      <w:r w:rsidR="00F65CEA">
        <w:rPr>
          <w:rStyle w:val="CommentReference"/>
        </w:rPr>
        <w:commentReference w:id="366"/>
      </w:r>
      <w:commentRangeEnd w:id="367"/>
      <w:r w:rsidR="00FE364B">
        <w:rPr>
          <w:rStyle w:val="CommentReference"/>
        </w:rPr>
        <w:commentReference w:id="367"/>
      </w:r>
      <w:commentRangeEnd w:id="368"/>
      <w:r>
        <w:rPr>
          <w:rStyle w:val="CommentReference"/>
        </w:rPr>
        <w:commentReference w:id="368"/>
      </w:r>
    </w:p>
    <w:p w:rsidR="000E1D6F" w:rsidP="000E1D6F" w:rsidRDefault="000E1D6F" w14:paraId="524D7251" w14:textId="1C3390F9">
      <w:pPr>
        <w:numPr>
          <w:ilvl w:val="3"/>
          <w:numId w:val="28"/>
        </w:numPr>
        <w:jc w:val="both"/>
        <w:textAlignment w:val="center"/>
        <w:rPr>
          <w:rFonts w:cs="Arial"/>
          <w:szCs w:val="20"/>
          <w:lang w:val="hu-HU" w:eastAsia="hu-HU"/>
        </w:rPr>
      </w:pPr>
      <w:r>
        <w:rPr>
          <w:rFonts w:cs="Arial"/>
          <w:szCs w:val="20"/>
          <w:lang w:val="hu-HU" w:eastAsia="hu-HU"/>
        </w:rPr>
        <w:t>in case of Open/Modify Client CORE02 stores as received</w:t>
      </w:r>
    </w:p>
    <w:p w:rsidRPr="000E1D6F" w:rsidR="000E1D6F" w:rsidP="000E1D6F" w:rsidRDefault="000E1D6F" w14:paraId="2F9DC2F8" w14:textId="4F8480DF">
      <w:pPr>
        <w:numPr>
          <w:ilvl w:val="3"/>
          <w:numId w:val="28"/>
        </w:numPr>
        <w:jc w:val="both"/>
        <w:textAlignment w:val="center"/>
        <w:rPr>
          <w:rFonts w:cs="Arial"/>
          <w:lang w:val="en-US" w:eastAsia="hu-HU"/>
        </w:rPr>
      </w:pPr>
      <w:r w:rsidRPr="588439F7">
        <w:rPr>
          <w:rFonts w:cs="Arial"/>
          <w:lang w:val="en-US" w:eastAsia="hu-HU"/>
        </w:rPr>
        <w:t xml:space="preserve">in case of GetClientDetails CORE02 </w:t>
      </w:r>
      <w:commentRangeStart w:id="369"/>
      <w:commentRangeStart w:id="370"/>
      <w:r w:rsidRPr="588439F7">
        <w:rPr>
          <w:rFonts w:cs="Arial"/>
          <w:lang w:val="en-US" w:eastAsia="hu-HU"/>
        </w:rPr>
        <w:t>will e</w:t>
      </w:r>
      <w:r w:rsidRPr="588439F7" w:rsidR="582704F7">
        <w:rPr>
          <w:rFonts w:cs="Arial"/>
          <w:lang w:val="en-US" w:eastAsia="hu-HU"/>
        </w:rPr>
        <w:t>xpose</w:t>
      </w:r>
      <w:r w:rsidRPr="588439F7">
        <w:rPr>
          <w:rFonts w:cs="Arial"/>
          <w:lang w:val="en-US" w:eastAsia="hu-HU"/>
        </w:rPr>
        <w:t xml:space="preserve"> </w:t>
      </w:r>
      <w:commentRangeEnd w:id="369"/>
      <w:r w:rsidR="002B156E">
        <w:rPr>
          <w:rStyle w:val="CommentReference"/>
        </w:rPr>
        <w:commentReference w:id="369"/>
      </w:r>
      <w:commentRangeEnd w:id="370"/>
      <w:r>
        <w:rPr>
          <w:rStyle w:val="CommentReference"/>
        </w:rPr>
        <w:commentReference w:id="370"/>
      </w:r>
      <w:r w:rsidRPr="588439F7">
        <w:rPr>
          <w:rFonts w:cs="Arial"/>
          <w:lang w:val="en-US" w:eastAsia="hu-HU"/>
        </w:rPr>
        <w:t>the value of the field as per current value in the client file</w:t>
      </w:r>
    </w:p>
    <w:p w:rsidR="008A2554" w:rsidP="00C3739E" w:rsidRDefault="00C3739E" w14:paraId="37A11F2F" w14:textId="18420169">
      <w:pPr>
        <w:numPr>
          <w:ilvl w:val="2"/>
          <w:numId w:val="28"/>
        </w:numPr>
        <w:ind w:left="1701" w:hanging="425"/>
        <w:jc w:val="both"/>
        <w:textAlignment w:val="center"/>
        <w:rPr>
          <w:rFonts w:cs="Arial"/>
          <w:szCs w:val="20"/>
          <w:lang w:val="hu-HU" w:eastAsia="hu-HU"/>
        </w:rPr>
      </w:pPr>
      <w:r>
        <w:rPr>
          <w:rFonts w:cs="Arial"/>
          <w:szCs w:val="20"/>
          <w:lang w:val="hu-HU" w:eastAsia="hu-HU"/>
        </w:rPr>
        <w:t>Following</w:t>
      </w:r>
      <w:r w:rsidRPr="00C3739E" w:rsidR="008A2554">
        <w:rPr>
          <w:rFonts w:cs="Arial"/>
          <w:szCs w:val="20"/>
          <w:lang w:val="hu-HU" w:eastAsia="hu-HU"/>
        </w:rPr>
        <w:t xml:space="preserve"> fields are</w:t>
      </w:r>
      <w:r>
        <w:rPr>
          <w:rFonts w:cs="Arial"/>
          <w:szCs w:val="20"/>
          <w:lang w:val="hu-HU" w:eastAsia="hu-HU"/>
        </w:rPr>
        <w:t xml:space="preserve"> already </w:t>
      </w:r>
      <w:r w:rsidRPr="00C3739E" w:rsidR="008A2554">
        <w:rPr>
          <w:rFonts w:cs="Arial"/>
          <w:szCs w:val="20"/>
          <w:lang w:val="hu-HU" w:eastAsia="hu-HU"/>
        </w:rPr>
        <w:t xml:space="preserve">present in the </w:t>
      </w:r>
      <w:r>
        <w:rPr>
          <w:rFonts w:cs="Arial"/>
          <w:szCs w:val="20"/>
          <w:lang w:val="hu-HU" w:eastAsia="hu-HU"/>
        </w:rPr>
        <w:t>service</w:t>
      </w:r>
      <w:r w:rsidR="000E1D6F">
        <w:rPr>
          <w:rFonts w:cs="Arial"/>
          <w:szCs w:val="20"/>
          <w:lang w:val="hu-HU" w:eastAsia="hu-HU"/>
        </w:rPr>
        <w:t>s</w:t>
      </w:r>
      <w:r w:rsidRPr="00C3739E" w:rsidR="008A2554">
        <w:rPr>
          <w:rFonts w:cs="Arial"/>
          <w:szCs w:val="20"/>
          <w:lang w:val="hu-HU" w:eastAsia="hu-HU"/>
        </w:rPr>
        <w:t xml:space="preserve"> (</w:t>
      </w:r>
      <w:r>
        <w:rPr>
          <w:rFonts w:cs="Arial"/>
          <w:szCs w:val="20"/>
          <w:lang w:val="hu-HU" w:eastAsia="hu-HU"/>
        </w:rPr>
        <w:t>Risk rating -</w:t>
      </w:r>
      <w:r w:rsidRPr="00C3739E" w:rsidR="008A2554">
        <w:rPr>
          <w:rFonts w:cs="Arial"/>
          <w:szCs w:val="20"/>
          <w:lang w:val="hu-HU" w:eastAsia="hu-HU"/>
        </w:rPr>
        <w:t xml:space="preserve">B00RLI, </w:t>
      </w:r>
      <w:r>
        <w:rPr>
          <w:rFonts w:cs="Arial"/>
          <w:szCs w:val="20"/>
          <w:lang w:val="hu-HU" w:eastAsia="hu-HU"/>
        </w:rPr>
        <w:t xml:space="preserve">PEP- </w:t>
      </w:r>
      <w:r w:rsidRPr="00C3739E" w:rsidR="008A2554">
        <w:rPr>
          <w:rFonts w:cs="Arial"/>
          <w:szCs w:val="20"/>
          <w:lang w:val="hu-HU" w:eastAsia="hu-HU"/>
        </w:rPr>
        <w:t xml:space="preserve">B00PEP, </w:t>
      </w:r>
      <w:r>
        <w:rPr>
          <w:rFonts w:cs="Arial"/>
          <w:szCs w:val="20"/>
          <w:lang w:val="hu-HU" w:eastAsia="hu-HU"/>
        </w:rPr>
        <w:t xml:space="preserve">Review date- </w:t>
      </w:r>
      <w:r w:rsidRPr="00C3739E" w:rsidR="008A2554">
        <w:rPr>
          <w:rFonts w:cs="Arial"/>
          <w:szCs w:val="20"/>
          <w:lang w:val="hu-HU" w:eastAsia="hu-HU"/>
        </w:rPr>
        <w:t xml:space="preserve">B00LKD, </w:t>
      </w:r>
      <w:r>
        <w:rPr>
          <w:rFonts w:cs="Arial"/>
          <w:szCs w:val="20"/>
          <w:lang w:val="hu-HU" w:eastAsia="hu-HU"/>
        </w:rPr>
        <w:t xml:space="preserve">Expiry date - </w:t>
      </w:r>
      <w:r w:rsidRPr="00C3739E" w:rsidR="008A2554">
        <w:rPr>
          <w:rFonts w:cs="Arial"/>
          <w:szCs w:val="20"/>
          <w:lang w:val="hu-HU" w:eastAsia="hu-HU"/>
        </w:rPr>
        <w:t>B00KED)</w:t>
      </w:r>
      <w:r>
        <w:rPr>
          <w:rFonts w:cs="Arial"/>
          <w:szCs w:val="20"/>
          <w:lang w:val="hu-HU" w:eastAsia="hu-HU"/>
        </w:rPr>
        <w:t>.</w:t>
      </w:r>
    </w:p>
    <w:p w:rsidR="000E1D6F" w:rsidP="000E1D6F" w:rsidRDefault="000E1D6F" w14:paraId="6DFFC803" w14:textId="363BA7C9">
      <w:pPr>
        <w:numPr>
          <w:ilvl w:val="3"/>
          <w:numId w:val="28"/>
        </w:numPr>
        <w:jc w:val="both"/>
        <w:textAlignment w:val="center"/>
        <w:rPr>
          <w:rFonts w:cs="Arial"/>
          <w:szCs w:val="20"/>
          <w:lang w:val="hu-HU" w:eastAsia="hu-HU"/>
        </w:rPr>
      </w:pPr>
      <w:r>
        <w:rPr>
          <w:rFonts w:cs="Arial"/>
          <w:szCs w:val="20"/>
          <w:lang w:val="hu-HU" w:eastAsia="hu-HU"/>
        </w:rPr>
        <w:t>in case of Open/Modify Client CORE02 stores as received</w:t>
      </w:r>
    </w:p>
    <w:p w:rsidRPr="000E1D6F" w:rsidR="000E1D6F" w:rsidP="000E1D6F" w:rsidRDefault="000E1D6F" w14:paraId="5A6BD950" w14:textId="0A4FDD86">
      <w:pPr>
        <w:numPr>
          <w:ilvl w:val="3"/>
          <w:numId w:val="28"/>
        </w:numPr>
        <w:jc w:val="both"/>
        <w:textAlignment w:val="center"/>
        <w:rPr>
          <w:rFonts w:cs="Arial"/>
          <w:szCs w:val="20"/>
          <w:lang w:val="hu-HU" w:eastAsia="hu-HU"/>
        </w:rPr>
      </w:pPr>
      <w:r>
        <w:rPr>
          <w:rFonts w:cs="Arial"/>
          <w:szCs w:val="20"/>
          <w:lang w:val="hu-HU" w:eastAsia="hu-HU"/>
        </w:rPr>
        <w:t>in case of GetClientDetails CORE02 will populate the value of the field as per current value in the client file</w:t>
      </w:r>
    </w:p>
    <w:p w:rsidRPr="008A2554" w:rsidR="00061806" w:rsidP="00C96F19" w:rsidRDefault="00061806" w14:paraId="412C5059" w14:textId="77777777">
      <w:pPr>
        <w:pStyle w:val="ListParagraph"/>
        <w:ind w:left="1701"/>
        <w:jc w:val="both"/>
        <w:rPr>
          <w:rFonts w:cs="Arial"/>
          <w:szCs w:val="20"/>
          <w:lang w:val="hu-HU" w:eastAsia="hu-HU"/>
        </w:rPr>
      </w:pPr>
    </w:p>
    <w:p w:rsidR="00F32DE4" w:rsidP="00C96F19" w:rsidRDefault="00F32DE4" w14:paraId="0C76F23C" w14:textId="22BE42BE">
      <w:pPr>
        <w:pStyle w:val="ListParagraph"/>
        <w:ind w:left="1701"/>
        <w:jc w:val="both"/>
        <w:rPr>
          <w:rFonts w:cs="Arial"/>
          <w:szCs w:val="20"/>
          <w:lang w:val="hu-HU" w:eastAsia="hu-HU"/>
        </w:rPr>
      </w:pPr>
      <w:bookmarkStart w:name="_Hlk173232864" w:id="371"/>
      <w:r w:rsidRPr="00C96F19">
        <w:rPr>
          <w:rFonts w:cs="Arial"/>
          <w:szCs w:val="20"/>
          <w:lang w:val="hu-HU" w:eastAsia="hu-HU"/>
        </w:rPr>
        <w:t xml:space="preserve">Oracle will call the </w:t>
      </w:r>
      <w:r w:rsidR="00BC7A33">
        <w:rPr>
          <w:rFonts w:cs="Arial"/>
          <w:szCs w:val="20"/>
          <w:lang w:val="hu-HU" w:eastAsia="hu-HU"/>
        </w:rPr>
        <w:t xml:space="preserve">above </w:t>
      </w:r>
      <w:r w:rsidRPr="00C96F19">
        <w:rPr>
          <w:rFonts w:cs="Arial"/>
          <w:szCs w:val="20"/>
          <w:lang w:val="hu-HU" w:eastAsia="hu-HU"/>
        </w:rPr>
        <w:t>services via ESB</w:t>
      </w:r>
      <w:r w:rsidR="00BC7A33">
        <w:rPr>
          <w:rFonts w:cs="Arial"/>
          <w:szCs w:val="20"/>
          <w:lang w:val="hu-HU" w:eastAsia="hu-HU"/>
        </w:rPr>
        <w:t xml:space="preserve"> instead of iHub. CORE02 will adjust to the technical conversion.</w:t>
      </w:r>
    </w:p>
    <w:p w:rsidRPr="00E32B9C" w:rsidR="004F2D8A" w:rsidP="00C96F19" w:rsidRDefault="004F2D8A" w14:paraId="781347FD" w14:textId="77777777">
      <w:pPr>
        <w:pStyle w:val="ListParagraph"/>
        <w:ind w:left="1701"/>
        <w:jc w:val="both"/>
        <w:rPr>
          <w:rFonts w:cs="Arial"/>
          <w:szCs w:val="20"/>
          <w:lang w:val="hu-HU" w:eastAsia="hu-HU"/>
        </w:rPr>
      </w:pPr>
    </w:p>
    <w:p w:rsidR="09BD90C6" w:rsidRDefault="6E931AE5" w14:paraId="4EC87223" w14:textId="1D104B89">
      <w:pPr>
        <w:pStyle w:val="Heading3"/>
        <w:spacing w:line="259" w:lineRule="auto"/>
        <w:rPr>
          <w:ins w:author="Huszka Fruzsina (UniCredit)" w:date="2025-04-02T11:41:00Z" w:id="372"/>
          <w:lang w:val="en-US"/>
        </w:rPr>
        <w:pPrChange w:author="Huszka Fruzsina (UniCredit)" w:date="2025-04-02T11:40:00Z" w:id="373">
          <w:pPr>
            <w:pStyle w:val="Heading3"/>
          </w:pPr>
        </w:pPrChange>
      </w:pPr>
      <w:ins w:author="Huszka Fruzsina (UniCredit)" w:date="2025-04-02T11:40:00Z" w:id="374">
        <w:r w:rsidRPr="6C1ABEE9">
          <w:rPr>
            <w:lang w:val="en-US"/>
          </w:rPr>
          <w:t xml:space="preserve">Dedicated </w:t>
        </w:r>
      </w:ins>
      <w:ins w:author="Huszka Fruzsina (UniCredit)" w:date="2025-04-02T11:49:00Z" w:id="375">
        <w:r w:rsidRPr="6C1ABEE9" w:rsidR="3137C5AD">
          <w:rPr>
            <w:lang w:val="en-US"/>
          </w:rPr>
          <w:t xml:space="preserve">service </w:t>
        </w:r>
      </w:ins>
      <w:ins w:author="Huszka Fruzsina (UniCredit)" w:date="2025-04-02T11:41:00Z" w:id="376">
        <w:r w:rsidRPr="6C1ABEE9">
          <w:rPr>
            <w:lang w:val="en-US"/>
          </w:rPr>
          <w:t>for updating only KYC related fields on a client</w:t>
        </w:r>
      </w:ins>
    </w:p>
    <w:p w:rsidR="6E931AE5" w:rsidRDefault="6E931AE5" w14:paraId="1B5373D3" w14:textId="76C9A849">
      <w:pPr>
        <w:rPr>
          <w:ins w:author="Huszka Fruzsina (UniCredit)" w:date="2025-04-02T11:50:00Z" w:id="377"/>
          <w:lang w:val="en-US"/>
        </w:rPr>
        <w:pPrChange w:author="Huszka Fruzsina (UniCredit)" w:date="2025-04-02T11:41:00Z" w:id="378">
          <w:pPr>
            <w:pStyle w:val="Heading3"/>
            <w:numPr>
              <w:ilvl w:val="0"/>
              <w:numId w:val="0"/>
            </w:numPr>
            <w:spacing w:line="259" w:lineRule="auto"/>
            <w:ind w:left="0" w:firstLine="0"/>
          </w:pPr>
        </w:pPrChange>
      </w:pPr>
      <w:ins w:author="Huszka Fruzsina (UniCredit)" w:date="2025-04-02T11:41:00Z" w:id="379">
        <w:r w:rsidRPr="6C1ABEE9">
          <w:rPr>
            <w:lang w:val="en-US"/>
          </w:rPr>
          <w:t>Oracle</w:t>
        </w:r>
      </w:ins>
      <w:ins w:author="Huszka Fruzsina (UniCredit)" w:date="2025-04-02T11:48:00Z" w:id="380">
        <w:r w:rsidRPr="6C1ABEE9" w:rsidR="0B1DA16D">
          <w:rPr>
            <w:lang w:val="en-US"/>
          </w:rPr>
          <w:t xml:space="preserve"> will backfeed only KYC related fields to CORE02, no other client data</w:t>
        </w:r>
      </w:ins>
      <w:ins w:author="Huszka Fruzsina (UniCredit)" w:date="2025-04-02T11:50:00Z" w:id="381">
        <w:r w:rsidRPr="6C1ABEE9" w:rsidR="460A9321">
          <w:rPr>
            <w:lang w:val="en-US"/>
          </w:rPr>
          <w:t xml:space="preserve"> so </w:t>
        </w:r>
      </w:ins>
      <w:ins w:author="Huszka Fruzsina (UniCredit)" w:date="2025-04-02T11:49:00Z" w:id="382">
        <w:r w:rsidRPr="6C1ABEE9" w:rsidR="460A9321">
          <w:rPr>
            <w:lang w:val="en-US"/>
          </w:rPr>
          <w:t>CORE02 needs to support</w:t>
        </w:r>
      </w:ins>
      <w:ins w:author="Huszka Fruzsina (UniCredit)" w:date="2025-04-02T11:50:00Z" w:id="383">
        <w:r w:rsidRPr="6C1ABEE9" w:rsidR="460A9321">
          <w:rPr>
            <w:lang w:val="en-US"/>
          </w:rPr>
          <w:t xml:space="preserve"> this scenario</w:t>
        </w:r>
      </w:ins>
      <w:ins w:author="Huszka Fruzsina (UniCredit)" w:date="2025-04-02T11:51:00Z" w:id="384">
        <w:r w:rsidRPr="6C1ABEE9" w:rsidR="460A9321">
          <w:rPr>
            <w:lang w:val="en-US"/>
          </w:rPr>
          <w:t xml:space="preserve"> by making it possible to only u</w:t>
        </w:r>
      </w:ins>
      <w:ins w:author="Huszka Fruzsina (UniCredit)" w:date="2025-04-02T11:52:00Z" w:id="385">
        <w:r w:rsidRPr="6C1ABEE9" w:rsidR="460A9321">
          <w:rPr>
            <w:lang w:val="en-US"/>
          </w:rPr>
          <w:t>pdate these fields without validatio</w:t>
        </w:r>
        <w:r w:rsidRPr="6C1ABEE9" w:rsidR="69F4F881">
          <w:rPr>
            <w:lang w:val="en-US"/>
          </w:rPr>
          <w:t>n on the others.</w:t>
        </w:r>
      </w:ins>
    </w:p>
    <w:p w:rsidR="6C1ABEE9" w:rsidP="6C1ABEE9" w:rsidRDefault="6C1ABEE9" w14:paraId="27E63D04" w14:textId="2EEC0073">
      <w:pPr>
        <w:rPr>
          <w:lang w:val="en-US"/>
        </w:rPr>
      </w:pPr>
    </w:p>
    <w:p w:rsidR="00D00135" w:rsidP="4793EE64" w:rsidRDefault="003C7EBE" w14:paraId="6CBA9C83" w14:textId="00243721">
      <w:pPr>
        <w:pStyle w:val="Heading3"/>
        <w:rPr>
          <w:lang w:val="hu-HU"/>
        </w:rPr>
      </w:pPr>
      <w:bookmarkStart w:name="_Toc1558221223" w:id="386"/>
      <w:bookmarkEnd w:id="371"/>
      <w:commentRangeStart w:id="387"/>
      <w:commentRangeStart w:id="388"/>
      <w:commentRangeStart w:id="389"/>
      <w:commentRangeStart w:id="390"/>
      <w:commentRangeStart w:id="391"/>
      <w:commentRangeStart w:id="392"/>
      <w:commentRangeStart w:id="393"/>
      <w:r w:rsidRPr="6C1ABEE9">
        <w:rPr>
          <w:lang w:val="hu-HU"/>
        </w:rPr>
        <w:t>AML block &amp; a</w:t>
      </w:r>
      <w:r w:rsidRPr="6C1ABEE9" w:rsidR="004F2D8A">
        <w:rPr>
          <w:lang w:val="hu-HU"/>
        </w:rPr>
        <w:t>utomatic application/removal of Notes/reminders to/from client</w:t>
      </w:r>
      <w:commentRangeEnd w:id="387"/>
      <w:r>
        <w:rPr>
          <w:rStyle w:val="CommentReference"/>
        </w:rPr>
        <w:commentReference w:id="387"/>
      </w:r>
      <w:commentRangeEnd w:id="388"/>
      <w:r>
        <w:rPr>
          <w:rStyle w:val="CommentReference"/>
        </w:rPr>
        <w:commentReference w:id="388"/>
      </w:r>
      <w:commentRangeEnd w:id="389"/>
      <w:r>
        <w:rPr>
          <w:rStyle w:val="CommentReference"/>
        </w:rPr>
        <w:commentReference w:id="389"/>
      </w:r>
      <w:commentRangeEnd w:id="390"/>
      <w:r>
        <w:rPr>
          <w:rStyle w:val="CommentReference"/>
        </w:rPr>
        <w:commentReference w:id="390"/>
      </w:r>
      <w:commentRangeEnd w:id="391"/>
      <w:r>
        <w:rPr>
          <w:rStyle w:val="CommentReference"/>
        </w:rPr>
        <w:commentReference w:id="391"/>
      </w:r>
      <w:commentRangeEnd w:id="392"/>
      <w:r>
        <w:rPr>
          <w:rStyle w:val="CommentReference"/>
        </w:rPr>
        <w:commentReference w:id="392"/>
      </w:r>
      <w:bookmarkEnd w:id="386"/>
      <w:commentRangeEnd w:id="393"/>
      <w:r w:rsidR="005E2B5F">
        <w:rPr>
          <w:rStyle w:val="CommentReference"/>
          <w:b w:val="0"/>
          <w:bCs w:val="0"/>
          <w:lang w:val="en-GB"/>
        </w:rPr>
        <w:commentReference w:id="393"/>
      </w:r>
      <w:r w:rsidRPr="6C1ABEE9" w:rsidR="4AD0CB6A">
        <w:rPr>
          <w:lang w:val="hu-HU"/>
        </w:rPr>
        <w:t xml:space="preserve"> </w:t>
      </w:r>
    </w:p>
    <w:p w:rsidR="003C7EBE" w:rsidP="09BD90C6" w:rsidRDefault="003C7EBE" w14:paraId="4F0B3960" w14:textId="6F7B985F">
      <w:pPr>
        <w:jc w:val="both"/>
        <w:rPr>
          <w:rFonts w:cs="Arial"/>
          <w:lang w:val="en-US"/>
        </w:rPr>
      </w:pPr>
      <w:r w:rsidRPr="09BD90C6">
        <w:rPr>
          <w:rFonts w:cs="Arial"/>
          <w:lang w:val="en-US"/>
        </w:rPr>
        <w:t>In the new onboarding process with Oracle the client will be opened in CORE02 client file -via OpenClient api- prior to any KYC eval</w:t>
      </w:r>
      <w:r w:rsidRPr="09BD90C6" w:rsidR="68E5F6C3">
        <w:rPr>
          <w:rFonts w:cs="Arial"/>
          <w:lang w:val="en-US"/>
        </w:rPr>
        <w:t>ua</w:t>
      </w:r>
      <w:r w:rsidRPr="09BD90C6">
        <w:rPr>
          <w:rFonts w:cs="Arial"/>
          <w:lang w:val="en-US"/>
        </w:rPr>
        <w:t>tion.</w:t>
      </w:r>
    </w:p>
    <w:p w:rsidR="003C7EBE" w:rsidP="00D00135" w:rsidRDefault="003C7EBE" w14:paraId="2E62BE3C" w14:textId="23036CA6">
      <w:pPr>
        <w:jc w:val="both"/>
        <w:rPr>
          <w:rFonts w:cs="Arial"/>
          <w:szCs w:val="20"/>
          <w:lang w:val="hu-HU"/>
        </w:rPr>
      </w:pPr>
      <w:commentRangeStart w:id="397"/>
      <w:r>
        <w:rPr>
          <w:rFonts w:cs="Arial"/>
          <w:szCs w:val="20"/>
          <w:lang w:val="hu-HU"/>
        </w:rPr>
        <w:t>This is the reason why an automatic, default AML block needs to be applied on the client at the same time the client is being opened</w:t>
      </w:r>
      <w:r w:rsidR="00A31395">
        <w:rPr>
          <w:rFonts w:cs="Arial"/>
          <w:szCs w:val="20"/>
          <w:lang w:val="hu-HU"/>
        </w:rPr>
        <w:t xml:space="preserve"> so that the already opened client who has not yet undergone the KYC evaluations cannot open products just yet.</w:t>
      </w:r>
      <w:commentRangeEnd w:id="397"/>
      <w:r w:rsidR="00DA6D00">
        <w:rPr>
          <w:rStyle w:val="CommentReference"/>
        </w:rPr>
        <w:commentReference w:id="397"/>
      </w:r>
    </w:p>
    <w:p w:rsidR="00484D60" w:rsidP="00D00135" w:rsidRDefault="003C7EBE" w14:paraId="1A5292C5" w14:textId="77777777">
      <w:pPr>
        <w:jc w:val="both"/>
        <w:rPr>
          <w:rFonts w:cs="Arial"/>
          <w:szCs w:val="20"/>
          <w:lang w:val="hu-HU"/>
        </w:rPr>
      </w:pPr>
      <w:r>
        <w:rPr>
          <w:rFonts w:cs="Arial"/>
          <w:szCs w:val="20"/>
          <w:lang w:val="hu-HU"/>
        </w:rPr>
        <w:t>After the KYC evaluation has happened in Oracle, the AML block gets removed or stays, depending on the result of the evaluation.</w:t>
      </w:r>
    </w:p>
    <w:p w:rsidR="003C7EBE" w:rsidP="00D00135" w:rsidRDefault="00484D60" w14:paraId="2F842C12" w14:textId="67B05812">
      <w:pPr>
        <w:jc w:val="both"/>
        <w:rPr>
          <w:rFonts w:cs="Arial"/>
          <w:szCs w:val="20"/>
          <w:lang w:val="hu-HU"/>
        </w:rPr>
      </w:pPr>
      <w:r>
        <w:rPr>
          <w:rFonts w:cs="Arial"/>
          <w:szCs w:val="20"/>
          <w:lang w:val="hu-HU"/>
        </w:rPr>
        <w:t>From Oracle point of view the AML block is set if ’AML block’ field equals ’Y’ and there is no AML block if the ’AML block’ field equals ’N’.</w:t>
      </w:r>
    </w:p>
    <w:p w:rsidR="003C7EBE" w:rsidP="003C7EBE" w:rsidRDefault="003C7EBE" w14:paraId="58EB8532" w14:textId="2FFBAD84">
      <w:pPr>
        <w:ind w:left="708"/>
        <w:jc w:val="both"/>
        <w:textAlignment w:val="center"/>
        <w:rPr>
          <w:rFonts w:cs="Arial"/>
          <w:szCs w:val="20"/>
          <w:lang w:val="hu-HU" w:eastAsia="hu-HU"/>
        </w:rPr>
      </w:pPr>
    </w:p>
    <w:p w:rsidR="00206C80" w:rsidP="09BD90C6" w:rsidRDefault="00484D60" w14:paraId="653C6EA7" w14:textId="7ECEA915">
      <w:pPr>
        <w:jc w:val="both"/>
        <w:rPr>
          <w:rFonts w:cs="Arial"/>
          <w:lang w:val="en-US"/>
        </w:rPr>
      </w:pPr>
      <w:r w:rsidRPr="4793EE64">
        <w:rPr>
          <w:rFonts w:cs="Arial"/>
          <w:lang w:val="en-US"/>
        </w:rPr>
        <w:t xml:space="preserve">From CORE02 point of view though </w:t>
      </w:r>
      <w:r w:rsidRPr="4793EE64" w:rsidR="00206C80">
        <w:rPr>
          <w:rFonts w:cs="Arial"/>
          <w:lang w:val="en-US"/>
        </w:rPr>
        <w:t>AML block is defined by two parameters on client level</w:t>
      </w:r>
      <w:r w:rsidRPr="4793EE64" w:rsidR="20F44313">
        <w:rPr>
          <w:rFonts w:cs="Arial"/>
          <w:lang w:val="en-US"/>
        </w:rPr>
        <w:t>, moving paralel</w:t>
      </w:r>
      <w:r w:rsidRPr="4793EE64" w:rsidR="00206C80">
        <w:rPr>
          <w:rFonts w:cs="Arial"/>
          <w:lang w:val="en-US"/>
        </w:rPr>
        <w:t>:</w:t>
      </w:r>
    </w:p>
    <w:p w:rsidR="00206C80" w:rsidP="00D00135" w:rsidRDefault="00206C80" w14:paraId="0F08D44A" w14:textId="1F387D70">
      <w:pPr>
        <w:pStyle w:val="ListParagraph"/>
        <w:numPr>
          <w:ilvl w:val="5"/>
          <w:numId w:val="28"/>
        </w:numPr>
        <w:ind w:left="993" w:hanging="426"/>
        <w:jc w:val="both"/>
        <w:textAlignment w:val="center"/>
        <w:rPr>
          <w:rFonts w:cs="Arial"/>
          <w:szCs w:val="20"/>
          <w:lang w:val="hu-HU"/>
        </w:rPr>
      </w:pPr>
      <w:r>
        <w:rPr>
          <w:rFonts w:cs="Arial"/>
          <w:szCs w:val="20"/>
          <w:lang w:val="hu-HU"/>
        </w:rPr>
        <w:t xml:space="preserve">The value of the </w:t>
      </w:r>
      <w:r w:rsidR="00614A63">
        <w:rPr>
          <w:rFonts w:cs="Arial"/>
          <w:szCs w:val="20"/>
          <w:lang w:val="hu-HU"/>
        </w:rPr>
        <w:t xml:space="preserve">new </w:t>
      </w:r>
      <w:r>
        <w:rPr>
          <w:rFonts w:cs="Arial"/>
          <w:szCs w:val="20"/>
          <w:lang w:val="hu-HU"/>
        </w:rPr>
        <w:t>’AML block’ Y/N field AND</w:t>
      </w:r>
    </w:p>
    <w:p w:rsidR="00206C80" w:rsidP="00D00135" w:rsidRDefault="00206C80" w14:paraId="4A14FF17" w14:textId="61BACDAE">
      <w:pPr>
        <w:pStyle w:val="ListParagraph"/>
        <w:numPr>
          <w:ilvl w:val="5"/>
          <w:numId w:val="28"/>
        </w:numPr>
        <w:ind w:left="993" w:hanging="426"/>
        <w:jc w:val="both"/>
        <w:textAlignment w:val="center"/>
        <w:rPr>
          <w:rFonts w:cs="Arial"/>
          <w:szCs w:val="20"/>
          <w:lang w:val="hu-HU"/>
        </w:rPr>
      </w:pPr>
      <w:r>
        <w:rPr>
          <w:rFonts w:cs="Arial"/>
          <w:szCs w:val="20"/>
          <w:lang w:val="hu-HU"/>
        </w:rPr>
        <w:t>The presence or lack of a valid</w:t>
      </w:r>
      <w:r w:rsidR="00614A63">
        <w:rPr>
          <w:rFonts w:cs="Arial"/>
          <w:szCs w:val="20"/>
          <w:lang w:val="hu-HU"/>
        </w:rPr>
        <w:t xml:space="preserve"> </w:t>
      </w:r>
      <w:r>
        <w:rPr>
          <w:rFonts w:cs="Arial"/>
          <w:szCs w:val="20"/>
          <w:lang w:val="hu-HU"/>
        </w:rPr>
        <w:t>Notes/reminders</w:t>
      </w:r>
      <w:r w:rsidR="00614A63">
        <w:rPr>
          <w:rFonts w:cs="Arial"/>
          <w:szCs w:val="20"/>
          <w:lang w:val="hu-HU"/>
        </w:rPr>
        <w:t xml:space="preserve"> </w:t>
      </w:r>
      <w:r w:rsidR="00150379">
        <w:rPr>
          <w:rFonts w:cs="Arial"/>
          <w:szCs w:val="20"/>
          <w:lang w:val="hu-HU"/>
        </w:rPr>
        <w:t>dedicated to AML block</w:t>
      </w:r>
    </w:p>
    <w:p w:rsidR="00150379" w:rsidP="00150379" w:rsidRDefault="00150379" w14:paraId="4D9FC69D" w14:textId="77777777">
      <w:pPr>
        <w:pStyle w:val="ListParagraph"/>
        <w:ind w:left="1843"/>
        <w:jc w:val="both"/>
        <w:textAlignment w:val="center"/>
        <w:rPr>
          <w:rFonts w:cs="Arial"/>
          <w:szCs w:val="20"/>
          <w:lang w:val="hu-HU"/>
        </w:rPr>
      </w:pPr>
    </w:p>
    <w:p w:rsidRPr="000E2D48" w:rsidR="00150379" w:rsidP="6D02E48D" w:rsidRDefault="378376CA" w14:paraId="5671758F" w14:textId="521862CE">
      <w:pPr>
        <w:ind w:left="993"/>
        <w:jc w:val="both"/>
        <w:textAlignment w:val="center"/>
        <w:rPr>
          <w:rFonts w:cs="Arial"/>
          <w:lang w:val="cs-CZ"/>
        </w:rPr>
      </w:pPr>
      <w:commentRangeStart w:id="398"/>
      <w:r w:rsidRPr="6D02E48D">
        <w:rPr>
          <w:rFonts w:cs="Arial"/>
          <w:lang w:val="hu-HU"/>
        </w:rPr>
        <w:t xml:space="preserve">The latter is needed because </w:t>
      </w:r>
      <w:r w:rsidRPr="6D02E48D" w:rsidR="0DF7F20E">
        <w:rPr>
          <w:rFonts w:cs="Arial"/>
          <w:lang w:val="hu-HU"/>
        </w:rPr>
        <w:t>actual product opening</w:t>
      </w:r>
      <w:r w:rsidRPr="6D02E48D">
        <w:rPr>
          <w:rFonts w:cs="Arial"/>
          <w:lang w:val="hu-HU"/>
        </w:rPr>
        <w:t xml:space="preserve"> blockings are currently driven by Notes/Reminders and not by fields</w:t>
      </w:r>
      <w:r w:rsidRPr="6D02E48D" w:rsidR="0DF7F20E">
        <w:rPr>
          <w:rFonts w:cs="Arial"/>
          <w:lang w:val="hu-HU"/>
        </w:rPr>
        <w:t xml:space="preserve"> both in EzY and CORE02</w:t>
      </w:r>
      <w:r w:rsidRPr="6D02E48D">
        <w:rPr>
          <w:rFonts w:cs="Arial"/>
          <w:lang w:val="hu-HU"/>
        </w:rPr>
        <w:t xml:space="preserve">. </w:t>
      </w:r>
      <w:commentRangeStart w:id="399"/>
      <w:commentRangeStart w:id="400"/>
      <w:commentRangeStart w:id="401"/>
      <w:r w:rsidRPr="6D02E48D" w:rsidR="0DF7F20E">
        <w:rPr>
          <w:rFonts w:cs="Arial"/>
          <w:lang w:val="hu-HU"/>
        </w:rPr>
        <w:t>C</w:t>
      </w:r>
      <w:r w:rsidRPr="6D02E48D">
        <w:rPr>
          <w:rFonts w:cs="Arial"/>
          <w:lang w:val="hu-HU"/>
        </w:rPr>
        <w:t>urrent design</w:t>
      </w:r>
      <w:r w:rsidRPr="6D02E48D" w:rsidR="0DF7F20E">
        <w:rPr>
          <w:rFonts w:cs="Arial"/>
          <w:lang w:val="hu-HU"/>
        </w:rPr>
        <w:t xml:space="preserve"> will be kept</w:t>
      </w:r>
      <w:r w:rsidRPr="6D02E48D">
        <w:rPr>
          <w:rFonts w:cs="Arial"/>
          <w:lang w:val="hu-HU"/>
        </w:rPr>
        <w:t>.</w:t>
      </w:r>
      <w:commentRangeEnd w:id="398"/>
      <w:r w:rsidR="00150379">
        <w:rPr>
          <w:rStyle w:val="CommentReference"/>
        </w:rPr>
        <w:commentReference w:id="398"/>
      </w:r>
      <w:commentRangeEnd w:id="399"/>
      <w:r w:rsidR="00150379">
        <w:rPr>
          <w:rStyle w:val="CommentReference"/>
        </w:rPr>
        <w:commentReference w:id="399"/>
      </w:r>
      <w:commentRangeEnd w:id="400"/>
      <w:r w:rsidR="00150379">
        <w:rPr>
          <w:rStyle w:val="CommentReference"/>
        </w:rPr>
        <w:commentReference w:id="400"/>
      </w:r>
      <w:commentRangeEnd w:id="401"/>
      <w:r w:rsidR="00150379">
        <w:rPr>
          <w:rStyle w:val="CommentReference"/>
        </w:rPr>
        <w:commentReference w:id="401"/>
      </w:r>
    </w:p>
    <w:p w:rsidRPr="00206C80" w:rsidR="00206C80" w:rsidP="00206C80" w:rsidRDefault="00206C80" w14:paraId="2475CB16" w14:textId="77777777">
      <w:pPr>
        <w:pStyle w:val="ListParagraph"/>
        <w:ind w:left="1843"/>
        <w:jc w:val="both"/>
        <w:textAlignment w:val="center"/>
        <w:rPr>
          <w:rFonts w:cs="Arial"/>
          <w:szCs w:val="20"/>
          <w:lang w:val="hu-HU"/>
        </w:rPr>
      </w:pPr>
    </w:p>
    <w:p w:rsidR="004F2D8A" w:rsidP="09BD90C6" w:rsidRDefault="00614A63" w14:paraId="2210571C" w14:textId="3A02E3C8">
      <w:pPr>
        <w:jc w:val="both"/>
        <w:rPr>
          <w:rFonts w:cs="Arial"/>
          <w:lang w:val="hu-HU"/>
        </w:rPr>
      </w:pPr>
      <w:r w:rsidRPr="4793EE64">
        <w:rPr>
          <w:rFonts w:cs="Arial"/>
          <w:lang w:val="hu-HU"/>
        </w:rPr>
        <w:t>The dependency between the two parameters</w:t>
      </w:r>
      <w:r w:rsidRPr="4793EE64" w:rsidR="113160C9">
        <w:rPr>
          <w:rFonts w:cs="Arial"/>
          <w:lang w:val="hu-HU"/>
        </w:rPr>
        <w:t xml:space="preserve"> </w:t>
      </w:r>
      <w:r w:rsidRPr="4793EE64">
        <w:rPr>
          <w:rFonts w:cs="Arial"/>
          <w:lang w:val="hu-HU"/>
        </w:rPr>
        <w:t>is the following.</w:t>
      </w:r>
    </w:p>
    <w:p w:rsidR="00150379" w:rsidP="00D00135" w:rsidRDefault="00614A63" w14:paraId="14DE8F2C" w14:textId="5F933712">
      <w:pPr>
        <w:jc w:val="both"/>
        <w:rPr>
          <w:rFonts w:cs="Arial"/>
          <w:szCs w:val="20"/>
          <w:lang w:val="hu-HU"/>
        </w:rPr>
      </w:pPr>
      <w:r>
        <w:rPr>
          <w:rFonts w:cs="Arial"/>
          <w:szCs w:val="20"/>
          <w:lang w:val="hu-HU"/>
        </w:rPr>
        <w:t>If ’AML block’ field= Y then there must be a valid N</w:t>
      </w:r>
      <w:r w:rsidR="00150379">
        <w:rPr>
          <w:rFonts w:cs="Arial"/>
          <w:szCs w:val="20"/>
          <w:lang w:val="hu-HU"/>
        </w:rPr>
        <w:t>otes/reminder present on client level.</w:t>
      </w:r>
    </w:p>
    <w:p w:rsidR="00150379" w:rsidP="00D00135" w:rsidRDefault="00150379" w14:paraId="2DB4988A" w14:textId="1627C5BB">
      <w:pPr>
        <w:jc w:val="both"/>
        <w:rPr>
          <w:rFonts w:cs="Arial"/>
          <w:szCs w:val="20"/>
          <w:lang w:val="hu-HU"/>
        </w:rPr>
      </w:pPr>
      <w:r>
        <w:rPr>
          <w:rFonts w:cs="Arial"/>
          <w:szCs w:val="20"/>
          <w:lang w:val="hu-HU"/>
        </w:rPr>
        <w:t>If ’AML block’ field=N then there must not be a valid Notes/reminder on client level.</w:t>
      </w:r>
    </w:p>
    <w:p w:rsidR="00150379" w:rsidP="00D00135" w:rsidRDefault="00150379" w14:paraId="3B31C0E7" w14:textId="22AA4E21">
      <w:pPr>
        <w:jc w:val="both"/>
        <w:rPr>
          <w:rFonts w:cs="Arial"/>
          <w:szCs w:val="20"/>
          <w:lang w:val="hu-HU"/>
        </w:rPr>
      </w:pPr>
    </w:p>
    <w:p w:rsidR="008323E1" w:rsidP="00D00135" w:rsidRDefault="008323E1" w14:paraId="7A8412B0" w14:textId="561B8E54">
      <w:pPr>
        <w:jc w:val="both"/>
        <w:rPr>
          <w:rFonts w:cs="Arial"/>
          <w:lang w:val="hu-HU"/>
        </w:rPr>
      </w:pPr>
      <w:commentRangeStart w:id="403"/>
      <w:commentRangeStart w:id="404"/>
      <w:commentRangeStart w:id="405"/>
      <w:commentRangeStart w:id="406"/>
      <w:r w:rsidRPr="588439F7">
        <w:rPr>
          <w:rFonts w:cs="Arial"/>
          <w:lang w:val="hu-HU"/>
        </w:rPr>
        <w:t>’AML block’ field on its own is not blocking product opening</w:t>
      </w:r>
      <w:commentRangeEnd w:id="403"/>
      <w:r w:rsidR="00E13E64">
        <w:rPr>
          <w:rStyle w:val="CommentReference"/>
        </w:rPr>
        <w:commentReference w:id="403"/>
      </w:r>
      <w:commentRangeEnd w:id="404"/>
      <w:r w:rsidR="002D5737">
        <w:rPr>
          <w:rStyle w:val="CommentReference"/>
        </w:rPr>
        <w:commentReference w:id="404"/>
      </w:r>
      <w:r w:rsidRPr="588439F7">
        <w:rPr>
          <w:rFonts w:cs="Arial"/>
          <w:lang w:val="hu-HU"/>
        </w:rPr>
        <w:t>.</w:t>
      </w:r>
      <w:commentRangeEnd w:id="405"/>
      <w:r w:rsidR="00DA6D00">
        <w:rPr>
          <w:rStyle w:val="CommentReference"/>
        </w:rPr>
        <w:commentReference w:id="405"/>
      </w:r>
      <w:commentRangeEnd w:id="406"/>
      <w:r>
        <w:rPr>
          <w:rStyle w:val="CommentReference"/>
        </w:rPr>
        <w:commentReference w:id="406"/>
      </w:r>
    </w:p>
    <w:p w:rsidR="008323E1" w:rsidP="00D00135" w:rsidRDefault="008323E1" w14:paraId="7A301A6F" w14:textId="77777777">
      <w:pPr>
        <w:jc w:val="both"/>
        <w:rPr>
          <w:rFonts w:cs="Arial"/>
          <w:szCs w:val="20"/>
          <w:lang w:val="hu-HU"/>
        </w:rPr>
      </w:pPr>
    </w:p>
    <w:p w:rsidR="008568A5" w:rsidP="2E0103E2" w:rsidRDefault="008568A5" w14:paraId="3BE54DF6" w14:textId="7618B870">
      <w:pPr>
        <w:jc w:val="both"/>
        <w:rPr>
          <w:rFonts w:cs="Arial"/>
          <w:lang w:val="en-US"/>
        </w:rPr>
      </w:pPr>
      <w:r w:rsidRPr="2E0103E2">
        <w:rPr>
          <w:rFonts w:cs="Arial"/>
          <w:lang w:val="en-US"/>
        </w:rPr>
        <w:t xml:space="preserve">It has to be CORE02 who applies/removes </w:t>
      </w:r>
      <w:r w:rsidRPr="2E0103E2" w:rsidR="00F91BA8">
        <w:rPr>
          <w:rFonts w:cs="Arial"/>
          <w:lang w:val="en-US"/>
        </w:rPr>
        <w:t xml:space="preserve">on client level </w:t>
      </w:r>
      <w:r w:rsidRPr="2E0103E2">
        <w:rPr>
          <w:rFonts w:cs="Arial"/>
          <w:lang w:val="en-US"/>
        </w:rPr>
        <w:t>automatically the dedicated Note depending on the value of ’AML block’ field. The trigger of the application/removal of</w:t>
      </w:r>
      <w:r w:rsidRPr="2E0103E2">
        <w:rPr>
          <w:rFonts w:cs="Arial"/>
          <w:lang w:val="en-US" w:eastAsia="hu-HU"/>
        </w:rPr>
        <w:t xml:space="preserve"> Note/reminder is always the </w:t>
      </w:r>
      <w:r w:rsidRPr="2E0103E2">
        <w:rPr>
          <w:rFonts w:cs="Arial"/>
          <w:lang w:val="en-US"/>
        </w:rPr>
        <w:t>change in the value of ’AML block’ field</w:t>
      </w:r>
      <w:r w:rsidRPr="2E0103E2" w:rsidR="0017299F">
        <w:rPr>
          <w:rFonts w:cs="Arial"/>
          <w:lang w:val="en-US"/>
        </w:rPr>
        <w:t xml:space="preserve"> where the change is coming from </w:t>
      </w:r>
      <w:ins w:author="Huszka Fruzsina (UniCredit)" w:date="2025-04-03T11:41:00Z" w:id="407">
        <w:r w:rsidRPr="2E0103E2" w:rsidR="681D7F7D">
          <w:rPr>
            <w:rFonts w:cs="Arial"/>
            <w:lang w:val="en-US"/>
          </w:rPr>
          <w:t xml:space="preserve">1) </w:t>
        </w:r>
      </w:ins>
      <w:r w:rsidRPr="2E0103E2" w:rsidR="0017299F">
        <w:rPr>
          <w:rFonts w:cs="Arial"/>
          <w:lang w:val="en-US"/>
        </w:rPr>
        <w:t>Oracle, either online via ModifyClient api or offline via batch backfeeding</w:t>
      </w:r>
      <w:ins w:author="Huszka Fruzsina (UniCredit)" w:date="2025-04-03T11:40:00Z" w:id="408">
        <w:r w:rsidRPr="2E0103E2" w:rsidR="617CEFE6">
          <w:rPr>
            <w:rFonts w:cs="Arial"/>
            <w:lang w:val="en-US"/>
          </w:rPr>
          <w:t xml:space="preserve"> or </w:t>
        </w:r>
      </w:ins>
      <w:ins w:author="Huszka Fruzsina (UniCredit)" w:date="2025-04-03T11:41:00Z" w:id="409">
        <w:r w:rsidRPr="2E0103E2" w:rsidR="4F4DDB74">
          <w:rPr>
            <w:rFonts w:cs="Arial"/>
            <w:lang w:val="en-US"/>
          </w:rPr>
          <w:t xml:space="preserve">2) </w:t>
        </w:r>
      </w:ins>
      <w:ins w:author="Huszka Fruzsina (UniCredit)" w:date="2025-04-03T11:40:00Z" w:id="410">
        <w:r w:rsidRPr="2E0103E2" w:rsidR="617CEFE6">
          <w:rPr>
            <w:rFonts w:cs="Arial"/>
            <w:lang w:val="en-US"/>
          </w:rPr>
          <w:t>via special user maintaining the ‘AML block’ field</w:t>
        </w:r>
      </w:ins>
      <w:ins w:author="Huszka Fruzsina (UniCredit)" w:date="2025-04-03T11:41:00Z" w:id="411">
        <w:r w:rsidRPr="2E0103E2" w:rsidR="1DD88460">
          <w:rPr>
            <w:rFonts w:cs="Arial"/>
            <w:lang w:val="en-US"/>
          </w:rPr>
          <w:t xml:space="preserve"> through CORE02 screen.</w:t>
        </w:r>
      </w:ins>
      <w:r w:rsidRPr="2E0103E2">
        <w:rPr>
          <w:rFonts w:cs="Arial"/>
          <w:lang w:val="en-US"/>
        </w:rPr>
        <w:t>.</w:t>
      </w:r>
    </w:p>
    <w:p w:rsidR="008568A5" w:rsidP="00D00135" w:rsidRDefault="008568A5" w14:paraId="385E07DF" w14:textId="77777777">
      <w:pPr>
        <w:jc w:val="both"/>
        <w:rPr>
          <w:rFonts w:cs="Arial"/>
          <w:szCs w:val="20"/>
          <w:lang w:val="hu-HU"/>
        </w:rPr>
      </w:pPr>
    </w:p>
    <w:p w:rsidRPr="00581A1B" w:rsidR="00150379" w:rsidP="00D00135" w:rsidRDefault="00150379" w14:paraId="41CBE706" w14:textId="38AB8D2A">
      <w:pPr>
        <w:jc w:val="both"/>
        <w:rPr>
          <w:rFonts w:cs="Arial"/>
          <w:szCs w:val="20"/>
          <w:lang w:val="en-US"/>
        </w:rPr>
      </w:pPr>
      <w:commentRangeStart w:id="412"/>
      <w:commentRangeStart w:id="413"/>
      <w:r>
        <w:rPr>
          <w:rFonts w:cs="Arial"/>
          <w:szCs w:val="20"/>
          <w:lang w:val="hu-HU"/>
        </w:rPr>
        <w:t>There will be a new Note template introduced in CASDBP via CORE02 screen, dedicated to the AML block.</w:t>
      </w:r>
      <w:r w:rsidR="0017299F">
        <w:rPr>
          <w:rFonts w:cs="Arial"/>
          <w:szCs w:val="20"/>
          <w:lang w:val="hu-HU"/>
        </w:rPr>
        <w:t xml:space="preserve"> To create this Note template is responsibility of the Bank</w:t>
      </w:r>
      <w:r w:rsidR="00D35920">
        <w:rPr>
          <w:rFonts w:cs="Arial"/>
          <w:szCs w:val="20"/>
          <w:lang w:val="hu-HU"/>
        </w:rPr>
        <w:t xml:space="preserve">, </w:t>
      </w:r>
      <w:r w:rsidRPr="00D35920" w:rsidR="00D35920">
        <w:rPr>
          <w:rFonts w:cs="Arial"/>
          <w:szCs w:val="20"/>
          <w:lang w:val="hu-HU"/>
        </w:rPr>
        <w:t>SDBNPB</w:t>
      </w:r>
      <w:r w:rsidR="00D35920">
        <w:rPr>
          <w:rFonts w:cs="Arial"/>
          <w:szCs w:val="20"/>
          <w:lang w:val="hu-HU"/>
        </w:rPr>
        <w:t xml:space="preserve"> New Products Blocked has to be set to ’Y’ which will guarantee that no new product can be opened</w:t>
      </w:r>
      <w:r w:rsidR="003121DE">
        <w:rPr>
          <w:rFonts w:cs="Arial"/>
          <w:szCs w:val="20"/>
          <w:lang w:val="hu-HU"/>
        </w:rPr>
        <w:t>.</w:t>
      </w:r>
      <w:commentRangeEnd w:id="412"/>
      <w:r w:rsidR="00581A1B">
        <w:rPr>
          <w:rStyle w:val="CommentReference"/>
        </w:rPr>
        <w:commentReference w:id="412"/>
      </w:r>
      <w:commentRangeEnd w:id="413"/>
      <w:r w:rsidR="00666EA4">
        <w:rPr>
          <w:rStyle w:val="CommentReference"/>
        </w:rPr>
        <w:commentReference w:id="413"/>
      </w:r>
    </w:p>
    <w:p w:rsidR="0017299F" w:rsidP="00D00135" w:rsidRDefault="0017299F" w14:paraId="10336BB5" w14:textId="5C86D7BB">
      <w:pPr>
        <w:jc w:val="both"/>
        <w:rPr>
          <w:rFonts w:cs="Arial"/>
          <w:szCs w:val="20"/>
          <w:lang w:val="hu-HU"/>
        </w:rPr>
      </w:pPr>
    </w:p>
    <w:p w:rsidR="00150379" w:rsidP="00D00135" w:rsidRDefault="00244397" w14:paraId="7CF8DB86" w14:textId="0C094CA1">
      <w:pPr>
        <w:jc w:val="both"/>
        <w:rPr>
          <w:rFonts w:cs="Arial"/>
          <w:szCs w:val="20"/>
          <w:lang w:val="hu-HU"/>
        </w:rPr>
      </w:pPr>
      <w:r>
        <w:rPr>
          <w:rFonts w:cs="Arial"/>
          <w:szCs w:val="20"/>
          <w:lang w:val="hu-HU"/>
        </w:rPr>
        <w:t xml:space="preserve">A valid AML block Note </w:t>
      </w:r>
      <w:r w:rsidR="00484D60">
        <w:rPr>
          <w:rFonts w:cs="Arial"/>
          <w:szCs w:val="20"/>
          <w:lang w:val="hu-HU"/>
        </w:rPr>
        <w:t xml:space="preserve">on a client </w:t>
      </w:r>
      <w:r>
        <w:rPr>
          <w:rFonts w:cs="Arial"/>
          <w:szCs w:val="20"/>
          <w:lang w:val="hu-HU"/>
        </w:rPr>
        <w:t>is one is which is present in CAFANP with an expiry date set as ’</w:t>
      </w:r>
      <w:r w:rsidRPr="00244397">
        <w:rPr>
          <w:rFonts w:cs="Arial"/>
          <w:szCs w:val="20"/>
          <w:lang w:val="hu-HU"/>
        </w:rPr>
        <w:t>99991231</w:t>
      </w:r>
      <w:r>
        <w:rPr>
          <w:rFonts w:cs="Arial"/>
          <w:szCs w:val="20"/>
          <w:lang w:val="hu-HU"/>
        </w:rPr>
        <w:t>’.</w:t>
      </w:r>
    </w:p>
    <w:p w:rsidR="00244397" w:rsidP="00D00135" w:rsidRDefault="00244397" w14:paraId="2D0DCF1C" w14:textId="0CD4C85E">
      <w:pPr>
        <w:jc w:val="both"/>
        <w:rPr>
          <w:rFonts w:cs="Arial"/>
          <w:szCs w:val="20"/>
          <w:lang w:val="hu-HU"/>
        </w:rPr>
      </w:pPr>
      <w:r>
        <w:rPr>
          <w:rFonts w:cs="Arial"/>
          <w:szCs w:val="20"/>
          <w:lang w:val="hu-HU"/>
        </w:rPr>
        <w:t xml:space="preserve">In case a valid AML block needs to be removed because the ’AML block’ field becomes ’N’, it will happen by CORE02 automatically </w:t>
      </w:r>
      <w:r w:rsidR="003121DE">
        <w:rPr>
          <w:rFonts w:cs="Arial"/>
          <w:szCs w:val="20"/>
          <w:lang w:val="hu-HU"/>
        </w:rPr>
        <w:t>deleting the dedicated Note record from CAFANP (the file which contains the Notes records)</w:t>
      </w:r>
      <w:r>
        <w:rPr>
          <w:rFonts w:cs="Arial"/>
          <w:szCs w:val="20"/>
          <w:lang w:val="hu-HU"/>
        </w:rPr>
        <w:t xml:space="preserve">. The date of the trigger is the same when </w:t>
      </w:r>
      <w:r w:rsidR="0017299F">
        <w:rPr>
          <w:rFonts w:cs="Arial"/>
          <w:szCs w:val="20"/>
          <w:lang w:val="hu-HU"/>
        </w:rPr>
        <w:t xml:space="preserve">Oracle initiates the </w:t>
      </w:r>
      <w:r>
        <w:rPr>
          <w:rFonts w:cs="Arial"/>
          <w:szCs w:val="20"/>
          <w:lang w:val="hu-HU"/>
        </w:rPr>
        <w:t>CORE02 update</w:t>
      </w:r>
      <w:r w:rsidR="0017299F">
        <w:rPr>
          <w:rFonts w:cs="Arial"/>
          <w:szCs w:val="20"/>
          <w:lang w:val="hu-HU"/>
        </w:rPr>
        <w:t xml:space="preserve"> of</w:t>
      </w:r>
      <w:r>
        <w:rPr>
          <w:rFonts w:cs="Arial"/>
          <w:szCs w:val="20"/>
          <w:lang w:val="hu-HU"/>
        </w:rPr>
        <w:t xml:space="preserve"> ’AML block’ field to ’N’.</w:t>
      </w:r>
    </w:p>
    <w:p w:rsidR="00061806" w:rsidP="09BD90C6" w:rsidRDefault="00061806" w14:paraId="6A8BBE67" w14:textId="14980178">
      <w:pPr>
        <w:jc w:val="both"/>
        <w:rPr>
          <w:rFonts w:cs="Arial"/>
          <w:lang w:val="hu-HU"/>
        </w:rPr>
      </w:pPr>
    </w:p>
    <w:p w:rsidR="00D00135" w:rsidP="00D00135" w:rsidRDefault="00D00135" w14:paraId="47446342" w14:textId="25EFE023">
      <w:pPr>
        <w:jc w:val="both"/>
        <w:rPr>
          <w:rFonts w:cs="Arial"/>
          <w:szCs w:val="20"/>
          <w:lang w:val="hu-HU"/>
        </w:rPr>
      </w:pPr>
      <w:commentRangeStart w:id="415"/>
      <w:commentRangeStart w:id="416"/>
      <w:commentRangeStart w:id="417"/>
      <w:r>
        <w:rPr>
          <w:rFonts w:cs="Arial"/>
          <w:szCs w:val="20"/>
          <w:lang w:val="hu-HU"/>
        </w:rPr>
        <w:t>Example for the ’AML block’ field and the automatic Note application/removal:</w:t>
      </w:r>
      <w:commentRangeEnd w:id="415"/>
      <w:r w:rsidR="0027724A">
        <w:rPr>
          <w:rStyle w:val="CommentReference"/>
        </w:rPr>
        <w:commentReference w:id="415"/>
      </w:r>
      <w:commentRangeEnd w:id="416"/>
      <w:r w:rsidR="009B44DE">
        <w:rPr>
          <w:rStyle w:val="CommentReference"/>
        </w:rPr>
        <w:commentReference w:id="416"/>
      </w:r>
      <w:commentRangeEnd w:id="417"/>
      <w:r w:rsidR="00C23BDB">
        <w:rPr>
          <w:rStyle w:val="CommentReference"/>
        </w:rPr>
        <w:commentReference w:id="417"/>
      </w:r>
    </w:p>
    <w:p w:rsidR="00D00135" w:rsidP="0093667A" w:rsidRDefault="00D00135" w14:paraId="7E750DE1" w14:textId="3C97944F">
      <w:pPr>
        <w:pStyle w:val="ListParagraph"/>
        <w:numPr>
          <w:ilvl w:val="0"/>
          <w:numId w:val="38"/>
        </w:numPr>
        <w:jc w:val="both"/>
        <w:rPr>
          <w:rFonts w:cs="Arial"/>
          <w:szCs w:val="20"/>
          <w:lang w:val="hu-HU"/>
        </w:rPr>
      </w:pPr>
      <w:r>
        <w:rPr>
          <w:rFonts w:cs="Arial"/>
          <w:szCs w:val="20"/>
          <w:lang w:val="hu-HU"/>
        </w:rPr>
        <w:t>Onboarding:</w:t>
      </w:r>
    </w:p>
    <w:p w:rsidR="00D00135" w:rsidP="0093667A" w:rsidRDefault="00D00135" w14:paraId="1E217F85" w14:textId="374B9A6C">
      <w:pPr>
        <w:pStyle w:val="ListParagraph"/>
        <w:numPr>
          <w:ilvl w:val="0"/>
          <w:numId w:val="39"/>
        </w:numPr>
        <w:jc w:val="both"/>
        <w:rPr>
          <w:rFonts w:cs="Arial"/>
          <w:szCs w:val="20"/>
          <w:lang w:val="hu-HU"/>
        </w:rPr>
      </w:pPr>
      <w:r>
        <w:rPr>
          <w:rFonts w:cs="Arial"/>
          <w:szCs w:val="20"/>
          <w:lang w:val="hu-HU"/>
        </w:rPr>
        <w:t>CORE02 receives the ’AML block’ field as empty via OpenClient api.</w:t>
      </w:r>
    </w:p>
    <w:p w:rsidR="00D00135" w:rsidP="0093667A" w:rsidRDefault="00D00135" w14:paraId="6A6FE651" w14:textId="7F586B93">
      <w:pPr>
        <w:pStyle w:val="ListParagraph"/>
        <w:numPr>
          <w:ilvl w:val="0"/>
          <w:numId w:val="39"/>
        </w:numPr>
        <w:jc w:val="both"/>
        <w:rPr>
          <w:rFonts w:cs="Arial"/>
          <w:szCs w:val="20"/>
          <w:lang w:val="hu-HU"/>
        </w:rPr>
      </w:pPr>
      <w:r>
        <w:rPr>
          <w:rFonts w:cs="Arial"/>
          <w:szCs w:val="20"/>
          <w:lang w:val="hu-HU"/>
        </w:rPr>
        <w:t>CORE02 stores the ’AML block’ field in client extension file as default ’Y’</w:t>
      </w:r>
    </w:p>
    <w:p w:rsidRPr="00D00135" w:rsidR="00D00135" w:rsidP="0093667A" w:rsidRDefault="00D00135" w14:paraId="4F675356" w14:textId="1655A848">
      <w:pPr>
        <w:pStyle w:val="ListParagraph"/>
        <w:numPr>
          <w:ilvl w:val="0"/>
          <w:numId w:val="39"/>
        </w:numPr>
        <w:jc w:val="both"/>
        <w:rPr>
          <w:rFonts w:cs="Arial"/>
          <w:szCs w:val="20"/>
          <w:lang w:val="hu-HU"/>
        </w:rPr>
      </w:pPr>
      <w:r w:rsidRPr="00D00135">
        <w:rPr>
          <w:rFonts w:cs="Arial"/>
          <w:szCs w:val="20"/>
          <w:lang w:val="hu-HU"/>
        </w:rPr>
        <w:t>CORE02 automatically applies the dedicated AML block Note on client level by writing a record in CAFANP file</w:t>
      </w:r>
      <w:r>
        <w:rPr>
          <w:rFonts w:cs="Arial"/>
          <w:szCs w:val="20"/>
          <w:lang w:val="hu-HU"/>
        </w:rPr>
        <w:t xml:space="preserve"> and setting t</w:t>
      </w:r>
      <w:r w:rsidRPr="00D00135">
        <w:rPr>
          <w:rFonts w:cs="Arial"/>
          <w:szCs w:val="20"/>
          <w:lang w:val="hu-HU"/>
        </w:rPr>
        <w:t xml:space="preserve">he Note’s expiry date </w:t>
      </w:r>
      <w:r>
        <w:rPr>
          <w:rFonts w:cs="Arial"/>
          <w:szCs w:val="20"/>
          <w:lang w:val="hu-HU"/>
        </w:rPr>
        <w:t>to</w:t>
      </w:r>
      <w:r w:rsidRPr="00D00135">
        <w:rPr>
          <w:rFonts w:cs="Arial"/>
          <w:szCs w:val="20"/>
          <w:lang w:val="hu-HU"/>
        </w:rPr>
        <w:t xml:space="preserve"> ’99991231’</w:t>
      </w:r>
    </w:p>
    <w:p w:rsidR="00D00135" w:rsidP="0093667A" w:rsidRDefault="00D00135" w14:paraId="78F8A28F" w14:textId="3CAC0969">
      <w:pPr>
        <w:pStyle w:val="ListParagraph"/>
        <w:numPr>
          <w:ilvl w:val="0"/>
          <w:numId w:val="38"/>
        </w:numPr>
        <w:jc w:val="both"/>
        <w:rPr>
          <w:rFonts w:cs="Arial"/>
          <w:szCs w:val="20"/>
          <w:lang w:val="hu-HU"/>
        </w:rPr>
      </w:pPr>
      <w:r>
        <w:rPr>
          <w:rFonts w:cs="Arial"/>
          <w:szCs w:val="20"/>
          <w:lang w:val="hu-HU"/>
        </w:rPr>
        <w:t>Online update after KYC review</w:t>
      </w:r>
    </w:p>
    <w:p w:rsidR="00D00135" w:rsidP="0093667A" w:rsidRDefault="00997508" w14:paraId="16E4EC38" w14:textId="36EA7FF2">
      <w:pPr>
        <w:pStyle w:val="ListParagraph"/>
        <w:numPr>
          <w:ilvl w:val="0"/>
          <w:numId w:val="39"/>
        </w:numPr>
        <w:jc w:val="both"/>
        <w:rPr>
          <w:rFonts w:cs="Arial"/>
          <w:szCs w:val="20"/>
          <w:lang w:val="hu-HU"/>
        </w:rPr>
      </w:pPr>
      <w:r>
        <w:rPr>
          <w:rFonts w:cs="Arial"/>
          <w:szCs w:val="20"/>
          <w:lang w:val="hu-HU"/>
        </w:rPr>
        <w:t>During</w:t>
      </w:r>
      <w:r w:rsidR="00D00135">
        <w:rPr>
          <w:rFonts w:cs="Arial"/>
          <w:szCs w:val="20"/>
          <w:lang w:val="hu-HU"/>
        </w:rPr>
        <w:t xml:space="preserve"> the KYC </w:t>
      </w:r>
      <w:r>
        <w:rPr>
          <w:rFonts w:cs="Arial"/>
          <w:szCs w:val="20"/>
          <w:lang w:val="hu-HU"/>
        </w:rPr>
        <w:t xml:space="preserve">review on Oracle side it turns out the client is OK for opening products so </w:t>
      </w:r>
      <w:r w:rsidR="00D00135">
        <w:rPr>
          <w:rFonts w:cs="Arial"/>
          <w:szCs w:val="20"/>
          <w:lang w:val="hu-HU"/>
        </w:rPr>
        <w:t>CORE02 receives the ’AML block’ field as ’N’ via ModifyClient api.</w:t>
      </w:r>
      <w:r w:rsidR="00FF36A2">
        <w:rPr>
          <w:rFonts w:cs="Arial"/>
          <w:szCs w:val="20"/>
          <w:lang w:val="hu-HU"/>
        </w:rPr>
        <w:t xml:space="preserve"> Date of trigger is 24th Sept, 2025.</w:t>
      </w:r>
    </w:p>
    <w:p w:rsidR="00997508" w:rsidP="0093667A" w:rsidRDefault="00997508" w14:paraId="31E619E0" w14:textId="509688BB">
      <w:pPr>
        <w:pStyle w:val="ListParagraph"/>
        <w:numPr>
          <w:ilvl w:val="0"/>
          <w:numId w:val="39"/>
        </w:numPr>
        <w:jc w:val="both"/>
        <w:rPr>
          <w:rFonts w:cs="Arial"/>
          <w:szCs w:val="20"/>
          <w:lang w:val="hu-HU"/>
        </w:rPr>
      </w:pPr>
      <w:r>
        <w:rPr>
          <w:rFonts w:cs="Arial"/>
          <w:szCs w:val="20"/>
          <w:lang w:val="hu-HU"/>
        </w:rPr>
        <w:t>CORE02 updates the ’AML block’ field in client extension file from ’Y’ to ’N’</w:t>
      </w:r>
      <w:r w:rsidR="00FF36A2">
        <w:rPr>
          <w:rFonts w:cs="Arial"/>
          <w:szCs w:val="20"/>
          <w:lang w:val="hu-HU"/>
        </w:rPr>
        <w:t>.</w:t>
      </w:r>
    </w:p>
    <w:p w:rsidR="00FF36A2" w:rsidP="0093667A" w:rsidRDefault="00FF36A2" w14:paraId="3A084766" w14:textId="41813786">
      <w:pPr>
        <w:pStyle w:val="ListParagraph"/>
        <w:ind w:left="1440"/>
        <w:jc w:val="both"/>
        <w:rPr>
          <w:rFonts w:cs="Arial"/>
          <w:szCs w:val="20"/>
          <w:lang w:val="hu-HU"/>
        </w:rPr>
      </w:pPr>
      <w:r>
        <w:rPr>
          <w:rFonts w:cs="Arial"/>
          <w:szCs w:val="20"/>
          <w:lang w:val="hu-HU"/>
        </w:rPr>
        <w:t>Effective date: 24th Sept, 2025.</w:t>
      </w:r>
    </w:p>
    <w:p w:rsidR="00FF36A2" w:rsidP="0093667A" w:rsidRDefault="00997508" w14:paraId="1C7EA368" w14:textId="5AAEE94D">
      <w:pPr>
        <w:pStyle w:val="ListParagraph"/>
        <w:numPr>
          <w:ilvl w:val="0"/>
          <w:numId w:val="39"/>
        </w:numPr>
        <w:jc w:val="both"/>
        <w:rPr>
          <w:rFonts w:cs="Arial"/>
          <w:szCs w:val="20"/>
          <w:lang w:val="hu-HU"/>
        </w:rPr>
      </w:pPr>
      <w:r>
        <w:rPr>
          <w:rFonts w:cs="Arial"/>
          <w:szCs w:val="20"/>
          <w:lang w:val="hu-HU"/>
        </w:rPr>
        <w:t xml:space="preserve">CORE02 recognizes the change in ’AML block’ field so it </w:t>
      </w:r>
      <w:r w:rsidR="003121DE">
        <w:rPr>
          <w:rFonts w:cs="Arial"/>
          <w:szCs w:val="20"/>
          <w:lang w:val="hu-HU"/>
        </w:rPr>
        <w:t>removes</w:t>
      </w:r>
      <w:r>
        <w:rPr>
          <w:rFonts w:cs="Arial"/>
          <w:szCs w:val="20"/>
          <w:lang w:val="hu-HU"/>
        </w:rPr>
        <w:t xml:space="preserve"> the </w:t>
      </w:r>
      <w:r w:rsidR="00FF36A2">
        <w:rPr>
          <w:rFonts w:cs="Arial"/>
          <w:szCs w:val="20"/>
          <w:lang w:val="hu-HU"/>
        </w:rPr>
        <w:t xml:space="preserve">client level </w:t>
      </w:r>
      <w:r>
        <w:rPr>
          <w:rFonts w:cs="Arial"/>
          <w:szCs w:val="20"/>
          <w:lang w:val="hu-HU"/>
        </w:rPr>
        <w:t>Note</w:t>
      </w:r>
      <w:r w:rsidR="00FF36A2">
        <w:rPr>
          <w:rFonts w:cs="Arial"/>
          <w:szCs w:val="20"/>
          <w:lang w:val="hu-HU"/>
        </w:rPr>
        <w:t xml:space="preserve"> </w:t>
      </w:r>
      <w:r w:rsidR="003121DE">
        <w:rPr>
          <w:rFonts w:cs="Arial"/>
          <w:szCs w:val="20"/>
          <w:lang w:val="hu-HU"/>
        </w:rPr>
        <w:t>record from</w:t>
      </w:r>
      <w:r w:rsidR="00FF36A2">
        <w:rPr>
          <w:rFonts w:cs="Arial"/>
          <w:szCs w:val="20"/>
          <w:lang w:val="hu-HU"/>
        </w:rPr>
        <w:t xml:space="preserve"> CAFANP file</w:t>
      </w:r>
      <w:r>
        <w:rPr>
          <w:rFonts w:cs="Arial"/>
          <w:szCs w:val="20"/>
          <w:lang w:val="hu-HU"/>
        </w:rPr>
        <w:t xml:space="preserve"> accordingly</w:t>
      </w:r>
      <w:r w:rsidR="003121DE">
        <w:rPr>
          <w:rFonts w:cs="Arial"/>
          <w:szCs w:val="20"/>
          <w:lang w:val="hu-HU"/>
        </w:rPr>
        <w:t>. Effective date: 24th Sept, 2025.</w:t>
      </w:r>
    </w:p>
    <w:p w:rsidR="008A7FC5" w:rsidP="0093667A" w:rsidRDefault="008A7FC5" w14:paraId="2F263167" w14:textId="18D0ADA5">
      <w:pPr>
        <w:pStyle w:val="ListParagraph"/>
        <w:numPr>
          <w:ilvl w:val="0"/>
          <w:numId w:val="38"/>
        </w:numPr>
        <w:jc w:val="both"/>
        <w:rPr>
          <w:rFonts w:cs="Arial"/>
          <w:szCs w:val="20"/>
          <w:lang w:val="hu-HU"/>
        </w:rPr>
      </w:pPr>
      <w:r>
        <w:rPr>
          <w:rFonts w:cs="Arial"/>
          <w:szCs w:val="20"/>
          <w:lang w:val="hu-HU"/>
        </w:rPr>
        <w:t>Batch update (offline backfeeding to CORE02)</w:t>
      </w:r>
    </w:p>
    <w:p w:rsidR="0093667A" w:rsidP="0093667A" w:rsidRDefault="0093667A" w14:paraId="6E4D9980" w14:textId="77777777">
      <w:pPr>
        <w:pStyle w:val="ListParagraph"/>
        <w:numPr>
          <w:ilvl w:val="0"/>
          <w:numId w:val="39"/>
        </w:numPr>
        <w:jc w:val="both"/>
        <w:rPr>
          <w:rFonts w:cs="Arial"/>
          <w:szCs w:val="20"/>
          <w:lang w:val="hu-HU"/>
        </w:rPr>
      </w:pPr>
      <w:r>
        <w:rPr>
          <w:rFonts w:cs="Arial"/>
          <w:szCs w:val="20"/>
          <w:lang w:val="hu-HU"/>
        </w:rPr>
        <w:t>As a result of further evaluations happening in Oracle, via offline backfeeding to CORE02, Oracle initiates the update of ’AML block’ field to ’Y’</w:t>
      </w:r>
    </w:p>
    <w:p w:rsidR="0093667A" w:rsidP="0093667A" w:rsidRDefault="0093667A" w14:paraId="22E9FABF" w14:textId="4CE1566C">
      <w:pPr>
        <w:pStyle w:val="ListParagraph"/>
        <w:numPr>
          <w:ilvl w:val="0"/>
          <w:numId w:val="39"/>
        </w:numPr>
        <w:jc w:val="both"/>
        <w:rPr>
          <w:rFonts w:cs="Arial"/>
          <w:szCs w:val="20"/>
          <w:lang w:val="hu-HU"/>
        </w:rPr>
      </w:pPr>
      <w:r w:rsidRPr="0093667A">
        <w:rPr>
          <w:rFonts w:cs="Arial"/>
          <w:szCs w:val="20"/>
          <w:lang w:val="hu-HU"/>
        </w:rPr>
        <w:t>CORE02 receives a file via IFS folder</w:t>
      </w:r>
      <w:r>
        <w:rPr>
          <w:rFonts w:cs="Arial"/>
          <w:szCs w:val="20"/>
          <w:lang w:val="hu-HU"/>
        </w:rPr>
        <w:t>, containing the client level KYC related fields to update. Effective date: 11th Oct, 2025</w:t>
      </w:r>
    </w:p>
    <w:p w:rsidR="0093667A" w:rsidP="0093667A" w:rsidRDefault="0093667A" w14:paraId="67DC25AE" w14:textId="58F00C9E">
      <w:pPr>
        <w:pStyle w:val="ListParagraph"/>
        <w:numPr>
          <w:ilvl w:val="0"/>
          <w:numId w:val="39"/>
        </w:numPr>
        <w:jc w:val="both"/>
        <w:rPr>
          <w:rFonts w:cs="Arial"/>
          <w:szCs w:val="20"/>
          <w:lang w:val="hu-HU"/>
        </w:rPr>
      </w:pPr>
      <w:r>
        <w:rPr>
          <w:rFonts w:cs="Arial"/>
          <w:szCs w:val="20"/>
          <w:lang w:val="hu-HU"/>
        </w:rPr>
        <w:t>CORE02 updates the ’AML block’ field in client extension file from ’N’ to ’Y’.</w:t>
      </w:r>
    </w:p>
    <w:p w:rsidR="0093667A" w:rsidP="0093667A" w:rsidRDefault="0093667A" w14:paraId="039E621A" w14:textId="34F6332D">
      <w:pPr>
        <w:pStyle w:val="ListParagraph"/>
        <w:ind w:left="1440"/>
        <w:jc w:val="both"/>
        <w:rPr>
          <w:rFonts w:cs="Arial"/>
          <w:szCs w:val="20"/>
          <w:lang w:val="hu-HU"/>
        </w:rPr>
      </w:pPr>
      <w:r>
        <w:rPr>
          <w:rFonts w:cs="Arial"/>
          <w:szCs w:val="20"/>
          <w:lang w:val="hu-HU"/>
        </w:rPr>
        <w:t>Effective date: 11th Oct, 2025</w:t>
      </w:r>
    </w:p>
    <w:p w:rsidR="0093667A" w:rsidP="0093667A" w:rsidRDefault="0093667A" w14:paraId="6E262369" w14:textId="6517AA68">
      <w:pPr>
        <w:pStyle w:val="ListParagraph"/>
        <w:numPr>
          <w:ilvl w:val="0"/>
          <w:numId w:val="39"/>
        </w:numPr>
        <w:jc w:val="both"/>
        <w:rPr>
          <w:rFonts w:cs="Arial"/>
          <w:szCs w:val="20"/>
          <w:lang w:val="hu-HU"/>
        </w:rPr>
      </w:pPr>
      <w:r>
        <w:rPr>
          <w:rFonts w:cs="Arial"/>
          <w:szCs w:val="20"/>
          <w:lang w:val="hu-HU"/>
        </w:rPr>
        <w:t xml:space="preserve">CORE02 recognizes the change in ’AML block’ field so it </w:t>
      </w:r>
      <w:r w:rsidR="003121DE">
        <w:rPr>
          <w:rFonts w:cs="Arial"/>
          <w:szCs w:val="20"/>
          <w:lang w:val="hu-HU"/>
        </w:rPr>
        <w:t xml:space="preserve">(re)creates </w:t>
      </w:r>
      <w:r>
        <w:rPr>
          <w:rFonts w:cs="Arial"/>
          <w:szCs w:val="20"/>
          <w:lang w:val="hu-HU"/>
        </w:rPr>
        <w:t>the client level Note in CAFANP file accordingly</w:t>
      </w:r>
      <w:r w:rsidR="003121DE">
        <w:rPr>
          <w:rFonts w:cs="Arial"/>
          <w:szCs w:val="20"/>
          <w:lang w:val="hu-HU"/>
        </w:rPr>
        <w:t xml:space="preserve">, </w:t>
      </w:r>
      <w:r>
        <w:rPr>
          <w:rFonts w:cs="Arial"/>
          <w:szCs w:val="20"/>
          <w:lang w:val="hu-HU"/>
        </w:rPr>
        <w:t>setting the Note’s expiry date to ’</w:t>
      </w:r>
      <w:r w:rsidRPr="00D00135">
        <w:rPr>
          <w:rFonts w:cs="Arial"/>
          <w:szCs w:val="20"/>
          <w:lang w:val="hu-HU"/>
        </w:rPr>
        <w:t>99991231</w:t>
      </w:r>
      <w:r>
        <w:rPr>
          <w:rFonts w:cs="Arial"/>
          <w:szCs w:val="20"/>
          <w:lang w:val="hu-HU"/>
        </w:rPr>
        <w:t>’</w:t>
      </w:r>
    </w:p>
    <w:p w:rsidRPr="003121DE" w:rsidR="003121DE" w:rsidP="003121DE" w:rsidRDefault="003121DE" w14:paraId="57F14C38" w14:textId="11158729">
      <w:pPr>
        <w:pStyle w:val="ListParagraph"/>
        <w:ind w:left="1440"/>
        <w:jc w:val="both"/>
        <w:rPr>
          <w:rFonts w:cs="Arial"/>
          <w:szCs w:val="20"/>
          <w:lang w:val="hu-HU"/>
        </w:rPr>
      </w:pPr>
      <w:r w:rsidRPr="09BD90C6">
        <w:rPr>
          <w:rFonts w:cs="Arial"/>
          <w:lang w:val="hu-HU"/>
        </w:rPr>
        <w:t>Effective date: 11th Oct, 2025</w:t>
      </w:r>
    </w:p>
    <w:p w:rsidR="00B22805" w:rsidP="00B22805" w:rsidRDefault="00B22805" w14:paraId="2B65384E" w14:textId="77777777">
      <w:pPr>
        <w:pStyle w:val="ListParagraph"/>
        <w:numPr>
          <w:ilvl w:val="0"/>
          <w:numId w:val="38"/>
        </w:numPr>
        <w:jc w:val="both"/>
        <w:rPr>
          <w:rFonts w:cs="Arial"/>
          <w:szCs w:val="20"/>
          <w:lang w:val="hu-HU"/>
        </w:rPr>
      </w:pPr>
      <w:r>
        <w:rPr>
          <w:rFonts w:cs="Arial"/>
          <w:szCs w:val="20"/>
          <w:lang w:val="hu-HU"/>
        </w:rPr>
        <w:t>Online update after KYC review</w:t>
      </w:r>
    </w:p>
    <w:p w:rsidR="00B22805" w:rsidP="00B22805" w:rsidRDefault="00B22805" w14:paraId="652DC52D" w14:textId="23D6D953">
      <w:pPr>
        <w:pStyle w:val="ListParagraph"/>
        <w:numPr>
          <w:ilvl w:val="0"/>
          <w:numId w:val="39"/>
        </w:numPr>
        <w:jc w:val="both"/>
        <w:rPr>
          <w:rFonts w:cs="Arial"/>
          <w:szCs w:val="20"/>
          <w:lang w:val="hu-HU"/>
        </w:rPr>
      </w:pPr>
      <w:r>
        <w:rPr>
          <w:rFonts w:cs="Arial"/>
          <w:szCs w:val="20"/>
          <w:lang w:val="hu-HU"/>
        </w:rPr>
        <w:t>During the KYC review on Oracle side it turns out the client is OK for opening products so CORE02 receives the ’AML block’ field as ’N’ via ModifyClient api. Date of trigger is 9th Nov, 2025.</w:t>
      </w:r>
    </w:p>
    <w:p w:rsidR="00B22805" w:rsidP="00B22805" w:rsidRDefault="00B22805" w14:paraId="27F23C12" w14:textId="77777777">
      <w:pPr>
        <w:pStyle w:val="ListParagraph"/>
        <w:numPr>
          <w:ilvl w:val="0"/>
          <w:numId w:val="39"/>
        </w:numPr>
        <w:jc w:val="both"/>
        <w:rPr>
          <w:rFonts w:cs="Arial"/>
          <w:szCs w:val="20"/>
          <w:lang w:val="hu-HU"/>
        </w:rPr>
      </w:pPr>
      <w:r>
        <w:rPr>
          <w:rFonts w:cs="Arial"/>
          <w:szCs w:val="20"/>
          <w:lang w:val="hu-HU"/>
        </w:rPr>
        <w:t>CORE02 updates the ’AML block’ field in client extension file from ’Y’ to ’N’.</w:t>
      </w:r>
    </w:p>
    <w:p w:rsidR="00B22805" w:rsidP="2CCD70FB" w:rsidRDefault="00B22805" w14:paraId="12F74786" w14:textId="2C557726">
      <w:pPr>
        <w:pStyle w:val="ListParagraph"/>
        <w:ind w:left="1440"/>
        <w:jc w:val="both"/>
        <w:rPr>
          <w:rFonts w:cs="Arial"/>
          <w:lang w:val="hu-HU"/>
        </w:rPr>
      </w:pPr>
      <w:r w:rsidRPr="2CCD70FB">
        <w:rPr>
          <w:rFonts w:cs="Arial"/>
          <w:lang w:val="hu-HU"/>
        </w:rPr>
        <w:t xml:space="preserve">Effective date: 9th </w:t>
      </w:r>
      <w:r w:rsidRPr="2CCD70FB" w:rsidR="0030EE06">
        <w:rPr>
          <w:rFonts w:cs="Arial"/>
          <w:lang w:val="hu-HU"/>
        </w:rPr>
        <w:t>nov</w:t>
      </w:r>
      <w:r w:rsidRPr="2CCD70FB">
        <w:rPr>
          <w:rFonts w:cs="Arial"/>
          <w:lang w:val="hu-HU"/>
        </w:rPr>
        <w:t>, 2025.</w:t>
      </w:r>
    </w:p>
    <w:p w:rsidR="00B22805" w:rsidP="4793EE64" w:rsidRDefault="00B22805" w14:paraId="337F9002" w14:textId="22BB5BF7">
      <w:pPr>
        <w:pStyle w:val="ListParagraph"/>
        <w:numPr>
          <w:ilvl w:val="0"/>
          <w:numId w:val="39"/>
        </w:numPr>
        <w:jc w:val="both"/>
        <w:rPr>
          <w:rFonts w:cs="Arial"/>
          <w:lang w:val="en-US"/>
        </w:rPr>
      </w:pPr>
      <w:r w:rsidRPr="4793EE64">
        <w:rPr>
          <w:rFonts w:cs="Arial"/>
          <w:lang w:val="en-US"/>
        </w:rPr>
        <w:t xml:space="preserve">CORE02 recognizes the change in ’AML block’ field so it </w:t>
      </w:r>
      <w:r w:rsidRPr="4793EE64" w:rsidR="00205B83">
        <w:rPr>
          <w:rFonts w:cs="Arial"/>
          <w:lang w:val="en-US"/>
        </w:rPr>
        <w:t xml:space="preserve">would delete the </w:t>
      </w:r>
      <w:r w:rsidRPr="4793EE64">
        <w:rPr>
          <w:rFonts w:cs="Arial"/>
          <w:lang w:val="en-US"/>
        </w:rPr>
        <w:t xml:space="preserve">client level Note </w:t>
      </w:r>
      <w:r w:rsidRPr="4793EE64" w:rsidR="00205B83">
        <w:rPr>
          <w:rFonts w:cs="Arial"/>
          <w:lang w:val="en-US"/>
        </w:rPr>
        <w:t>from</w:t>
      </w:r>
      <w:r w:rsidRPr="4793EE64">
        <w:rPr>
          <w:rFonts w:cs="Arial"/>
          <w:lang w:val="en-US"/>
        </w:rPr>
        <w:t xml:space="preserve"> CAFANP file</w:t>
      </w:r>
    </w:p>
    <w:p w:rsidR="00B22805" w:rsidP="00B22805" w:rsidRDefault="00B22805" w14:paraId="2FEEB86D" w14:textId="77777777">
      <w:pPr>
        <w:pStyle w:val="ListParagraph"/>
        <w:ind w:left="1440"/>
        <w:jc w:val="both"/>
        <w:rPr>
          <w:rFonts w:cs="Arial"/>
          <w:szCs w:val="20"/>
          <w:lang w:val="hu-HU"/>
        </w:rPr>
      </w:pPr>
    </w:p>
    <w:p w:rsidR="09BD90C6" w:rsidP="4793EE64" w:rsidRDefault="00B22805" w14:paraId="16594899" w14:textId="74E38CE0">
      <w:pPr>
        <w:pStyle w:val="ListParagraph"/>
        <w:jc w:val="both"/>
        <w:rPr>
          <w:rFonts w:cs="Arial"/>
          <w:lang w:val="en-US"/>
        </w:rPr>
      </w:pPr>
      <w:r w:rsidRPr="4793EE64">
        <w:rPr>
          <w:rFonts w:cs="Arial"/>
          <w:lang w:val="en-US"/>
        </w:rPr>
        <w:t>Important note: if there is no change in ’AML block’ field, CORE02 does not update the Note</w:t>
      </w:r>
      <w:r w:rsidRPr="4793EE64" w:rsidR="001602C4">
        <w:rPr>
          <w:rFonts w:cs="Arial"/>
          <w:lang w:val="en-US"/>
        </w:rPr>
        <w:t xml:space="preserve"> as there is no trigger to align to</w:t>
      </w:r>
      <w:r w:rsidRPr="4793EE64">
        <w:rPr>
          <w:rFonts w:cs="Arial"/>
          <w:lang w:val="en-US"/>
        </w:rPr>
        <w:t>.</w:t>
      </w:r>
    </w:p>
    <w:p w:rsidR="2EEEA207" w:rsidRDefault="2EEEA207" w14:paraId="1E3E8FFB" w14:textId="0D82A8BE">
      <w:pPr>
        <w:pStyle w:val="Heading3"/>
        <w:spacing w:line="259" w:lineRule="auto"/>
        <w:rPr>
          <w:lang w:val="en-US"/>
        </w:rPr>
        <w:pPrChange w:author="Huszka Fruzsina (UniCredit)" w:date="2025-04-01T15:23:00Z" w:id="418">
          <w:pPr>
            <w:pStyle w:val="ListParagraph"/>
            <w:numPr>
              <w:numId w:val="3"/>
            </w:numPr>
            <w:tabs>
              <w:tab w:val="num" w:pos="360"/>
            </w:tabs>
            <w:jc w:val="both"/>
          </w:pPr>
        </w:pPrChange>
      </w:pPr>
      <w:ins w:author="Huszka Fruzsina (UniCredit)" w:date="2025-04-01T15:23:00Z" w:id="419">
        <w:r w:rsidRPr="6C1ABEE9">
          <w:rPr>
            <w:lang w:val="en-US"/>
          </w:rPr>
          <w:t>‘AML block’ field maintenance v</w:t>
        </w:r>
      </w:ins>
      <w:ins w:author="Huszka Fruzsina (UniCredit)" w:date="2025-04-01T15:24:00Z" w:id="420">
        <w:r w:rsidRPr="6C1ABEE9">
          <w:rPr>
            <w:lang w:val="en-US"/>
          </w:rPr>
          <w:t>ia CORE02 screen by special users</w:t>
        </w:r>
      </w:ins>
    </w:p>
    <w:p w:rsidR="16D2623F" w:rsidRDefault="16D2623F" w14:paraId="309E3CC9" w14:textId="69D2942A">
      <w:pPr>
        <w:jc w:val="both"/>
        <w:rPr>
          <w:lang w:val="en-US"/>
        </w:rPr>
        <w:pPrChange w:author="Huszka Fruzsina (UniCredit)" w:date="2025-04-03T11:34:00Z" w:id="421">
          <w:pPr/>
        </w:pPrChange>
      </w:pPr>
      <w:ins w:author="Huszka Fruzsina (UniCredit)" w:date="2025-04-01T15:26:00Z" w:id="422">
        <w:r w:rsidRPr="2E0103E2">
          <w:rPr>
            <w:lang w:val="en-US"/>
          </w:rPr>
          <w:t>There are use cases when it is important that special authorized CORE02 us</w:t>
        </w:r>
        <w:r w:rsidRPr="2E0103E2" w:rsidR="49CB513D">
          <w:rPr>
            <w:lang w:val="en-US"/>
          </w:rPr>
          <w:t xml:space="preserve">ers </w:t>
        </w:r>
      </w:ins>
      <w:ins w:author="Huszka Fruzsina (UniCredit)" w:date="2025-04-01T15:34:00Z" w:id="423">
        <w:r w:rsidRPr="2E0103E2" w:rsidR="62D23428">
          <w:rPr>
            <w:lang w:val="en-US"/>
          </w:rPr>
          <w:t xml:space="preserve">can </w:t>
        </w:r>
      </w:ins>
      <w:ins w:author="Huszka Fruzsina (UniCredit)" w:date="2025-04-01T15:26:00Z" w:id="424">
        <w:r w:rsidRPr="2E0103E2" w:rsidR="49CB513D">
          <w:rPr>
            <w:lang w:val="en-US"/>
          </w:rPr>
          <w:t>maint</w:t>
        </w:r>
      </w:ins>
      <w:ins w:author="Huszka Fruzsina (UniCredit)" w:date="2025-04-01T15:27:00Z" w:id="425">
        <w:r w:rsidRPr="2E0103E2" w:rsidR="49CB513D">
          <w:rPr>
            <w:lang w:val="en-US"/>
          </w:rPr>
          <w:t>ain the</w:t>
        </w:r>
      </w:ins>
      <w:del w:author="Huszka Fruzsina (UniCredit)" w:date="2025-04-02T10:23:00Z" w:id="426">
        <w:r w:rsidRPr="2E0103E2" w:rsidDel="16D2623F">
          <w:rPr>
            <w:lang w:val="en-US"/>
          </w:rPr>
          <w:delText>-</w:delText>
        </w:r>
      </w:del>
      <w:ins w:author="Huszka Fruzsina (UniCredit)" w:date="2025-04-02T10:23:00Z" w:id="427">
        <w:r w:rsidRPr="2E0103E2" w:rsidR="501B80B8">
          <w:rPr>
            <w:lang w:val="en-US"/>
          </w:rPr>
          <w:t xml:space="preserve"> –otherwise</w:t>
        </w:r>
      </w:ins>
      <w:ins w:author="Huszka Fruzsina (UniCredit)" w:date="2025-04-02T10:28:00Z" w:id="428">
        <w:r w:rsidRPr="2E0103E2" w:rsidR="58A89C0C">
          <w:rPr>
            <w:lang w:val="en-US"/>
          </w:rPr>
          <w:t xml:space="preserve"> read-only-</w:t>
        </w:r>
      </w:ins>
      <w:ins w:author="Huszka Fruzsina (UniCredit)" w:date="2025-04-02T10:23:00Z" w:id="429">
        <w:r w:rsidRPr="2E0103E2" w:rsidR="501B80B8">
          <w:rPr>
            <w:lang w:val="en-US"/>
          </w:rPr>
          <w:t xml:space="preserve"> </w:t>
        </w:r>
      </w:ins>
      <w:ins w:author="Huszka Fruzsina (UniCredit)" w:date="2025-04-01T15:27:00Z" w:id="430">
        <w:r w:rsidRPr="2E0103E2" w:rsidR="49CB513D">
          <w:rPr>
            <w:lang w:val="en-US"/>
          </w:rPr>
          <w:t>‘AML block’ field via CORE02 screen</w:t>
        </w:r>
      </w:ins>
      <w:ins w:author="Huszka Fruzsina (UniCredit)" w:date="2025-04-01T15:30:00Z" w:id="431">
        <w:r w:rsidRPr="2E0103E2" w:rsidR="1F78DE8A">
          <w:rPr>
            <w:lang w:val="en-US"/>
          </w:rPr>
          <w:t>.</w:t>
        </w:r>
      </w:ins>
      <w:ins w:author="Huszka Fruzsina (UniCredit)" w:date="2025-04-01T15:26:00Z" w:id="432">
        <w:r w:rsidRPr="2E0103E2">
          <w:rPr>
            <w:lang w:val="en-US"/>
          </w:rPr>
          <w:t xml:space="preserve"> </w:t>
        </w:r>
      </w:ins>
      <w:ins w:author="Huszka Fruzsina (UniCredit)" w:date="2025-04-02T12:37:00Z" w:id="433">
        <w:r w:rsidRPr="2E0103E2" w:rsidR="33769AF3">
          <w:rPr>
            <w:lang w:val="en-US"/>
          </w:rPr>
          <w:t>Access righ</w:t>
        </w:r>
      </w:ins>
      <w:ins w:author="Huszka Fruzsina (UniCredit)" w:date="2025-04-02T12:42:00Z" w:id="434">
        <w:r w:rsidRPr="2E0103E2" w:rsidR="7E232991">
          <w:rPr>
            <w:lang w:val="en-US"/>
          </w:rPr>
          <w:t>t</w:t>
        </w:r>
      </w:ins>
      <w:ins w:author="Huszka Fruzsina (UniCredit)" w:date="2025-04-02T12:37:00Z" w:id="435">
        <w:r w:rsidRPr="2E0103E2" w:rsidR="33769AF3">
          <w:rPr>
            <w:lang w:val="en-US"/>
          </w:rPr>
          <w:t xml:space="preserve">s are </w:t>
        </w:r>
      </w:ins>
      <w:ins w:author="Huszka Fruzsina (UniCredit)" w:date="2025-04-03T11:34:00Z" w:id="436">
        <w:r w:rsidRPr="2E0103E2" w:rsidR="18153F42">
          <w:rPr>
            <w:lang w:val="en-US"/>
          </w:rPr>
          <w:t>granted via CORE02 screen or</w:t>
        </w:r>
      </w:ins>
      <w:ins w:author="Huszka Fruzsina (UniCredit)" w:date="2025-04-02T12:37:00Z" w:id="437">
        <w:r w:rsidRPr="2E0103E2" w:rsidR="33769AF3">
          <w:rPr>
            <w:lang w:val="en-US"/>
          </w:rPr>
          <w:t xml:space="preserve"> </w:t>
        </w:r>
      </w:ins>
      <w:ins w:author="Huszka Fruzsina (UniCredit)" w:date="2025-04-03T11:34:00Z" w:id="438">
        <w:r w:rsidRPr="2E0103E2" w:rsidR="37FBA439">
          <w:rPr>
            <w:lang w:val="en-US"/>
          </w:rPr>
          <w:t>via</w:t>
        </w:r>
      </w:ins>
      <w:ins w:author="Huszka Fruzsina (UniCredit)" w:date="2025-04-02T12:37:00Z" w:id="439">
        <w:r w:rsidRPr="2E0103E2" w:rsidR="33769AF3">
          <w:rPr>
            <w:lang w:val="en-US"/>
          </w:rPr>
          <w:t xml:space="preserve"> Archimede.</w:t>
        </w:r>
      </w:ins>
    </w:p>
    <w:p w:rsidR="690632F2" w:rsidRDefault="690632F2" w14:paraId="1A9395EC" w14:textId="355F7533">
      <w:pPr>
        <w:jc w:val="both"/>
        <w:rPr>
          <w:rFonts w:eastAsia="Arial" w:cs="Arial"/>
          <w:szCs w:val="20"/>
          <w:lang w:val="en-US"/>
        </w:rPr>
        <w:pPrChange w:author="Huszka Fruzsina (UniCredit)" w:date="2025-04-03T11:34:00Z" w:id="440">
          <w:pPr/>
        </w:pPrChange>
      </w:pPr>
      <w:r w:rsidRPr="2E0103E2">
        <w:rPr>
          <w:rFonts w:eastAsia="Arial" w:cs="Arial"/>
          <w:szCs w:val="20"/>
          <w:lang w:val="en-US"/>
        </w:rPr>
        <w:t xml:space="preserve"> </w:t>
      </w:r>
      <w:r w:rsidRPr="2E0103E2">
        <w:rPr>
          <w:rFonts w:eastAsia="Arial" w:cs="Arial"/>
          <w:b/>
          <w:bCs/>
          <w:szCs w:val="20"/>
        </w:rPr>
        <w:t xml:space="preserve"> </w:t>
      </w:r>
    </w:p>
    <w:p w:rsidR="3F3C5EE5" w:rsidRDefault="67931898" w14:paraId="653F1683" w14:textId="72E9B95A">
      <w:pPr>
        <w:jc w:val="both"/>
        <w:rPr>
          <w:ins w:author="Huszka Fruzsina (UniCredit)" w:date="2025-04-02T10:29:00Z" w:id="441"/>
          <w:rFonts w:eastAsia="Arial" w:cs="Arial"/>
          <w:lang w:val="en-US"/>
        </w:rPr>
        <w:pPrChange w:author="Huszka Fruzsina (UniCredit)" w:date="2025-04-03T11:34:00Z" w:id="442">
          <w:pPr/>
        </w:pPrChange>
      </w:pPr>
      <w:ins w:author="Huszka Fruzsina (UniCredit)" w:date="2025-04-02T10:29:00Z" w:id="443">
        <w:r w:rsidRPr="04A39201">
          <w:rPr>
            <w:rFonts w:eastAsia="Arial" w:cs="Arial"/>
          </w:rPr>
          <w:t>A new field will be added at the user (CAS32XUD) and roles (CASUNP) maintenance level. ‘</w:t>
        </w:r>
      </w:ins>
      <w:ins w:author="Huszka Fruzsina (UniCredit)" w:date="2025-04-02T10:30:00Z" w:id="444">
        <w:r w:rsidRPr="04A39201">
          <w:rPr>
            <w:rFonts w:eastAsia="Arial" w:cs="Arial"/>
          </w:rPr>
          <w:t>AML block</w:t>
        </w:r>
      </w:ins>
      <w:ins w:author="Huszka Fruzsina (UniCredit)" w:date="2025-04-02T10:29:00Z" w:id="445">
        <w:r w:rsidRPr="04A39201">
          <w:rPr>
            <w:rFonts w:eastAsia="Arial" w:cs="Arial"/>
          </w:rPr>
          <w:t>’</w:t>
        </w:r>
      </w:ins>
      <w:ins w:author="Huszka Fruzsina (UniCredit)" w:date="2025-04-02T10:30:00Z" w:id="446">
        <w:r w:rsidRPr="04A39201">
          <w:rPr>
            <w:rFonts w:eastAsia="Arial" w:cs="Arial"/>
          </w:rPr>
          <w:t xml:space="preserve"> field</w:t>
        </w:r>
      </w:ins>
      <w:ins w:author="Huszka Fruzsina (UniCredit)" w:date="2025-04-02T10:29:00Z" w:id="447">
        <w:r w:rsidRPr="04A39201">
          <w:rPr>
            <w:rFonts w:eastAsia="Arial" w:cs="Arial"/>
          </w:rPr>
          <w:t xml:space="preserve"> can only be amended at the client level if the user has the new flag as ‘Y’. If</w:t>
        </w:r>
        <w:commentRangeStart w:id="448"/>
        <w:commentRangeStart w:id="449"/>
        <w:commentRangeStart w:id="450"/>
        <w:commentRangeStart w:id="451"/>
        <w:commentRangeStart w:id="452"/>
        <w:r w:rsidRPr="04A39201">
          <w:rPr>
            <w:rFonts w:eastAsia="Arial" w:cs="Arial"/>
          </w:rPr>
          <w:t xml:space="preserve"> the user is not allowed to amend the field (N), then the ‘</w:t>
        </w:r>
      </w:ins>
      <w:ins w:author="Huszka Fruzsina (UniCredit)" w:date="2025-04-02T10:42:00Z" w:id="453">
        <w:r w:rsidRPr="04A39201" w:rsidR="31C4BEAA">
          <w:rPr>
            <w:rFonts w:eastAsia="Arial" w:cs="Arial"/>
          </w:rPr>
          <w:t>AML block</w:t>
        </w:r>
      </w:ins>
      <w:ins w:author="Huszka Fruzsina (UniCredit)" w:date="2025-04-02T10:29:00Z" w:id="454">
        <w:r w:rsidRPr="04A39201">
          <w:rPr>
            <w:rFonts w:eastAsia="Arial" w:cs="Arial"/>
          </w:rPr>
          <w:t>’ field will be protected on the client maintenance screen.</w:t>
        </w:r>
      </w:ins>
      <w:r w:rsidRPr="04A39201" w:rsidR="39BE4168">
        <w:rPr>
          <w:rFonts w:eastAsia="Arial" w:cs="Arial"/>
        </w:rPr>
        <w:t xml:space="preserve"> </w:t>
      </w:r>
      <w:commentRangeEnd w:id="448"/>
      <w:r w:rsidR="3F3C5EE5">
        <w:rPr>
          <w:rStyle w:val="CommentReference"/>
        </w:rPr>
        <w:commentReference w:id="448"/>
      </w:r>
      <w:commentRangeEnd w:id="449"/>
      <w:r w:rsidR="3F3C5EE5">
        <w:rPr>
          <w:rStyle w:val="CommentReference"/>
        </w:rPr>
        <w:commentReference w:id="449"/>
      </w:r>
      <w:commentRangeEnd w:id="450"/>
      <w:r w:rsidR="3F3C5EE5">
        <w:rPr>
          <w:rStyle w:val="CommentReference"/>
        </w:rPr>
        <w:commentReference w:id="450"/>
      </w:r>
      <w:commentRangeEnd w:id="451"/>
      <w:r w:rsidR="3F3C5EE5">
        <w:rPr>
          <w:rStyle w:val="CommentReference"/>
        </w:rPr>
        <w:commentReference w:id="451"/>
      </w:r>
      <w:commentRangeEnd w:id="452"/>
      <w:r w:rsidR="3F3C5EE5">
        <w:rPr>
          <w:rStyle w:val="CommentReference"/>
        </w:rPr>
        <w:commentReference w:id="452"/>
      </w:r>
      <w:ins w:author="Huszka Fruzsina (UniCredit)" w:date="2025-04-02T10:29:00Z" w:id="457">
        <w:r w:rsidRPr="04A39201">
          <w:rPr>
            <w:rFonts w:eastAsia="Arial" w:cs="Arial"/>
            <w:lang w:val="en-US"/>
          </w:rPr>
          <w:t xml:space="preserve">Validations will be like the existing protection for the </w:t>
        </w:r>
      </w:ins>
      <w:ins w:author="Huszka Fruzsina (UniCredit)" w:date="2025-04-02T10:45:00Z" w:id="458">
        <w:r w:rsidRPr="04A39201" w:rsidR="063A229D">
          <w:rPr>
            <w:rFonts w:eastAsia="Arial" w:cs="Arial"/>
            <w:rPrChange w:author="Huszka Fruzsina (UniCredit)" w:date="2025-04-02T10:45:00Z" w:id="459">
              <w:rPr>
                <w:rFonts w:ascii="Courier New" w:hAnsi="Courier New" w:eastAsia="Courier New" w:cs="Courier New"/>
                <w:b/>
                <w:bCs/>
                <w:color w:val="FF0000"/>
                <w:sz w:val="16"/>
                <w:szCs w:val="16"/>
              </w:rPr>
            </w:rPrChange>
          </w:rPr>
          <w:t>SK CRIF IFO</w:t>
        </w:r>
        <w:r w:rsidRPr="04A39201" w:rsidR="063A229D">
          <w:rPr>
            <w:rFonts w:eastAsia="Arial" w:cs="Arial"/>
          </w:rPr>
          <w:t xml:space="preserve"> field</w:t>
        </w:r>
      </w:ins>
      <w:ins w:author="Huszka Fruzsina (UniCredit)" w:date="2025-04-02T10:29:00Z" w:id="460">
        <w:r w:rsidRPr="04A39201">
          <w:rPr>
            <w:rFonts w:eastAsia="Arial" w:cs="Arial"/>
            <w:lang w:val="en-US"/>
          </w:rPr>
          <w:t>.</w:t>
        </w:r>
      </w:ins>
      <w:r w:rsidRPr="04A39201" w:rsidR="7855B337">
        <w:rPr>
          <w:rFonts w:eastAsia="Arial" w:cs="Arial"/>
          <w:lang w:val="en-US"/>
        </w:rPr>
        <w:t xml:space="preserve"> </w:t>
      </w:r>
      <w:commentRangeStart w:id="461"/>
      <w:commentRangeStart w:id="462"/>
      <w:commentRangeStart w:id="463"/>
      <w:commentRangeStart w:id="464"/>
      <w:commentRangeStart w:id="465"/>
      <w:r w:rsidRPr="04A39201" w:rsidR="7855B337">
        <w:rPr>
          <w:rFonts w:eastAsia="Arial" w:cs="Arial"/>
        </w:rPr>
        <w:t>The explanation here is that i</w:t>
      </w:r>
      <w:commentRangeEnd w:id="461"/>
      <w:r w:rsidR="3F3C5EE5">
        <w:rPr>
          <w:rStyle w:val="CommentReference"/>
        </w:rPr>
        <w:commentReference w:id="461"/>
      </w:r>
      <w:commentRangeEnd w:id="462"/>
      <w:r w:rsidR="3F3C5EE5">
        <w:rPr>
          <w:rStyle w:val="CommentReference"/>
        </w:rPr>
        <w:commentReference w:id="462"/>
      </w:r>
      <w:commentRangeEnd w:id="463"/>
      <w:r w:rsidR="3F3C5EE5">
        <w:rPr>
          <w:rStyle w:val="CommentReference"/>
        </w:rPr>
        <w:commentReference w:id="463"/>
      </w:r>
      <w:commentRangeEnd w:id="464"/>
      <w:r w:rsidR="3F3C5EE5">
        <w:rPr>
          <w:rStyle w:val="CommentReference"/>
        </w:rPr>
        <w:commentReference w:id="464"/>
      </w:r>
      <w:commentRangeEnd w:id="465"/>
      <w:r w:rsidR="3F3C5EE5">
        <w:rPr>
          <w:rStyle w:val="CommentReference"/>
        </w:rPr>
        <w:commentReference w:id="465"/>
      </w:r>
      <w:r w:rsidRPr="04A39201" w:rsidR="7855B337">
        <w:rPr>
          <w:rFonts w:eastAsia="Arial" w:cs="Arial"/>
        </w:rPr>
        <w:t>n case of authorized users, the change from N to Y or from Y to N is allowed on both ways. If a user is not authorized to change this field, then the change of AML block field for that specific user is not allowed at all. The aim is that only specific users should be able to change this field.</w:t>
      </w:r>
    </w:p>
    <w:p w:rsidR="3F3C5EE5" w:rsidRDefault="3F3C5EE5" w14:paraId="25BF401A" w14:textId="56D79F6F">
      <w:pPr>
        <w:jc w:val="both"/>
        <w:rPr>
          <w:ins w:author="Huszka Fruzsina (UniCredit)" w:date="2025-04-02T10:29:00Z" w:id="468"/>
        </w:rPr>
        <w:pPrChange w:author="Huszka Fruzsina (UniCredit)" w:date="2025-04-03T11:34:00Z" w:id="469">
          <w:pPr/>
        </w:pPrChange>
      </w:pPr>
      <w:ins w:author="Huszka Fruzsina (UniCredit)" w:date="2025-04-02T10:29:00Z" w:id="470">
        <w:r w:rsidRPr="2E0103E2">
          <w:rPr>
            <w:rFonts w:eastAsia="Arial" w:cs="Arial"/>
            <w:szCs w:val="20"/>
            <w:lang w:val="en-US"/>
          </w:rPr>
          <w:t>Users are maintained in the EOD process (GAP9506). The EOD process will be amended to handle this new field as well.</w:t>
        </w:r>
      </w:ins>
    </w:p>
    <w:p w:rsidR="3F3C5EE5" w:rsidP="6C1ABEE9" w:rsidRDefault="3F3C5EE5" w14:paraId="1E8489A7" w14:textId="71C9BD2A">
      <w:pPr>
        <w:rPr>
          <w:ins w:author="Huszka Fruzsina (UniCredit)" w:date="2025-04-02T10:29:00Z" w:id="471"/>
        </w:rPr>
      </w:pPr>
      <w:ins w:author="Huszka Fruzsina (UniCredit)" w:date="2025-04-02T10:29:00Z" w:id="472">
        <w:r w:rsidRPr="6C1ABEE9">
          <w:rPr>
            <w:rFonts w:eastAsia="Arial" w:cs="Arial"/>
            <w:szCs w:val="20"/>
            <w:lang w:val="en-US"/>
          </w:rPr>
          <w:t xml:space="preserve"> </w:t>
        </w:r>
      </w:ins>
    </w:p>
    <w:p w:rsidR="3F3C5EE5" w:rsidP="6C1ABEE9" w:rsidRDefault="3F3C5EE5" w14:paraId="6E5D68BF" w14:textId="408B0FD6">
      <w:pPr>
        <w:rPr>
          <w:ins w:author="Huszka Fruzsina (UniCredit)" w:date="2025-04-02T10:29:00Z" w:id="473"/>
        </w:rPr>
      </w:pPr>
      <w:ins w:author="Huszka Fruzsina (UniCredit)" w:date="2025-04-02T10:29:00Z" w:id="474">
        <w:r w:rsidRPr="6C1ABEE9">
          <w:rPr>
            <w:rFonts w:eastAsia="Arial" w:cs="Arial"/>
            <w:szCs w:val="20"/>
            <w:lang w:val="en-US"/>
          </w:rPr>
          <w:t xml:space="preserve"> </w:t>
        </w:r>
      </w:ins>
    </w:p>
    <w:p w:rsidR="3F3C5EE5" w:rsidP="6C1ABEE9" w:rsidRDefault="3F3C5EE5" w14:paraId="4F08BC09" w14:textId="6A7DD8C6">
      <w:pPr>
        <w:rPr>
          <w:ins w:author="Huszka Fruzsina (UniCredit)" w:date="2025-04-02T10:29:00Z" w:id="475"/>
        </w:rPr>
      </w:pPr>
      <w:ins w:author="Huszka Fruzsina (UniCredit)" w:date="2025-04-02T10:29:00Z" w:id="476">
        <w:r w:rsidRPr="6C1ABEE9">
          <w:rPr>
            <w:rFonts w:eastAsia="Arial" w:cs="Arial"/>
            <w:b/>
            <w:bCs/>
            <w:szCs w:val="20"/>
            <w:u w:val="single"/>
            <w:lang w:val="en-US"/>
          </w:rPr>
          <w:t>Maintenance:</w:t>
        </w:r>
      </w:ins>
    </w:p>
    <w:p w:rsidR="3F3C5EE5" w:rsidP="6C1ABEE9" w:rsidRDefault="3F3C5EE5" w14:paraId="5992B305" w14:textId="4DCE819A">
      <w:pPr>
        <w:rPr>
          <w:ins w:author="Huszka Fruzsina (UniCredit)" w:date="2025-04-02T10:29:00Z" w:id="477"/>
        </w:rPr>
      </w:pPr>
      <w:ins w:author="Huszka Fruzsina (UniCredit)" w:date="2025-04-02T10:29:00Z" w:id="478">
        <w:r w:rsidRPr="6C1ABEE9">
          <w:rPr>
            <w:rFonts w:eastAsia="Arial" w:cs="Arial"/>
            <w:b/>
            <w:bCs/>
            <w:szCs w:val="20"/>
            <w:lang w:val="en-US"/>
          </w:rPr>
          <w:t xml:space="preserve"> </w:t>
        </w:r>
      </w:ins>
    </w:p>
    <w:p w:rsidR="3F3C5EE5" w:rsidP="6C1ABEE9" w:rsidRDefault="3F3C5EE5" w14:paraId="107E53E0" w14:textId="331CD879">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479"/>
        </w:rPr>
      </w:pPr>
      <w:ins w:author="Huszka Fruzsina (UniCredit)" w:date="2025-04-02T10:29:00Z" w:id="480">
        <w:r w:rsidRPr="6C1ABEE9">
          <w:rPr>
            <w:rFonts w:ascii="Courier New" w:hAnsi="Courier New" w:eastAsia="Courier New" w:cs="Courier New"/>
            <w:color w:val="000000" w:themeColor="text1"/>
            <w:sz w:val="16"/>
            <w:szCs w:val="16"/>
          </w:rPr>
          <w:t xml:space="preserve">         1         2         3         4         5         6         7         8</w:t>
        </w:r>
      </w:ins>
    </w:p>
    <w:p w:rsidR="3F3C5EE5" w:rsidP="6C1ABEE9" w:rsidRDefault="3F3C5EE5" w14:paraId="22F037C5" w14:textId="703B445F">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481"/>
        </w:rPr>
      </w:pPr>
      <w:ins w:author="Huszka Fruzsina (UniCredit)" w:date="2025-04-02T10:29:00Z" w:id="482">
        <w:r w:rsidRPr="6C1ABEE9">
          <w:rPr>
            <w:rFonts w:ascii="Courier New" w:hAnsi="Courier New" w:eastAsia="Courier New" w:cs="Courier New"/>
            <w:color w:val="000000" w:themeColor="text1"/>
            <w:sz w:val="16"/>
            <w:szCs w:val="16"/>
          </w:rPr>
          <w:t>12345678901234567890123456789012345678901234567890123456789012345678901234567890</w:t>
        </w:r>
      </w:ins>
    </w:p>
    <w:p w:rsidR="3F3C5EE5" w:rsidP="6C1ABEE9" w:rsidRDefault="3F3C5EE5" w14:paraId="5E7733E7" w14:textId="4C8A9B58">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483"/>
        </w:rPr>
      </w:pPr>
      <w:ins w:author="Huszka Fruzsina (UniCredit)" w:date="2025-04-02T10:29:00Z" w:id="484">
        <w:r w:rsidRPr="6C1ABEE9">
          <w:rPr>
            <w:rFonts w:ascii="Courier New" w:hAnsi="Courier New" w:eastAsia="Courier New" w:cs="Courier New"/>
            <w:sz w:val="16"/>
            <w:szCs w:val="16"/>
          </w:rPr>
          <w:t xml:space="preserve"> </w:t>
        </w:r>
      </w:ins>
    </w:p>
    <w:p w:rsidR="3F3C5EE5" w:rsidP="6C1ABEE9" w:rsidRDefault="3F3C5EE5" w14:paraId="5940D5D2" w14:textId="0C38018B">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485"/>
        </w:rPr>
      </w:pPr>
      <w:ins w:author="Huszka Fruzsina (UniCredit)" w:date="2025-04-02T10:29:00Z" w:id="486">
        <w:r w:rsidRPr="6C1ABEE9">
          <w:rPr>
            <w:rFonts w:ascii="Courier New" w:hAnsi="Courier New" w:eastAsia="Courier New" w:cs="Courier New"/>
            <w:color w:val="000000" w:themeColor="text1"/>
            <w:sz w:val="16"/>
            <w:szCs w:val="16"/>
          </w:rPr>
          <w:t xml:space="preserve">                       User Profiles Maintenance                     OOOOOOO</w:t>
        </w:r>
      </w:ins>
    </w:p>
    <w:p w:rsidR="3F3C5EE5" w:rsidP="6C1ABEE9" w:rsidRDefault="3F3C5EE5" w14:paraId="674AD6D9" w14:textId="7DC4F5EC">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487"/>
        </w:rPr>
      </w:pPr>
      <w:ins w:author="Huszka Fruzsina (UniCredit)" w:date="2025-04-02T10:29:00Z" w:id="488">
        <w:r w:rsidRPr="6C1ABEE9">
          <w:rPr>
            <w:rFonts w:ascii="Courier New" w:hAnsi="Courier New" w:eastAsia="Courier New" w:cs="Courier New"/>
            <w:color w:val="000000" w:themeColor="text1"/>
            <w:sz w:val="16"/>
            <w:szCs w:val="16"/>
          </w:rPr>
          <w:t xml:space="preserve"> TT:TT:TT</w:t>
        </w:r>
      </w:ins>
    </w:p>
    <w:p w:rsidR="3F3C5EE5" w:rsidP="6C1ABEE9" w:rsidRDefault="3F3C5EE5" w14:paraId="51F05A88" w14:textId="6533C4E3">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489"/>
        </w:rPr>
      </w:pPr>
      <w:ins w:author="Huszka Fruzsina (UniCredit)" w:date="2025-04-02T10:29:00Z" w:id="490">
        <w:r w:rsidRPr="6C1ABEE9">
          <w:rPr>
            <w:rFonts w:ascii="Courier New" w:hAnsi="Courier New" w:eastAsia="Courier New" w:cs="Courier New"/>
            <w:sz w:val="16"/>
            <w:szCs w:val="16"/>
          </w:rPr>
          <w:t xml:space="preserve"> </w:t>
        </w:r>
      </w:ins>
    </w:p>
    <w:p w:rsidR="3F3C5EE5" w:rsidP="6C1ABEE9" w:rsidRDefault="3F3C5EE5" w14:paraId="008D478B" w14:textId="5FE87BC5">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491"/>
        </w:rPr>
      </w:pPr>
      <w:ins w:author="Huszka Fruzsina (UniCredit)" w:date="2025-04-02T10:29:00Z" w:id="492">
        <w:r w:rsidRPr="6C1ABEE9">
          <w:rPr>
            <w:rFonts w:ascii="Courier New" w:hAnsi="Courier New" w:eastAsia="Courier New" w:cs="Courier New"/>
            <w:color w:val="000000" w:themeColor="text1"/>
            <w:sz w:val="16"/>
            <w:szCs w:val="16"/>
          </w:rPr>
          <w:t>User Profile ....: OOOOOOOOOO</w:t>
        </w:r>
      </w:ins>
    </w:p>
    <w:p w:rsidR="3F3C5EE5" w:rsidP="6C1ABEE9" w:rsidRDefault="3F3C5EE5" w14:paraId="47EA436F" w14:textId="44D25FB4">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493"/>
        </w:rPr>
      </w:pPr>
      <w:ins w:author="Huszka Fruzsina (UniCredit)" w:date="2025-04-02T10:29:00Z" w:id="494">
        <w:r w:rsidRPr="6C1ABEE9">
          <w:rPr>
            <w:rFonts w:ascii="Courier New" w:hAnsi="Courier New" w:eastAsia="Courier New" w:cs="Courier New"/>
            <w:color w:val="000000" w:themeColor="text1"/>
            <w:sz w:val="16"/>
            <w:szCs w:val="16"/>
          </w:rPr>
          <w:t>Users Name ......: OOOOOOOOOOOOOOOOOOOOOOOOOOOOOO</w:t>
        </w:r>
      </w:ins>
    </w:p>
    <w:p w:rsidR="3F3C5EE5" w:rsidP="6C1ABEE9" w:rsidRDefault="3F3C5EE5" w14:paraId="20D418F9" w14:textId="3280FCFA">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495"/>
        </w:rPr>
      </w:pPr>
      <w:ins w:author="Huszka Fruzsina (UniCredit)" w:date="2025-04-02T10:29:00Z" w:id="496">
        <w:r w:rsidRPr="6C1ABEE9">
          <w:rPr>
            <w:rFonts w:ascii="Courier New" w:hAnsi="Courier New" w:eastAsia="Courier New" w:cs="Courier New"/>
            <w:color w:val="000000" w:themeColor="text1"/>
            <w:sz w:val="16"/>
            <w:szCs w:val="16"/>
          </w:rPr>
          <w:t>------------------------------------------------------------------------------</w:t>
        </w:r>
      </w:ins>
    </w:p>
    <w:p w:rsidR="3F3C5EE5" w:rsidP="6C1ABEE9" w:rsidRDefault="3F3C5EE5" w14:paraId="5EC45CFC" w14:textId="3B02A008">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497"/>
        </w:rPr>
      </w:pPr>
      <w:ins w:author="Huszka Fruzsina (UniCredit)" w:date="2025-04-02T10:29:00Z" w:id="498">
        <w:r w:rsidRPr="6C1ABEE9">
          <w:rPr>
            <w:rFonts w:ascii="Courier New" w:hAnsi="Courier New" w:eastAsia="Courier New" w:cs="Courier New"/>
            <w:color w:val="000000" w:themeColor="text1"/>
            <w:sz w:val="16"/>
            <w:szCs w:val="16"/>
          </w:rPr>
          <w:t>General Parameters (Cont.)</w:t>
        </w:r>
      </w:ins>
    </w:p>
    <w:p w:rsidR="3F3C5EE5" w:rsidP="6C1ABEE9" w:rsidRDefault="3F3C5EE5" w14:paraId="6D98B265" w14:textId="5079701C">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499"/>
        </w:rPr>
      </w:pPr>
      <w:ins w:author="Huszka Fruzsina (UniCredit)" w:date="2025-04-02T10:29:00Z" w:id="500">
        <w:r w:rsidRPr="6C1ABEE9">
          <w:rPr>
            <w:rFonts w:ascii="Courier New" w:hAnsi="Courier New" w:eastAsia="Courier New" w:cs="Courier New"/>
            <w:color w:val="000000" w:themeColor="text1"/>
            <w:sz w:val="16"/>
            <w:szCs w:val="16"/>
          </w:rPr>
          <w:t xml:space="preserve">  Private Accounts Access . . . . . . . . . : BBBB (OPU Level/Blank)</w:t>
        </w:r>
      </w:ins>
    </w:p>
    <w:p w:rsidR="3F3C5EE5" w:rsidP="6C1ABEE9" w:rsidRDefault="3F3C5EE5" w14:paraId="4C8B0335" w14:textId="4BB3B166">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01"/>
        </w:rPr>
      </w:pPr>
      <w:ins w:author="Huszka Fruzsina (UniCredit)" w:date="2025-04-02T10:29:00Z" w:id="502">
        <w:r w:rsidRPr="6C1ABEE9">
          <w:rPr>
            <w:rFonts w:ascii="Courier New" w:hAnsi="Courier New" w:eastAsia="Courier New" w:cs="Courier New"/>
            <w:color w:val="000000" w:themeColor="text1"/>
            <w:sz w:val="16"/>
            <w:szCs w:val="16"/>
          </w:rPr>
          <w:t xml:space="preserve">  Allow amendment of Soft Collection fields : B (Y/N)</w:t>
        </w:r>
      </w:ins>
    </w:p>
    <w:p w:rsidR="3F3C5EE5" w:rsidP="6C1ABEE9" w:rsidRDefault="3F3C5EE5" w14:paraId="399C914B" w14:textId="7826AFE2">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03"/>
        </w:rPr>
      </w:pPr>
      <w:ins w:author="Huszka Fruzsina (UniCredit)" w:date="2025-04-02T10:29:00Z" w:id="504">
        <w:r w:rsidRPr="6C1ABEE9">
          <w:rPr>
            <w:rFonts w:ascii="Courier New" w:hAnsi="Courier New" w:eastAsia="Courier New" w:cs="Courier New"/>
            <w:color w:val="000000" w:themeColor="text1"/>
            <w:sz w:val="16"/>
            <w:szCs w:val="16"/>
          </w:rPr>
          <w:t xml:space="preserve">  24/7 Supervisor User (Y/N) . . . . . . . .: B</w:t>
        </w:r>
      </w:ins>
    </w:p>
    <w:p w:rsidR="3F3C5EE5" w:rsidP="6C1ABEE9" w:rsidRDefault="3F3C5EE5" w14:paraId="38F03090" w14:textId="407606DD">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05"/>
        </w:rPr>
      </w:pPr>
      <w:ins w:author="Huszka Fruzsina (UniCredit)" w:date="2025-04-02T10:29:00Z" w:id="506">
        <w:r w:rsidRPr="6C1ABEE9">
          <w:rPr>
            <w:rFonts w:ascii="Courier New" w:hAnsi="Courier New" w:eastAsia="Courier New" w:cs="Courier New"/>
            <w:color w:val="000000" w:themeColor="text1"/>
            <w:sz w:val="16"/>
            <w:szCs w:val="16"/>
          </w:rPr>
          <w:t xml:space="preserve">  Group of Risk Authority Level. . . . . . .: B (E/M)</w:t>
        </w:r>
      </w:ins>
    </w:p>
    <w:p w:rsidR="3F3C5EE5" w:rsidP="6C1ABEE9" w:rsidRDefault="3F3C5EE5" w14:paraId="3B0B5979" w14:textId="4E992E76">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07"/>
        </w:rPr>
      </w:pPr>
      <w:ins w:author="Huszka Fruzsina (UniCredit)" w:date="2025-04-02T10:29:00Z" w:id="508">
        <w:r w:rsidRPr="6C1ABEE9">
          <w:rPr>
            <w:rFonts w:ascii="Courier New" w:hAnsi="Courier New" w:eastAsia="Courier New" w:cs="Courier New"/>
            <w:color w:val="000000" w:themeColor="text1"/>
            <w:sz w:val="16"/>
            <w:szCs w:val="16"/>
          </w:rPr>
          <w:t xml:space="preserve">  Fee Approval Level             . . . . . .: BB Not an approver or Requester</w:t>
        </w:r>
      </w:ins>
    </w:p>
    <w:p w:rsidR="3F3C5EE5" w:rsidP="6C1ABEE9" w:rsidRDefault="3F3C5EE5" w14:paraId="1963F93C" w14:textId="2128A4C0">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09"/>
          <w:rFonts w:ascii="Courier New" w:hAnsi="Courier New" w:eastAsia="Courier New" w:cs="Courier New"/>
          <w:b/>
          <w:bCs/>
          <w:color w:val="000000" w:themeColor="text1"/>
          <w:sz w:val="16"/>
          <w:szCs w:val="16"/>
        </w:rPr>
      </w:pPr>
      <w:ins w:author="Huszka Fruzsina (UniCredit)" w:date="2025-04-02T10:29:00Z" w:id="510">
        <w:r w:rsidRPr="6C1ABEE9">
          <w:rPr>
            <w:rFonts w:ascii="Courier New" w:hAnsi="Courier New" w:eastAsia="Courier New" w:cs="Courier New"/>
            <w:color w:val="000000" w:themeColor="text1"/>
            <w:sz w:val="16"/>
            <w:szCs w:val="16"/>
          </w:rPr>
          <w:t xml:space="preserve"> </w:t>
        </w:r>
        <w:r w:rsidRPr="6C1ABEE9">
          <w:rPr>
            <w:rFonts w:ascii="Courier New" w:hAnsi="Courier New" w:eastAsia="Courier New" w:cs="Courier New"/>
            <w:b/>
            <w:bCs/>
            <w:color w:val="000000" w:themeColor="text1"/>
            <w:sz w:val="16"/>
            <w:szCs w:val="16"/>
            <w:rPrChange w:author="Huszka Fruzsina (UniCredit)" w:date="2025-04-02T10:31:00Z" w:id="511">
              <w:rPr>
                <w:rFonts w:ascii="Courier New" w:hAnsi="Courier New" w:eastAsia="Courier New" w:cs="Courier New"/>
                <w:color w:val="000000" w:themeColor="text1"/>
                <w:sz w:val="16"/>
                <w:szCs w:val="16"/>
              </w:rPr>
            </w:rPrChange>
          </w:rPr>
          <w:t xml:space="preserve"> Joker Validations Override . . . . . . . .: B (Y/N)</w:t>
        </w:r>
      </w:ins>
    </w:p>
    <w:p w:rsidR="3F3C5EE5" w:rsidP="6C1ABEE9" w:rsidRDefault="3F3C5EE5" w14:paraId="44691776" w14:textId="47FE7766">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31:00Z" w:id="512"/>
          <w:rFonts w:ascii="Courier New" w:hAnsi="Courier New" w:eastAsia="Courier New" w:cs="Courier New"/>
          <w:b/>
          <w:bCs/>
          <w:color w:val="FF0000"/>
          <w:sz w:val="16"/>
          <w:szCs w:val="16"/>
          <w:rPrChange w:author="Huszka Fruzsina (UniCredit)" w:date="2025-04-02T10:31:00Z" w:id="513">
            <w:rPr>
              <w:ins w:author="Huszka Fruzsina (UniCredit)" w:date="2025-04-02T10:31:00Z" w:id="514"/>
            </w:rPr>
          </w:rPrChange>
        </w:rPr>
      </w:pPr>
      <w:ins w:author="Huszka Fruzsina (UniCredit)" w:date="2025-04-02T10:29:00Z" w:id="515">
        <w:r w:rsidRPr="6C1ABEE9">
          <w:rPr>
            <w:rFonts w:ascii="Courier New" w:hAnsi="Courier New" w:eastAsia="Courier New" w:cs="Courier New"/>
            <w:b/>
            <w:bCs/>
            <w:color w:val="FF0000"/>
            <w:sz w:val="16"/>
            <w:szCs w:val="16"/>
          </w:rPr>
          <w:t xml:space="preserve">  Allow amendment of SK CRIF IFO . . . . . .: B (Y/N)</w:t>
        </w:r>
      </w:ins>
    </w:p>
    <w:p w:rsidR="26FA4C17" w:rsidP="6C1ABEE9" w:rsidRDefault="26FA4C17" w14:paraId="0CB2457A" w14:textId="372BE950">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16"/>
          <w:rFonts w:ascii="Courier New" w:hAnsi="Courier New" w:eastAsia="Courier New" w:cs="Courier New"/>
          <w:b/>
          <w:bCs/>
          <w:color w:val="FF0000"/>
          <w:sz w:val="16"/>
          <w:szCs w:val="16"/>
        </w:rPr>
      </w:pPr>
      <w:ins w:author="Huszka Fruzsina (UniCredit)" w:date="2025-04-02T10:31:00Z" w:id="517">
        <w:r w:rsidRPr="6C1ABEE9">
          <w:rPr>
            <w:rFonts w:ascii="Courier New" w:hAnsi="Courier New" w:eastAsia="Courier New" w:cs="Courier New"/>
            <w:b/>
            <w:bCs/>
            <w:color w:val="FF0000"/>
            <w:sz w:val="16"/>
            <w:szCs w:val="16"/>
          </w:rPr>
          <w:t>Allow amendment of</w:t>
        </w:r>
      </w:ins>
      <w:ins w:author="Huszka Fruzsina (UniCredit)" w:date="2025-04-02T10:32:00Z" w:id="518">
        <w:r w:rsidRPr="6C1ABEE9" w:rsidR="776E169B">
          <w:rPr>
            <w:rFonts w:ascii="Courier New" w:hAnsi="Courier New" w:eastAsia="Courier New" w:cs="Courier New"/>
            <w:b/>
            <w:bCs/>
            <w:color w:val="FF0000"/>
            <w:sz w:val="16"/>
            <w:szCs w:val="16"/>
          </w:rPr>
          <w:t xml:space="preserve"> AML block</w:t>
        </w:r>
      </w:ins>
      <w:ins w:author="Huszka Fruzsina (UniCredit)" w:date="2025-04-02T10:31:00Z" w:id="519">
        <w:r w:rsidRPr="6C1ABEE9">
          <w:rPr>
            <w:rFonts w:ascii="Courier New" w:hAnsi="Courier New" w:eastAsia="Courier New" w:cs="Courier New"/>
            <w:b/>
            <w:bCs/>
            <w:color w:val="FF0000"/>
            <w:sz w:val="16"/>
            <w:szCs w:val="16"/>
          </w:rPr>
          <w:t xml:space="preserve"> . . . . . .: B (Y/N)</w:t>
        </w:r>
      </w:ins>
    </w:p>
    <w:p w:rsidR="3F3C5EE5" w:rsidP="6C1ABEE9" w:rsidRDefault="3F3C5EE5" w14:paraId="0E9D5F50" w14:textId="05B9A134">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20"/>
        </w:rPr>
      </w:pPr>
      <w:ins w:author="Huszka Fruzsina (UniCredit)" w:date="2025-04-02T10:29:00Z" w:id="521">
        <w:r w:rsidRPr="6C1ABEE9">
          <w:rPr>
            <w:rFonts w:ascii="Courier New" w:hAnsi="Courier New" w:eastAsia="Courier New" w:cs="Courier New"/>
            <w:sz w:val="16"/>
            <w:szCs w:val="16"/>
          </w:rPr>
          <w:t xml:space="preserve"> </w:t>
        </w:r>
      </w:ins>
    </w:p>
    <w:p w:rsidR="3F3C5EE5" w:rsidP="6C1ABEE9" w:rsidRDefault="3F3C5EE5" w14:paraId="43E57215" w14:textId="3402C20B">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22"/>
        </w:rPr>
      </w:pPr>
      <w:ins w:author="Huszka Fruzsina (UniCredit)" w:date="2025-04-02T10:29:00Z" w:id="523">
        <w:r w:rsidRPr="6C1ABEE9">
          <w:rPr>
            <w:rFonts w:ascii="Courier New" w:hAnsi="Courier New" w:eastAsia="Courier New" w:cs="Courier New"/>
            <w:sz w:val="16"/>
            <w:szCs w:val="16"/>
          </w:rPr>
          <w:t xml:space="preserve"> </w:t>
        </w:r>
      </w:ins>
    </w:p>
    <w:p w:rsidR="3F3C5EE5" w:rsidP="6C1ABEE9" w:rsidRDefault="3F3C5EE5" w14:paraId="0C425593" w14:textId="5B7D872B">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24"/>
        </w:rPr>
      </w:pPr>
      <w:ins w:author="Huszka Fruzsina (UniCredit)" w:date="2025-04-02T10:29:00Z" w:id="525">
        <w:r w:rsidRPr="6C1ABEE9">
          <w:rPr>
            <w:rFonts w:ascii="Courier New" w:hAnsi="Courier New" w:eastAsia="Courier New" w:cs="Courier New"/>
            <w:sz w:val="16"/>
            <w:szCs w:val="16"/>
          </w:rPr>
          <w:t xml:space="preserve"> </w:t>
        </w:r>
      </w:ins>
    </w:p>
    <w:p w:rsidR="3F3C5EE5" w:rsidP="6C1ABEE9" w:rsidRDefault="3F3C5EE5" w14:paraId="0C639C68" w14:textId="32D8B5D6">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26"/>
        </w:rPr>
      </w:pPr>
      <w:ins w:author="Huszka Fruzsina (UniCredit)" w:date="2025-04-02T10:29:00Z" w:id="527">
        <w:r w:rsidRPr="6C1ABEE9">
          <w:rPr>
            <w:rFonts w:ascii="Courier New" w:hAnsi="Courier New" w:eastAsia="Courier New" w:cs="Courier New"/>
            <w:sz w:val="16"/>
            <w:szCs w:val="16"/>
          </w:rPr>
          <w:t xml:space="preserve"> </w:t>
        </w:r>
      </w:ins>
    </w:p>
    <w:p w:rsidR="3F3C5EE5" w:rsidP="6C1ABEE9" w:rsidRDefault="3F3C5EE5" w14:paraId="5E0577B0" w14:textId="6276197F">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28"/>
        </w:rPr>
      </w:pPr>
      <w:ins w:author="Huszka Fruzsina (UniCredit)" w:date="2025-04-02T10:29:00Z" w:id="529">
        <w:r w:rsidRPr="6C1ABEE9">
          <w:rPr>
            <w:rFonts w:ascii="Courier New" w:hAnsi="Courier New" w:eastAsia="Courier New" w:cs="Courier New"/>
            <w:sz w:val="16"/>
            <w:szCs w:val="16"/>
          </w:rPr>
          <w:t xml:space="preserve"> </w:t>
        </w:r>
      </w:ins>
    </w:p>
    <w:p w:rsidR="3F3C5EE5" w:rsidP="6C1ABEE9" w:rsidRDefault="3F3C5EE5" w14:paraId="5A75FABE" w14:textId="59C3BFD9">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30"/>
        </w:rPr>
      </w:pPr>
      <w:ins w:author="Huszka Fruzsina (UniCredit)" w:date="2025-04-02T10:29:00Z" w:id="531">
        <w:r w:rsidRPr="6C1ABEE9">
          <w:rPr>
            <w:rFonts w:ascii="Courier New" w:hAnsi="Courier New" w:eastAsia="Courier New" w:cs="Courier New"/>
            <w:sz w:val="16"/>
            <w:szCs w:val="16"/>
          </w:rPr>
          <w:t xml:space="preserve"> </w:t>
        </w:r>
      </w:ins>
    </w:p>
    <w:p w:rsidR="3F3C5EE5" w:rsidP="6C1ABEE9" w:rsidRDefault="3F3C5EE5" w14:paraId="7C890151" w14:textId="01341B31">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32"/>
        </w:rPr>
      </w:pPr>
      <w:ins w:author="Huszka Fruzsina (UniCredit)" w:date="2025-04-02T10:29:00Z" w:id="533">
        <w:r w:rsidRPr="6C1ABEE9">
          <w:rPr>
            <w:rFonts w:ascii="Courier New" w:hAnsi="Courier New" w:eastAsia="Courier New" w:cs="Courier New"/>
            <w:color w:val="000000" w:themeColor="text1"/>
            <w:sz w:val="16"/>
            <w:szCs w:val="16"/>
          </w:rPr>
          <w:t>ENTER-Validate F1-Accept F4-Previous F5-Cancel F23-Delete</w:t>
        </w:r>
      </w:ins>
    </w:p>
    <w:p w:rsidR="3F3C5EE5" w:rsidP="6C1ABEE9" w:rsidRDefault="3F3C5EE5" w14:paraId="6654AC90" w14:textId="54249C05">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34"/>
        </w:rPr>
      </w:pPr>
      <w:ins w:author="Huszka Fruzsina (UniCredit)" w:date="2025-04-02T10:29:00Z" w:id="535">
        <w:r w:rsidRPr="6C1ABEE9">
          <w:rPr>
            <w:rFonts w:ascii="Courier New" w:hAnsi="Courier New" w:eastAsia="Courier New" w:cs="Courier New"/>
            <w:sz w:val="16"/>
            <w:szCs w:val="16"/>
          </w:rPr>
          <w:t xml:space="preserve"> </w:t>
        </w:r>
      </w:ins>
    </w:p>
    <w:p w:rsidR="3F3C5EE5" w:rsidP="6C1ABEE9" w:rsidRDefault="3F3C5EE5" w14:paraId="60966741" w14:textId="3AB56601">
      <w:pPr>
        <w:rPr>
          <w:ins w:author="Huszka Fruzsina (UniCredit)" w:date="2025-04-02T10:29:00Z" w:id="536"/>
        </w:rPr>
      </w:pPr>
      <w:ins w:author="Huszka Fruzsina (UniCredit)" w:date="2025-04-02T10:29:00Z" w:id="537">
        <w:r w:rsidRPr="6C1ABEE9">
          <w:rPr>
            <w:rFonts w:eastAsia="Arial" w:cs="Arial"/>
            <w:szCs w:val="20"/>
            <w:lang w:val="en-US"/>
          </w:rPr>
          <w:t xml:space="preserve"> </w:t>
        </w:r>
      </w:ins>
    </w:p>
    <w:p w:rsidR="3F3C5EE5" w:rsidP="6C1ABEE9" w:rsidRDefault="3F3C5EE5" w14:paraId="6A8AD49F" w14:textId="1EDF3627">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38"/>
        </w:rPr>
      </w:pPr>
      <w:ins w:author="Huszka Fruzsina (UniCredit)" w:date="2025-04-02T10:29:00Z" w:id="539">
        <w:r w:rsidRPr="6C1ABEE9">
          <w:rPr>
            <w:rFonts w:ascii="Courier New" w:hAnsi="Courier New" w:eastAsia="Courier New" w:cs="Courier New"/>
            <w:color w:val="000000" w:themeColor="text1"/>
            <w:sz w:val="16"/>
            <w:szCs w:val="16"/>
          </w:rPr>
          <w:t xml:space="preserve">         1         2         3         4         5         6         7         8</w:t>
        </w:r>
      </w:ins>
    </w:p>
    <w:p w:rsidR="3F3C5EE5" w:rsidP="6C1ABEE9" w:rsidRDefault="3F3C5EE5" w14:paraId="308EACBA" w14:textId="6153DC58">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40"/>
        </w:rPr>
      </w:pPr>
      <w:ins w:author="Huszka Fruzsina (UniCredit)" w:date="2025-04-02T10:29:00Z" w:id="541">
        <w:r w:rsidRPr="6C1ABEE9">
          <w:rPr>
            <w:rFonts w:ascii="Courier New" w:hAnsi="Courier New" w:eastAsia="Courier New" w:cs="Courier New"/>
            <w:color w:val="000000" w:themeColor="text1"/>
            <w:sz w:val="16"/>
            <w:szCs w:val="16"/>
          </w:rPr>
          <w:t>12345678901234567890123456789012345678901234567890123456789012345678901234567890</w:t>
        </w:r>
      </w:ins>
    </w:p>
    <w:p w:rsidR="3F3C5EE5" w:rsidP="6C1ABEE9" w:rsidRDefault="3F3C5EE5" w14:paraId="1455F0A1" w14:textId="5F24D550">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42"/>
        </w:rPr>
      </w:pPr>
      <w:ins w:author="Huszka Fruzsina (UniCredit)" w:date="2025-04-02T10:29:00Z" w:id="543">
        <w:r w:rsidRPr="6C1ABEE9">
          <w:rPr>
            <w:rFonts w:ascii="Courier New" w:hAnsi="Courier New" w:eastAsia="Courier New" w:cs="Courier New"/>
            <w:sz w:val="16"/>
            <w:szCs w:val="16"/>
          </w:rPr>
          <w:t xml:space="preserve"> </w:t>
        </w:r>
      </w:ins>
    </w:p>
    <w:p w:rsidR="3F3C5EE5" w:rsidP="6C1ABEE9" w:rsidRDefault="3F3C5EE5" w14:paraId="2F46613F" w14:textId="4B3A8B1C">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44"/>
          <w:rFonts w:ascii="Courier New" w:hAnsi="Courier New" w:eastAsia="Courier New" w:cs="Courier New"/>
          <w:color w:val="000000" w:themeColor="text1"/>
          <w:sz w:val="16"/>
          <w:szCs w:val="16"/>
        </w:rPr>
      </w:pPr>
      <w:ins w:author="Huszka Fruzsina (UniCredit)" w:date="2025-04-02T10:29:00Z" w:id="545">
        <w:r w:rsidRPr="6C1ABEE9">
          <w:rPr>
            <w:rFonts w:ascii="Courier New" w:hAnsi="Courier New" w:eastAsia="Courier New" w:cs="Courier New"/>
            <w:color w:val="000000" w:themeColor="text1"/>
            <w:sz w:val="16"/>
            <w:szCs w:val="16"/>
          </w:rPr>
          <w:t xml:space="preserve">                            Maintain User Roles                      12JAN2</w:t>
        </w:r>
      </w:ins>
      <w:ins w:author="Huszka Fruzsina (UniCredit)" w:date="2025-04-02T10:34:00Z" w:id="546">
        <w:r w:rsidRPr="6C1ABEE9" w:rsidR="3EDE2DF5">
          <w:rPr>
            <w:rFonts w:ascii="Courier New" w:hAnsi="Courier New" w:eastAsia="Courier New" w:cs="Courier New"/>
            <w:color w:val="000000" w:themeColor="text1"/>
            <w:sz w:val="16"/>
            <w:szCs w:val="16"/>
          </w:rPr>
          <w:t>5</w:t>
        </w:r>
      </w:ins>
    </w:p>
    <w:p w:rsidR="3F3C5EE5" w:rsidP="6C1ABEE9" w:rsidRDefault="3F3C5EE5" w14:paraId="7E6C4BC2" w14:textId="4E4413B6">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47"/>
        </w:rPr>
      </w:pPr>
      <w:ins w:author="Huszka Fruzsina (UniCredit)" w:date="2025-04-02T10:29:00Z" w:id="548">
        <w:r w:rsidRPr="6C1ABEE9">
          <w:rPr>
            <w:rFonts w:ascii="Courier New" w:hAnsi="Courier New" w:eastAsia="Courier New" w:cs="Courier New"/>
            <w:color w:val="000000" w:themeColor="text1"/>
            <w:sz w:val="16"/>
            <w:szCs w:val="16"/>
          </w:rPr>
          <w:t xml:space="preserve">                                                                    09:27:19</w:t>
        </w:r>
      </w:ins>
    </w:p>
    <w:p w:rsidR="3F3C5EE5" w:rsidP="6C1ABEE9" w:rsidRDefault="3F3C5EE5" w14:paraId="2586E418" w14:textId="0D7ECCE1">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49"/>
        </w:rPr>
      </w:pPr>
      <w:ins w:author="Huszka Fruzsina (UniCredit)" w:date="2025-04-02T10:29:00Z" w:id="550">
        <w:r w:rsidRPr="6C1ABEE9">
          <w:rPr>
            <w:rFonts w:ascii="Courier New" w:hAnsi="Courier New" w:eastAsia="Courier New" w:cs="Courier New"/>
            <w:color w:val="000000" w:themeColor="text1"/>
            <w:sz w:val="16"/>
            <w:szCs w:val="16"/>
          </w:rPr>
          <w:t xml:space="preserve">User Role .......:  BRUSRBUA                                                </w:t>
        </w:r>
      </w:ins>
    </w:p>
    <w:p w:rsidR="3F3C5EE5" w:rsidP="6C1ABEE9" w:rsidRDefault="3F3C5EE5" w14:paraId="4A950ABB" w14:textId="1E53DC18">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51"/>
        </w:rPr>
      </w:pPr>
      <w:ins w:author="Huszka Fruzsina (UniCredit)" w:date="2025-04-02T10:29:00Z" w:id="552">
        <w:r w:rsidRPr="6C1ABEE9">
          <w:rPr>
            <w:rFonts w:ascii="Courier New" w:hAnsi="Courier New" w:eastAsia="Courier New" w:cs="Courier New"/>
            <w:color w:val="000000" w:themeColor="text1"/>
            <w:sz w:val="16"/>
            <w:szCs w:val="16"/>
          </w:rPr>
          <w:t xml:space="preserve">Role Description.:                                                          </w:t>
        </w:r>
      </w:ins>
    </w:p>
    <w:p w:rsidR="3F3C5EE5" w:rsidP="6C1ABEE9" w:rsidRDefault="3F3C5EE5" w14:paraId="1D662CD3" w14:textId="0D2314E0">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53"/>
        </w:rPr>
      </w:pPr>
      <w:ins w:author="Huszka Fruzsina (UniCredit)" w:date="2025-04-02T10:29:00Z" w:id="554">
        <w:r w:rsidRPr="6C1ABEE9">
          <w:rPr>
            <w:rFonts w:ascii="Courier New" w:hAnsi="Courier New" w:eastAsia="Courier New" w:cs="Courier New"/>
            <w:color w:val="000000" w:themeColor="text1"/>
            <w:sz w:val="16"/>
            <w:szCs w:val="16"/>
          </w:rPr>
          <w:t>----------------------------------------------------------------------------</w:t>
        </w:r>
      </w:ins>
    </w:p>
    <w:p w:rsidR="3F3C5EE5" w:rsidP="6C1ABEE9" w:rsidRDefault="3F3C5EE5" w14:paraId="08327C2A" w14:textId="29FE0191">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55"/>
        </w:rPr>
      </w:pPr>
      <w:ins w:author="Huszka Fruzsina (UniCredit)" w:date="2025-04-02T10:29:00Z" w:id="556">
        <w:r w:rsidRPr="6C1ABEE9">
          <w:rPr>
            <w:rFonts w:ascii="Courier New" w:hAnsi="Courier New" w:eastAsia="Courier New" w:cs="Courier New"/>
            <w:color w:val="000000" w:themeColor="text1"/>
            <w:sz w:val="16"/>
            <w:szCs w:val="16"/>
          </w:rPr>
          <w:t xml:space="preserve">Optional Parameters                                                         </w:t>
        </w:r>
      </w:ins>
    </w:p>
    <w:p w:rsidR="3F3C5EE5" w:rsidP="6C1ABEE9" w:rsidRDefault="3F3C5EE5" w14:paraId="36076A7D" w14:textId="345DC95A">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57"/>
        </w:rPr>
      </w:pPr>
      <w:ins w:author="Huszka Fruzsina (UniCredit)" w:date="2025-04-02T10:29:00Z" w:id="558">
        <w:r w:rsidRPr="6C1ABEE9">
          <w:rPr>
            <w:rFonts w:ascii="Courier New" w:hAnsi="Courier New" w:eastAsia="Courier New" w:cs="Courier New"/>
            <w:color w:val="000000" w:themeColor="text1"/>
            <w:sz w:val="16"/>
            <w:szCs w:val="16"/>
          </w:rPr>
          <w:t xml:space="preserve">                                                                            </w:t>
        </w:r>
      </w:ins>
    </w:p>
    <w:p w:rsidR="3F3C5EE5" w:rsidP="6C1ABEE9" w:rsidRDefault="3F3C5EE5" w14:paraId="62A6333C" w14:textId="740593F4">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59"/>
        </w:rPr>
      </w:pPr>
      <w:ins w:author="Huszka Fruzsina (UniCredit)" w:date="2025-04-02T10:29:00Z" w:id="560">
        <w:r w:rsidRPr="6C1ABEE9">
          <w:rPr>
            <w:rFonts w:ascii="Courier New" w:hAnsi="Courier New" w:eastAsia="Courier New" w:cs="Courier New"/>
            <w:color w:val="000000" w:themeColor="text1"/>
            <w:sz w:val="16"/>
            <w:szCs w:val="16"/>
          </w:rPr>
          <w:t xml:space="preserve">  Allow change of Dormant Account flag ....: Y     (Y/N)                    </w:t>
        </w:r>
      </w:ins>
    </w:p>
    <w:p w:rsidR="3F3C5EE5" w:rsidP="6C1ABEE9" w:rsidRDefault="3F3C5EE5" w14:paraId="2C61431B" w14:textId="66BD9DBE">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61"/>
        </w:rPr>
      </w:pPr>
      <w:ins w:author="Huszka Fruzsina (UniCredit)" w:date="2025-04-02T10:29:00Z" w:id="562">
        <w:r w:rsidRPr="6C1ABEE9">
          <w:rPr>
            <w:rFonts w:ascii="Courier New" w:hAnsi="Courier New" w:eastAsia="Courier New" w:cs="Courier New"/>
            <w:color w:val="000000" w:themeColor="text1"/>
            <w:sz w:val="16"/>
            <w:szCs w:val="16"/>
          </w:rPr>
          <w:t xml:space="preserve">  Allow change of Birth/Company ID number .: Y     (Y/N)                    </w:t>
        </w:r>
      </w:ins>
    </w:p>
    <w:p w:rsidR="3F3C5EE5" w:rsidP="6C1ABEE9" w:rsidRDefault="3F3C5EE5" w14:paraId="4FA4ACC6" w14:textId="7AC868EB">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63"/>
        </w:rPr>
      </w:pPr>
      <w:ins w:author="Huszka Fruzsina (UniCredit)" w:date="2025-04-02T10:29:00Z" w:id="564">
        <w:r w:rsidRPr="6C1ABEE9">
          <w:rPr>
            <w:rFonts w:ascii="Courier New" w:hAnsi="Courier New" w:eastAsia="Courier New" w:cs="Courier New"/>
            <w:color w:val="000000" w:themeColor="text1"/>
            <w:sz w:val="16"/>
            <w:szCs w:val="16"/>
          </w:rPr>
          <w:t xml:space="preserve">  Allow change of Tax ID Number ...........: Y     (Y/N)                    </w:t>
        </w:r>
      </w:ins>
    </w:p>
    <w:p w:rsidR="3F3C5EE5" w:rsidP="6C1ABEE9" w:rsidRDefault="3F3C5EE5" w14:paraId="20849367" w14:textId="41C16A15">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65"/>
        </w:rPr>
      </w:pPr>
      <w:ins w:author="Huszka Fruzsina (UniCredit)" w:date="2025-04-02T10:29:00Z" w:id="566">
        <w:r w:rsidRPr="6C1ABEE9">
          <w:rPr>
            <w:rFonts w:ascii="Courier New" w:hAnsi="Courier New" w:eastAsia="Courier New" w:cs="Courier New"/>
            <w:color w:val="000000" w:themeColor="text1"/>
            <w:sz w:val="16"/>
            <w:szCs w:val="16"/>
          </w:rPr>
          <w:t xml:space="preserve">  Allow change of Compliance Code .........: Y     (Y/N)                    </w:t>
        </w:r>
      </w:ins>
    </w:p>
    <w:p w:rsidR="3F3C5EE5" w:rsidP="6C1ABEE9" w:rsidRDefault="3F3C5EE5" w14:paraId="71C00603" w14:textId="72C97FB9">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67"/>
        </w:rPr>
      </w:pPr>
      <w:ins w:author="Huszka Fruzsina (UniCredit)" w:date="2025-04-02T10:29:00Z" w:id="568">
        <w:r w:rsidRPr="6C1ABEE9">
          <w:rPr>
            <w:rFonts w:ascii="Courier New" w:hAnsi="Courier New" w:eastAsia="Courier New" w:cs="Courier New"/>
            <w:color w:val="000000" w:themeColor="text1"/>
            <w:sz w:val="16"/>
            <w:szCs w:val="16"/>
          </w:rPr>
          <w:t xml:space="preserve">  Allow change of Client Classification ...: Y     (Y/N)                    </w:t>
        </w:r>
      </w:ins>
    </w:p>
    <w:p w:rsidR="3F3C5EE5" w:rsidP="6C1ABEE9" w:rsidRDefault="3F3C5EE5" w14:paraId="5446B95B" w14:textId="305AD9E5">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69"/>
        </w:rPr>
      </w:pPr>
      <w:ins w:author="Huszka Fruzsina (UniCredit)" w:date="2025-04-02T10:29:00Z" w:id="570">
        <w:r w:rsidRPr="6C1ABEE9">
          <w:rPr>
            <w:rFonts w:ascii="Courier New" w:hAnsi="Courier New" w:eastAsia="Courier New" w:cs="Courier New"/>
            <w:color w:val="000000" w:themeColor="text1"/>
            <w:sz w:val="16"/>
            <w:szCs w:val="16"/>
          </w:rPr>
          <w:t xml:space="preserve">  Allow change of Reliability lag .........: Y     (Y/N)                    </w:t>
        </w:r>
      </w:ins>
    </w:p>
    <w:p w:rsidR="3F3C5EE5" w:rsidP="6C1ABEE9" w:rsidRDefault="3F3C5EE5" w14:paraId="6AB1CF07" w14:textId="24F246D0">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71"/>
        </w:rPr>
      </w:pPr>
      <w:ins w:author="Huszka Fruzsina (UniCredit)" w:date="2025-04-02T10:29:00Z" w:id="572">
        <w:r w:rsidRPr="6C1ABEE9">
          <w:rPr>
            <w:rFonts w:ascii="Courier New" w:hAnsi="Courier New" w:eastAsia="Courier New" w:cs="Courier New"/>
            <w:color w:val="000000" w:themeColor="text1"/>
            <w:sz w:val="16"/>
            <w:szCs w:val="16"/>
          </w:rPr>
          <w:t xml:space="preserve">  Allow change of Risk Code ...............: Y     (Y/N)                    </w:t>
        </w:r>
      </w:ins>
    </w:p>
    <w:p w:rsidR="3F3C5EE5" w:rsidP="6C1ABEE9" w:rsidRDefault="3F3C5EE5" w14:paraId="5FFE54A5" w14:textId="71D7D48D">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73"/>
        </w:rPr>
      </w:pPr>
      <w:ins w:author="Huszka Fruzsina (UniCredit)" w:date="2025-04-02T10:29:00Z" w:id="574">
        <w:r w:rsidRPr="6C1ABEE9">
          <w:rPr>
            <w:rFonts w:ascii="Courier New" w:hAnsi="Courier New" w:eastAsia="Courier New" w:cs="Courier New"/>
            <w:color w:val="000000" w:themeColor="text1"/>
            <w:sz w:val="16"/>
            <w:szCs w:val="16"/>
          </w:rPr>
          <w:t xml:space="preserve">  Allow change of Risk Code Date ..........: Y     (Y/N)                    </w:t>
        </w:r>
      </w:ins>
    </w:p>
    <w:p w:rsidR="3F3C5EE5" w:rsidP="6C1ABEE9" w:rsidRDefault="3F3C5EE5" w14:paraId="055DD956" w14:textId="59BAD139">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75"/>
        </w:rPr>
      </w:pPr>
      <w:ins w:author="Huszka Fruzsina (UniCredit)" w:date="2025-04-02T10:29:00Z" w:id="576">
        <w:r w:rsidRPr="6C1ABEE9">
          <w:rPr>
            <w:rFonts w:ascii="Courier New" w:hAnsi="Courier New" w:eastAsia="Courier New" w:cs="Courier New"/>
            <w:color w:val="000000" w:themeColor="text1"/>
            <w:sz w:val="16"/>
            <w:szCs w:val="16"/>
          </w:rPr>
          <w:t xml:space="preserve">  Allow change of Credit Class ............: Y     (Y/N)                    </w:t>
        </w:r>
      </w:ins>
    </w:p>
    <w:p w:rsidR="3F3C5EE5" w:rsidP="6C1ABEE9" w:rsidRDefault="3F3C5EE5" w14:paraId="2E3FD90F" w14:textId="2EFA725E">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77"/>
        </w:rPr>
      </w:pPr>
      <w:ins w:author="Huszka Fruzsina (UniCredit)" w:date="2025-04-02T10:29:00Z" w:id="578">
        <w:r w:rsidRPr="6C1ABEE9">
          <w:rPr>
            <w:rFonts w:ascii="Courier New" w:hAnsi="Courier New" w:eastAsia="Courier New" w:cs="Courier New"/>
            <w:color w:val="000000" w:themeColor="text1"/>
            <w:sz w:val="16"/>
            <w:szCs w:val="16"/>
          </w:rPr>
          <w:t xml:space="preserve">  Allow change of CCJ Date ................: Y     (Y/N)                    </w:t>
        </w:r>
      </w:ins>
    </w:p>
    <w:p w:rsidR="3F3C5EE5" w:rsidP="6C1ABEE9" w:rsidRDefault="3F3C5EE5" w14:paraId="21975EFB" w14:textId="4D58A0E8">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79"/>
        </w:rPr>
      </w:pPr>
      <w:ins w:author="Huszka Fruzsina (UniCredit)" w:date="2025-04-02T10:29:00Z" w:id="580">
        <w:r w:rsidRPr="6C1ABEE9">
          <w:rPr>
            <w:rFonts w:ascii="Courier New" w:hAnsi="Courier New" w:eastAsia="Courier New" w:cs="Courier New"/>
            <w:color w:val="000000" w:themeColor="text1"/>
            <w:sz w:val="16"/>
            <w:szCs w:val="16"/>
          </w:rPr>
          <w:t xml:space="preserve">  Allow change of Market Segment Code .....: Y     (Y/N)                    </w:t>
        </w:r>
      </w:ins>
    </w:p>
    <w:p w:rsidR="3F3C5EE5" w:rsidP="6C1ABEE9" w:rsidRDefault="3F3C5EE5" w14:paraId="127A5AE4" w14:textId="131894BB">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81"/>
        </w:rPr>
      </w:pPr>
      <w:ins w:author="Huszka Fruzsina (UniCredit)" w:date="2025-04-02T10:29:00Z" w:id="582">
        <w:r w:rsidRPr="6C1ABEE9">
          <w:rPr>
            <w:rFonts w:ascii="Courier New" w:hAnsi="Courier New" w:eastAsia="Courier New" w:cs="Courier New"/>
            <w:color w:val="000000" w:themeColor="text1"/>
            <w:sz w:val="16"/>
            <w:szCs w:val="16"/>
          </w:rPr>
          <w:t xml:space="preserve">  Allow change of Relationship to Bank ....: Y     (Y/N)                    </w:t>
        </w:r>
      </w:ins>
    </w:p>
    <w:p w:rsidR="3F3C5EE5" w:rsidP="6C1ABEE9" w:rsidRDefault="3F3C5EE5" w14:paraId="1861DCB7" w14:textId="1A0604E6">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83"/>
        </w:rPr>
      </w:pPr>
      <w:ins w:author="Huszka Fruzsina (UniCredit)" w:date="2025-04-02T10:29:00Z" w:id="584">
        <w:r w:rsidRPr="6C1ABEE9">
          <w:rPr>
            <w:rFonts w:ascii="Courier New" w:hAnsi="Courier New" w:eastAsia="Courier New" w:cs="Courier New"/>
            <w:color w:val="000000" w:themeColor="text1"/>
            <w:sz w:val="16"/>
            <w:szCs w:val="16"/>
          </w:rPr>
          <w:t xml:space="preserve">  Allow change of Client Executive Code ...: Y     (Y/N)                    </w:t>
        </w:r>
      </w:ins>
    </w:p>
    <w:p w:rsidR="3F3C5EE5" w:rsidP="6C1ABEE9" w:rsidRDefault="3F3C5EE5" w14:paraId="1FE2D169" w14:textId="028E481C">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85"/>
        </w:rPr>
      </w:pPr>
      <w:ins w:author="Huszka Fruzsina (UniCredit)" w:date="2025-04-02T10:29:00Z" w:id="586">
        <w:r w:rsidRPr="6C1ABEE9">
          <w:rPr>
            <w:rFonts w:ascii="Courier New" w:hAnsi="Courier New" w:eastAsia="Courier New" w:cs="Courier New"/>
            <w:color w:val="000000" w:themeColor="text1"/>
            <w:sz w:val="16"/>
            <w:szCs w:val="16"/>
          </w:rPr>
          <w:t xml:space="preserve">  Allow change of Client OPU Code .........: Y     (Y/N)                    </w:t>
        </w:r>
      </w:ins>
    </w:p>
    <w:p w:rsidR="3F3C5EE5" w:rsidP="6C1ABEE9" w:rsidRDefault="3F3C5EE5" w14:paraId="64E70658" w14:textId="71BF0B41">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87"/>
        </w:rPr>
      </w:pPr>
      <w:ins w:author="Huszka Fruzsina (UniCredit)" w:date="2025-04-02T10:29:00Z" w:id="588">
        <w:r w:rsidRPr="6C1ABEE9">
          <w:rPr>
            <w:rFonts w:ascii="Courier New" w:hAnsi="Courier New" w:eastAsia="Courier New" w:cs="Courier New"/>
            <w:color w:val="000000" w:themeColor="text1"/>
            <w:sz w:val="16"/>
            <w:szCs w:val="16"/>
          </w:rPr>
          <w:t xml:space="preserve">  </w:t>
        </w:r>
        <w:r w:rsidRPr="6C1ABEE9">
          <w:rPr>
            <w:rFonts w:ascii="Courier New" w:hAnsi="Courier New" w:eastAsia="Courier New" w:cs="Courier New"/>
            <w:b/>
            <w:bCs/>
            <w:color w:val="FF0000"/>
            <w:sz w:val="16"/>
            <w:szCs w:val="16"/>
          </w:rPr>
          <w:t xml:space="preserve">Allow change of SK CRIF IFO .............: Y    (Y/N)                                         </w:t>
        </w:r>
      </w:ins>
      <w:ins w:author="Huszka Fruzsina (UniCredit)" w:date="2025-04-02T10:33:00Z" w:id="589">
        <w:r w:rsidRPr="6C1ABEE9" w:rsidR="22FED1BB">
          <w:rPr>
            <w:rFonts w:ascii="Courier New" w:hAnsi="Courier New" w:eastAsia="Courier New" w:cs="Courier New"/>
            <w:b/>
            <w:bCs/>
            <w:color w:val="FF0000"/>
            <w:sz w:val="16"/>
            <w:szCs w:val="16"/>
          </w:rPr>
          <w:t xml:space="preserve">Allow change of </w:t>
        </w:r>
      </w:ins>
      <w:ins w:author="Huszka Fruzsina (UniCredit)" w:date="2025-04-02T10:34:00Z" w:id="590">
        <w:r w:rsidRPr="6C1ABEE9" w:rsidR="22FED1BB">
          <w:rPr>
            <w:rFonts w:ascii="Courier New" w:hAnsi="Courier New" w:eastAsia="Courier New" w:cs="Courier New"/>
            <w:b/>
            <w:bCs/>
            <w:color w:val="FF0000"/>
            <w:sz w:val="16"/>
            <w:szCs w:val="16"/>
          </w:rPr>
          <w:t>AML block</w:t>
        </w:r>
      </w:ins>
      <w:ins w:author="Huszka Fruzsina (UniCredit)" w:date="2025-04-02T10:33:00Z" w:id="591">
        <w:r w:rsidRPr="6C1ABEE9" w:rsidR="22FED1BB">
          <w:rPr>
            <w:rFonts w:ascii="Courier New" w:hAnsi="Courier New" w:eastAsia="Courier New" w:cs="Courier New"/>
            <w:b/>
            <w:bCs/>
            <w:color w:val="FF0000"/>
            <w:sz w:val="16"/>
            <w:szCs w:val="16"/>
          </w:rPr>
          <w:t>.............: Y    (Y/N)</w:t>
        </w:r>
      </w:ins>
      <w:ins w:author="Huszka Fruzsina (UniCredit)" w:date="2025-04-02T10:29:00Z" w:id="592">
        <w:r w:rsidRPr="6C1ABEE9">
          <w:rPr>
            <w:rFonts w:ascii="Courier New" w:hAnsi="Courier New" w:eastAsia="Courier New" w:cs="Courier New"/>
            <w:b/>
            <w:bCs/>
            <w:color w:val="FF0000"/>
            <w:sz w:val="16"/>
            <w:szCs w:val="16"/>
          </w:rPr>
          <w:t xml:space="preserve">                                           </w:t>
        </w:r>
      </w:ins>
    </w:p>
    <w:p w:rsidR="3F3C5EE5" w:rsidP="6C1ABEE9" w:rsidRDefault="3F3C5EE5" w14:paraId="6B14994E" w14:textId="73C13E96">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93"/>
        </w:rPr>
      </w:pPr>
      <w:ins w:author="Huszka Fruzsina (UniCredit)" w:date="2025-04-02T10:29:00Z" w:id="594">
        <w:r w:rsidRPr="6C1ABEE9">
          <w:rPr>
            <w:rFonts w:ascii="Courier New" w:hAnsi="Courier New" w:eastAsia="Courier New" w:cs="Courier New"/>
            <w:color w:val="000000" w:themeColor="text1"/>
            <w:sz w:val="16"/>
            <w:szCs w:val="16"/>
          </w:rPr>
          <w:t xml:space="preserve">ENTER-Validate   F1-Accept   F4-Previous   F5-Cancel   F23-Delete           </w:t>
        </w:r>
      </w:ins>
    </w:p>
    <w:p w:rsidR="6C1ABEE9" w:rsidP="6C1ABEE9" w:rsidRDefault="6C1ABEE9" w14:paraId="7F271942" w14:textId="4A68A7C9">
      <w:pPr>
        <w:pBdr>
          <w:top w:val="single" w:color="000000" w:sz="12" w:space="1"/>
          <w:left w:val="single" w:color="000000" w:sz="12" w:space="1"/>
          <w:bottom w:val="single" w:color="000000" w:sz="12" w:space="1"/>
          <w:right w:val="single" w:color="000000" w:sz="12" w:space="1"/>
        </w:pBdr>
        <w:shd w:val="clear" w:color="auto" w:fill="F2F2F2" w:themeFill="background1" w:themeFillShade="F2"/>
        <w:ind w:left="450" w:hanging="450"/>
        <w:rPr>
          <w:ins w:author="Huszka Fruzsina (UniCredit)" w:date="2025-04-02T10:29:00Z" w:id="595"/>
          <w:rFonts w:ascii="Courier New" w:hAnsi="Courier New" w:eastAsia="Courier New" w:cs="Courier New"/>
          <w:sz w:val="16"/>
          <w:szCs w:val="16"/>
        </w:rPr>
      </w:pPr>
    </w:p>
    <w:p w:rsidR="6C1ABEE9" w:rsidP="6C1ABEE9" w:rsidRDefault="6C1ABEE9" w14:paraId="6C9A8B0C" w14:textId="0E46E88D">
      <w:pPr>
        <w:rPr>
          <w:rFonts w:eastAsia="Arial" w:cs="Arial"/>
          <w:b/>
          <w:bCs/>
          <w:szCs w:val="20"/>
          <w:lang w:val="en-US"/>
        </w:rPr>
      </w:pPr>
    </w:p>
    <w:p w:rsidR="5173C3B5" w:rsidRDefault="5173C3B5" w14:paraId="5D634365" w14:textId="77E3E988">
      <w:pPr>
        <w:rPr>
          <w:ins w:author="Huszka Fruzsina (UniCredit)" w:date="2025-04-03T07:53:00Z" w:id="596"/>
          <w:lang w:val="hu-HU"/>
        </w:rPr>
        <w:pPrChange w:author="Huszka Fruzsina (UniCredit)" w:date="2025-04-03T07:53:00Z" w:id="597">
          <w:pPr>
            <w:pStyle w:val="ListParagraph"/>
            <w:ind w:left="708"/>
          </w:pPr>
        </w:pPrChange>
      </w:pPr>
      <w:ins w:author="Huszka Fruzsina (UniCredit)" w:date="2025-04-03T07:53:00Z" w:id="598">
        <w:r w:rsidRPr="79E71906">
          <w:rPr>
            <w:lang w:val="en-US"/>
          </w:rPr>
          <w:t xml:space="preserve">The </w:t>
        </w:r>
        <w:commentRangeStart w:id="599"/>
        <w:commentRangeStart w:id="600"/>
        <w:commentRangeStart w:id="601"/>
        <w:commentRangeStart w:id="602"/>
        <w:commentRangeStart w:id="603"/>
        <w:commentRangeStart w:id="604"/>
        <w:commentRangeStart w:id="605"/>
        <w:r w:rsidRPr="79E71906">
          <w:rPr>
            <w:lang w:val="hu-HU"/>
          </w:rPr>
          <w:t>automatic application/removal of Notes/reminders to/from client</w:t>
        </w:r>
      </w:ins>
      <w:ins w:author="Huszka Fruzsina (UniCredit)" w:date="2025-04-03T07:54:00Z" w:id="606">
        <w:r w:rsidRPr="79E71906">
          <w:rPr>
            <w:lang w:val="hu-HU"/>
          </w:rPr>
          <w:t xml:space="preserve"> –described in previous chapter- has to work also in case the ‘AML bloc</w:t>
        </w:r>
        <w:r w:rsidRPr="79E71906" w:rsidR="19CFB817">
          <w:rPr>
            <w:lang w:val="hu-HU"/>
          </w:rPr>
          <w:t xml:space="preserve">k’ field is being maintained </w:t>
        </w:r>
      </w:ins>
      <w:ins w:author="Huszka Fruzsina (UniCredit)" w:date="2025-04-03T07:55:00Z" w:id="607">
        <w:r w:rsidRPr="79E71906" w:rsidR="19CFB817">
          <w:rPr>
            <w:lang w:val="hu-HU"/>
          </w:rPr>
          <w:t>by special user via CORE02 screen.</w:t>
        </w:r>
      </w:ins>
      <w:commentRangeEnd w:id="599"/>
      <w:r>
        <w:rPr>
          <w:rStyle w:val="CommentReference"/>
        </w:rPr>
        <w:commentReference w:id="599"/>
      </w:r>
      <w:commentRangeEnd w:id="600"/>
      <w:r>
        <w:rPr>
          <w:rStyle w:val="CommentReference"/>
        </w:rPr>
        <w:commentReference w:id="600"/>
      </w:r>
      <w:commentRangeEnd w:id="601"/>
      <w:r>
        <w:rPr>
          <w:rStyle w:val="CommentReference"/>
        </w:rPr>
        <w:commentReference w:id="601"/>
      </w:r>
      <w:commentRangeEnd w:id="602"/>
      <w:r>
        <w:rPr>
          <w:rStyle w:val="CommentReference"/>
        </w:rPr>
        <w:commentReference w:id="602"/>
      </w:r>
      <w:commentRangeEnd w:id="603"/>
      <w:r>
        <w:rPr>
          <w:rStyle w:val="CommentReference"/>
        </w:rPr>
        <w:commentReference w:id="603"/>
      </w:r>
      <w:commentRangeEnd w:id="604"/>
      <w:r>
        <w:rPr>
          <w:rStyle w:val="CommentReference"/>
        </w:rPr>
        <w:commentReference w:id="604"/>
      </w:r>
      <w:commentRangeEnd w:id="605"/>
      <w:r w:rsidR="00451A1E">
        <w:rPr>
          <w:rStyle w:val="CommentReference"/>
        </w:rPr>
        <w:commentReference w:id="605"/>
      </w:r>
    </w:p>
    <w:p w:rsidR="5173C3B5" w:rsidP="6C1ABEE9" w:rsidRDefault="5173C3B5" w14:paraId="1C7B9FB4" w14:textId="09E76027">
      <w:pPr>
        <w:rPr>
          <w:lang w:val="en-US"/>
        </w:rPr>
      </w:pPr>
    </w:p>
    <w:p w:rsidR="1D1A8AFC" w:rsidP="2E0103E2" w:rsidRDefault="1D1A8AFC" w14:paraId="31C04D5F" w14:textId="460FA6CF">
      <w:pPr>
        <w:rPr>
          <w:lang w:val="en-US"/>
        </w:rPr>
      </w:pPr>
      <w:ins w:author="Huszka Fruzsina (UniCredit)" w:date="2025-04-03T14:23:00Z" w:id="611">
        <w:r w:rsidRPr="2E0103E2">
          <w:rPr>
            <w:lang w:val="en-US"/>
          </w:rPr>
          <w:t>Please note that if Oracle pop</w:t>
        </w:r>
      </w:ins>
      <w:ins w:author="Huszka Fruzsina (UniCredit)" w:date="2025-04-03T14:24:00Z" w:id="612">
        <w:r w:rsidRPr="2E0103E2">
          <w:rPr>
            <w:lang w:val="en-US"/>
          </w:rPr>
          <w:t xml:space="preserve">ulates a different value in ‘AML block’ field from the one which is set by special user then CORE02 will overwrite </w:t>
        </w:r>
        <w:r w:rsidRPr="2E0103E2" w:rsidR="4FA00468">
          <w:rPr>
            <w:lang w:val="en-US"/>
          </w:rPr>
          <w:t>the field accordin</w:t>
        </w:r>
      </w:ins>
      <w:ins w:author="Huszka Fruzsina (UniCredit)" w:date="2025-04-03T14:25:00Z" w:id="613">
        <w:r w:rsidRPr="2E0103E2" w:rsidR="4FA00468">
          <w:rPr>
            <w:lang w:val="en-US"/>
          </w:rPr>
          <w:t>gly. This scenario is not supposed to happen that often though.</w:t>
        </w:r>
      </w:ins>
    </w:p>
    <w:p w:rsidR="00F84EB5" w:rsidP="34BF56A1" w:rsidRDefault="00F84EB5" w14:paraId="56CC8780" w14:textId="16D61DE8">
      <w:pPr>
        <w:pStyle w:val="Heading4"/>
        <w:rPr>
          <w:rFonts w:cs="Arial"/>
          <w:u w:val="single"/>
          <w:lang w:val="en-US" w:eastAsia="hu-HU"/>
        </w:rPr>
      </w:pPr>
      <w:bookmarkStart w:name="_Toc1856656723" w:id="614"/>
      <w:commentRangeStart w:id="615"/>
      <w:commentRangeStart w:id="616"/>
      <w:r w:rsidRPr="34BF56A1">
        <w:rPr>
          <w:lang w:val="en-US"/>
        </w:rPr>
        <w:t>Batch processes: offline backfeeding to CORE02 and extracts to Palantir</w:t>
      </w:r>
      <w:commentRangeEnd w:id="615"/>
      <w:r>
        <w:rPr>
          <w:rStyle w:val="CommentReference"/>
        </w:rPr>
        <w:commentReference w:id="615"/>
      </w:r>
      <w:commentRangeEnd w:id="616"/>
      <w:r>
        <w:rPr>
          <w:rStyle w:val="CommentReference"/>
        </w:rPr>
        <w:commentReference w:id="616"/>
      </w:r>
      <w:bookmarkEnd w:id="614"/>
    </w:p>
    <w:p w:rsidR="007B4A69" w:rsidP="00F84EB5" w:rsidRDefault="007B4A69" w14:paraId="53A2EC7C" w14:textId="77777777">
      <w:pPr>
        <w:jc w:val="both"/>
        <w:rPr>
          <w:rFonts w:cs="Arial"/>
          <w:szCs w:val="20"/>
          <w:lang w:val="hu-HU" w:eastAsia="hu-HU"/>
        </w:rPr>
      </w:pPr>
    </w:p>
    <w:p w:rsidR="00F84EB5" w:rsidP="00B40F09" w:rsidRDefault="00F84EB5" w14:paraId="110D8C20" w14:textId="0F015650">
      <w:pPr>
        <w:ind w:firstLine="708"/>
        <w:jc w:val="both"/>
        <w:rPr>
          <w:rFonts w:cs="Arial"/>
          <w:szCs w:val="20"/>
          <w:lang w:val="hu-HU" w:eastAsia="hu-HU"/>
        </w:rPr>
      </w:pPr>
      <w:r w:rsidRPr="00F84EB5">
        <w:rPr>
          <w:rFonts w:cs="Arial"/>
          <w:szCs w:val="20"/>
          <w:lang w:val="hu-HU" w:eastAsia="hu-HU"/>
        </w:rPr>
        <w:t xml:space="preserve">Batch </w:t>
      </w:r>
      <w:r w:rsidR="007B4A69">
        <w:rPr>
          <w:rFonts w:cs="Arial"/>
          <w:szCs w:val="20"/>
          <w:lang w:val="hu-HU" w:eastAsia="hu-HU"/>
        </w:rPr>
        <w:t>processes can be identified in two directions:</w:t>
      </w:r>
    </w:p>
    <w:p w:rsidR="007B4A69" w:rsidP="00470AAC" w:rsidRDefault="007B4A69" w14:paraId="4A18E98A" w14:textId="4A8AF254">
      <w:pPr>
        <w:pStyle w:val="ListParagraph"/>
        <w:numPr>
          <w:ilvl w:val="0"/>
          <w:numId w:val="26"/>
        </w:numPr>
        <w:ind w:hanging="11"/>
        <w:jc w:val="both"/>
        <w:rPr>
          <w:rFonts w:cs="Arial"/>
          <w:szCs w:val="20"/>
          <w:lang w:val="hu-HU"/>
        </w:rPr>
      </w:pPr>
      <w:r>
        <w:rPr>
          <w:rFonts w:cs="Arial"/>
          <w:szCs w:val="20"/>
          <w:lang w:val="hu-HU"/>
        </w:rPr>
        <w:t>CORE02 daily extracts towards Palantir</w:t>
      </w:r>
    </w:p>
    <w:p w:rsidRPr="007B4A69" w:rsidR="007B4A69" w:rsidP="00470AAC" w:rsidRDefault="007B4A69" w14:paraId="003F6605" w14:textId="232E8401">
      <w:pPr>
        <w:pStyle w:val="ListParagraph"/>
        <w:numPr>
          <w:ilvl w:val="0"/>
          <w:numId w:val="26"/>
        </w:numPr>
        <w:ind w:hanging="11"/>
        <w:jc w:val="both"/>
        <w:rPr>
          <w:rFonts w:cs="Arial"/>
          <w:szCs w:val="20"/>
          <w:lang w:val="hu-HU"/>
        </w:rPr>
      </w:pPr>
      <w:r>
        <w:rPr>
          <w:rFonts w:cs="Arial"/>
          <w:szCs w:val="20"/>
          <w:lang w:val="hu-HU"/>
        </w:rPr>
        <w:t>Batch backfeeding from Oracle to CORE02</w:t>
      </w:r>
    </w:p>
    <w:p w:rsidRPr="007B4A69" w:rsidR="007B4A69" w:rsidP="007B4A69" w:rsidRDefault="007B4A69" w14:paraId="7B40FB23" w14:textId="117C32C2">
      <w:pPr>
        <w:pStyle w:val="ListParagraph"/>
        <w:ind w:left="4320"/>
        <w:jc w:val="both"/>
        <w:rPr>
          <w:rFonts w:cs="Arial"/>
          <w:szCs w:val="20"/>
          <w:lang w:val="hu-HU" w:eastAsia="hu-HU"/>
        </w:rPr>
      </w:pPr>
    </w:p>
    <w:p w:rsidR="00B949B2" w:rsidP="00B949B2" w:rsidRDefault="00B949B2" w14:paraId="6A4B8EDD" w14:textId="3883C1C0">
      <w:pPr>
        <w:ind w:left="709"/>
        <w:jc w:val="both"/>
        <w:textAlignment w:val="center"/>
        <w:rPr>
          <w:rFonts w:cs="Arial"/>
          <w:szCs w:val="20"/>
          <w:u w:val="single"/>
          <w:lang w:val="hu-HU" w:eastAsia="hu-HU"/>
        </w:rPr>
      </w:pPr>
      <w:commentRangeStart w:id="617"/>
      <w:commentRangeStart w:id="618"/>
      <w:r w:rsidRPr="00B949B2">
        <w:rPr>
          <w:rFonts w:cs="Arial"/>
          <w:szCs w:val="20"/>
          <w:u w:val="single"/>
          <w:lang w:val="hu-HU" w:eastAsia="hu-HU"/>
        </w:rPr>
        <w:t>CORE02 daily extracts towards Palantir</w:t>
      </w:r>
    </w:p>
    <w:p w:rsidR="00B949B2" w:rsidP="00B949B2" w:rsidRDefault="00B949B2" w14:paraId="248AB9AB" w14:textId="748A1F37">
      <w:pPr>
        <w:pStyle w:val="ListParagraph"/>
        <w:ind w:left="709"/>
        <w:jc w:val="both"/>
        <w:rPr>
          <w:rFonts w:cs="Arial"/>
          <w:szCs w:val="20"/>
          <w:lang w:val="hu-HU"/>
        </w:rPr>
      </w:pPr>
      <w:bookmarkStart w:name="_Hlk172805938" w:id="619"/>
      <w:r w:rsidRPr="00B949B2">
        <w:rPr>
          <w:rFonts w:cs="Arial"/>
          <w:szCs w:val="20"/>
          <w:lang w:val="hu-HU"/>
        </w:rPr>
        <w:t xml:space="preserve">Daily extracts are generated daily in CORE02 EoD and are put in </w:t>
      </w:r>
      <w:r>
        <w:rPr>
          <w:rFonts w:cs="Arial"/>
          <w:szCs w:val="20"/>
          <w:lang w:val="hu-HU"/>
        </w:rPr>
        <w:t xml:space="preserve">dedicated </w:t>
      </w:r>
      <w:r w:rsidRPr="00B949B2">
        <w:rPr>
          <w:rFonts w:cs="Arial"/>
          <w:szCs w:val="20"/>
          <w:lang w:val="hu-HU"/>
        </w:rPr>
        <w:t>IFS folder</w:t>
      </w:r>
      <w:r>
        <w:rPr>
          <w:rFonts w:cs="Arial"/>
          <w:szCs w:val="20"/>
          <w:lang w:val="hu-HU"/>
        </w:rPr>
        <w:t xml:space="preserve"> so that Palantir can access the extracts. After Palantir processing those, Palantir can feed Oracle with neccessary data</w:t>
      </w:r>
      <w:r w:rsidRPr="00B949B2">
        <w:rPr>
          <w:rFonts w:cs="Arial"/>
          <w:szCs w:val="20"/>
          <w:lang w:val="hu-HU"/>
        </w:rPr>
        <w:t>.</w:t>
      </w:r>
    </w:p>
    <w:p w:rsidRPr="00B949B2" w:rsidR="00B949B2" w:rsidP="00B949B2" w:rsidRDefault="00B949B2" w14:paraId="71DC829B" w14:textId="1127D325">
      <w:pPr>
        <w:pStyle w:val="ListParagraph"/>
        <w:ind w:left="709"/>
        <w:jc w:val="both"/>
        <w:rPr>
          <w:rFonts w:cs="Arial"/>
          <w:szCs w:val="20"/>
          <w:lang w:val="hu-HU"/>
        </w:rPr>
      </w:pPr>
      <w:r>
        <w:rPr>
          <w:rFonts w:cs="Arial"/>
          <w:szCs w:val="20"/>
          <w:lang w:val="hu-HU"/>
        </w:rPr>
        <w:t>The structure of the extracts are freezed so that in case of new fields are being introduced in a CORE02 file, the extracts do not automatically adopt the new fields. This was specific request coming from Palantir.</w:t>
      </w:r>
    </w:p>
    <w:p w:rsidR="00B949B2" w:rsidP="00B949B2" w:rsidRDefault="00B949B2" w14:paraId="6281C3F8" w14:textId="73371E1A">
      <w:pPr>
        <w:pStyle w:val="ListParagraph"/>
        <w:ind w:left="709"/>
        <w:jc w:val="both"/>
        <w:rPr>
          <w:rFonts w:cs="Arial"/>
          <w:szCs w:val="20"/>
          <w:lang w:val="hu-HU"/>
        </w:rPr>
      </w:pPr>
      <w:r>
        <w:rPr>
          <w:rFonts w:cs="Arial"/>
          <w:szCs w:val="20"/>
          <w:lang w:val="hu-HU"/>
        </w:rPr>
        <w:t>This process is already in place in CZ/SK Production environment and was developed in frame of the Data Stream.</w:t>
      </w:r>
      <w:commentRangeEnd w:id="617"/>
      <w:r w:rsidR="00A16DC6">
        <w:rPr>
          <w:rStyle w:val="CommentReference"/>
        </w:rPr>
        <w:commentReference w:id="617"/>
      </w:r>
      <w:commentRangeEnd w:id="618"/>
      <w:r w:rsidR="006A2CEE">
        <w:rPr>
          <w:rStyle w:val="CommentReference"/>
        </w:rPr>
        <w:commentReference w:id="618"/>
      </w:r>
    </w:p>
    <w:p w:rsidRPr="00B949B2" w:rsidR="00B949B2" w:rsidP="00B949B2" w:rsidRDefault="00B949B2" w14:paraId="74173AD0" w14:textId="456910A1">
      <w:pPr>
        <w:pStyle w:val="ListParagraph"/>
        <w:ind w:left="709"/>
        <w:jc w:val="both"/>
        <w:rPr>
          <w:rFonts w:cs="Arial"/>
          <w:szCs w:val="20"/>
          <w:lang w:val="hu-HU"/>
        </w:rPr>
      </w:pPr>
    </w:p>
    <w:p w:rsidR="00B949B2" w:rsidP="00B949B2" w:rsidRDefault="00B949B2" w14:paraId="51B634B8" w14:textId="046EF4AF">
      <w:pPr>
        <w:pStyle w:val="ListParagraph"/>
        <w:ind w:left="709"/>
        <w:jc w:val="both"/>
        <w:rPr>
          <w:rFonts w:cs="Arial"/>
          <w:szCs w:val="20"/>
          <w:lang w:val="hu-HU"/>
        </w:rPr>
      </w:pPr>
      <w:r w:rsidRPr="00126D02">
        <w:rPr>
          <w:rFonts w:cs="Arial"/>
          <w:szCs w:val="20"/>
          <w:lang w:val="hu-HU"/>
        </w:rPr>
        <w:t xml:space="preserve">In </w:t>
      </w:r>
      <w:r w:rsidR="00126D02">
        <w:rPr>
          <w:rFonts w:cs="Arial"/>
          <w:szCs w:val="20"/>
          <w:lang w:val="hu-HU"/>
        </w:rPr>
        <w:t>current project phase (which is part of AML Stream) new KYC related fields are being introduced in client extension file (BMF00XUD), see the first point of this chapter.</w:t>
      </w:r>
    </w:p>
    <w:p w:rsidR="00126D02" w:rsidP="00B949B2" w:rsidRDefault="00126D02" w14:paraId="2FAD8969" w14:textId="6B8FC77F">
      <w:pPr>
        <w:pStyle w:val="ListParagraph"/>
        <w:ind w:left="709"/>
        <w:jc w:val="both"/>
        <w:rPr>
          <w:rFonts w:cs="Arial"/>
          <w:szCs w:val="20"/>
          <w:lang w:val="hu-HU"/>
        </w:rPr>
      </w:pPr>
      <w:r>
        <w:rPr>
          <w:rFonts w:cs="Arial"/>
          <w:szCs w:val="20"/>
          <w:lang w:val="hu-HU"/>
        </w:rPr>
        <w:t>These fields need to be part of the daily extracts.</w:t>
      </w:r>
    </w:p>
    <w:p w:rsidR="00126D02" w:rsidP="00B949B2" w:rsidRDefault="00D757A2" w14:paraId="05E545B5" w14:textId="7719311E">
      <w:pPr>
        <w:pStyle w:val="ListParagraph"/>
        <w:ind w:left="709"/>
        <w:jc w:val="both"/>
        <w:rPr>
          <w:rFonts w:cs="Arial"/>
          <w:szCs w:val="20"/>
          <w:lang w:val="hu-HU"/>
        </w:rPr>
      </w:pPr>
      <w:r>
        <w:rPr>
          <w:rFonts w:cs="Arial"/>
          <w:szCs w:val="20"/>
          <w:lang w:val="hu-HU"/>
        </w:rPr>
        <w:t>Please extend the BMF00XUD daily CORE02 extract towards Palantir with the following KYC related fields:</w:t>
      </w:r>
    </w:p>
    <w:p w:rsidRPr="00D757A2" w:rsidR="00D757A2" w:rsidP="00D757A2" w:rsidRDefault="00D757A2" w14:paraId="5BB13903" w14:textId="7F559E0F">
      <w:pPr>
        <w:pStyle w:val="ListParagraph"/>
        <w:numPr>
          <w:ilvl w:val="0"/>
          <w:numId w:val="39"/>
        </w:numPr>
        <w:jc w:val="both"/>
        <w:textAlignment w:val="center"/>
        <w:rPr>
          <w:rFonts w:ascii="UniCredit" w:hAnsi="UniCredit"/>
          <w:sz w:val="22"/>
          <w:szCs w:val="22"/>
          <w:lang w:val="hu-HU" w:eastAsia="hu-HU"/>
        </w:rPr>
      </w:pPr>
      <w:r>
        <w:rPr>
          <w:rFonts w:cs="Arial"/>
          <w:szCs w:val="20"/>
          <w:lang w:val="hu-HU"/>
        </w:rPr>
        <w:t>’</w:t>
      </w:r>
      <w:r w:rsidRPr="00D757A2" w:rsidR="00B949B2">
        <w:rPr>
          <w:rFonts w:cs="Arial"/>
          <w:szCs w:val="20"/>
          <w:lang w:val="hu-HU"/>
        </w:rPr>
        <w:t>AML block</w:t>
      </w:r>
      <w:r>
        <w:rPr>
          <w:rFonts w:cs="Arial"/>
          <w:szCs w:val="20"/>
          <w:lang w:val="hu-HU"/>
        </w:rPr>
        <w:t>’</w:t>
      </w:r>
    </w:p>
    <w:p w:rsidRPr="00D757A2" w:rsidR="00D757A2" w:rsidP="00D757A2" w:rsidRDefault="00D757A2" w14:paraId="33A8D67C" w14:textId="473ECBBF">
      <w:pPr>
        <w:pStyle w:val="ListParagraph"/>
        <w:numPr>
          <w:ilvl w:val="0"/>
          <w:numId w:val="39"/>
        </w:numPr>
        <w:jc w:val="both"/>
        <w:textAlignment w:val="center"/>
        <w:rPr>
          <w:rFonts w:cs="Arial"/>
          <w:szCs w:val="20"/>
          <w:lang w:val="hu-HU"/>
        </w:rPr>
      </w:pPr>
      <w:r>
        <w:rPr>
          <w:rFonts w:cs="Arial"/>
          <w:szCs w:val="20"/>
          <w:lang w:val="hu-HU"/>
        </w:rPr>
        <w:t>’</w:t>
      </w:r>
      <w:r w:rsidRPr="00D757A2" w:rsidR="00B949B2">
        <w:rPr>
          <w:rFonts w:cs="Arial"/>
          <w:szCs w:val="20"/>
          <w:lang w:val="hu-HU"/>
        </w:rPr>
        <w:t>KYC status</w:t>
      </w:r>
      <w:r>
        <w:rPr>
          <w:rFonts w:cs="Arial"/>
          <w:szCs w:val="20"/>
          <w:lang w:val="hu-HU"/>
        </w:rPr>
        <w:t>’</w:t>
      </w:r>
    </w:p>
    <w:p w:rsidRPr="00D757A2" w:rsidR="00B949B2" w:rsidP="00B949B2" w:rsidRDefault="00D757A2" w14:paraId="31ACB6E5" w14:textId="7C97D453">
      <w:pPr>
        <w:pStyle w:val="ListParagraph"/>
        <w:numPr>
          <w:ilvl w:val="0"/>
          <w:numId w:val="39"/>
        </w:numPr>
        <w:jc w:val="both"/>
        <w:textAlignment w:val="center"/>
        <w:rPr>
          <w:rFonts w:cs="Arial"/>
          <w:szCs w:val="20"/>
          <w:lang w:val="hu-HU"/>
        </w:rPr>
      </w:pPr>
      <w:r w:rsidRPr="00D757A2">
        <w:rPr>
          <w:rFonts w:cs="Arial"/>
          <w:szCs w:val="20"/>
          <w:lang w:val="hu-HU"/>
        </w:rPr>
        <w:t>’</w:t>
      </w:r>
      <w:r w:rsidR="005E571F">
        <w:rPr>
          <w:rFonts w:cs="Arial"/>
          <w:szCs w:val="20"/>
          <w:lang w:val="hu-HU" w:eastAsia="hu-HU"/>
        </w:rPr>
        <w:t>Sanction</w:t>
      </w:r>
      <w:r w:rsidRPr="00C3739E" w:rsidR="005E571F">
        <w:rPr>
          <w:rFonts w:cs="Arial"/>
          <w:szCs w:val="20"/>
          <w:lang w:val="hu-HU" w:eastAsia="hu-HU"/>
        </w:rPr>
        <w:t xml:space="preserve"> </w:t>
      </w:r>
      <w:r w:rsidR="005E571F">
        <w:rPr>
          <w:rFonts w:cs="Arial"/>
          <w:szCs w:val="20"/>
          <w:lang w:val="hu-HU" w:eastAsia="hu-HU"/>
        </w:rPr>
        <w:t>B</w:t>
      </w:r>
      <w:r w:rsidRPr="00C3739E" w:rsidR="005E571F">
        <w:rPr>
          <w:rFonts w:cs="Arial"/>
          <w:szCs w:val="20"/>
          <w:lang w:val="hu-HU" w:eastAsia="hu-HU"/>
        </w:rPr>
        <w:t xml:space="preserve">lock </w:t>
      </w:r>
      <w:r w:rsidR="005E571F">
        <w:rPr>
          <w:rFonts w:cs="Arial"/>
          <w:szCs w:val="20"/>
          <w:lang w:val="hu-HU" w:eastAsia="hu-HU"/>
        </w:rPr>
        <w:t>Flag’</w:t>
      </w:r>
      <w:bookmarkEnd w:id="619"/>
    </w:p>
    <w:p w:rsidRPr="00B949B2" w:rsidR="00B949B2" w:rsidP="00B949B2" w:rsidRDefault="00B949B2" w14:paraId="29B84999" w14:textId="77777777">
      <w:pPr>
        <w:jc w:val="both"/>
        <w:textAlignment w:val="center"/>
        <w:rPr>
          <w:rFonts w:cs="Arial"/>
          <w:szCs w:val="20"/>
          <w:u w:val="single"/>
          <w:lang w:val="hu-HU" w:eastAsia="hu-HU"/>
        </w:rPr>
      </w:pPr>
    </w:p>
    <w:p w:rsidRPr="00B949B2" w:rsidR="00F84EB5" w:rsidP="00D757A2" w:rsidRDefault="00F84EB5" w14:paraId="2F77925D" w14:textId="0C812974">
      <w:pPr>
        <w:ind w:firstLine="708"/>
        <w:jc w:val="both"/>
        <w:textAlignment w:val="center"/>
        <w:rPr>
          <w:rFonts w:cs="Arial"/>
          <w:szCs w:val="20"/>
          <w:u w:val="single"/>
          <w:lang w:val="hu-HU" w:eastAsia="hu-HU"/>
        </w:rPr>
      </w:pPr>
      <w:r w:rsidRPr="00B949B2">
        <w:rPr>
          <w:rFonts w:cs="Arial"/>
          <w:szCs w:val="20"/>
          <w:u w:val="single"/>
          <w:lang w:val="hu-HU" w:eastAsia="hu-HU"/>
        </w:rPr>
        <w:t>Batch backfeeding from Oracle</w:t>
      </w:r>
      <w:r w:rsidR="00D757A2">
        <w:rPr>
          <w:rFonts w:cs="Arial"/>
          <w:szCs w:val="20"/>
          <w:u w:val="single"/>
          <w:lang w:val="hu-HU" w:eastAsia="hu-HU"/>
        </w:rPr>
        <w:t xml:space="preserve"> </w:t>
      </w:r>
      <w:r w:rsidR="00EE002C">
        <w:rPr>
          <w:rFonts w:cs="Arial"/>
          <w:szCs w:val="20"/>
          <w:u w:val="single"/>
          <w:lang w:val="hu-HU" w:eastAsia="hu-HU"/>
        </w:rPr>
        <w:t>t</w:t>
      </w:r>
      <w:r w:rsidR="00D757A2">
        <w:rPr>
          <w:rFonts w:cs="Arial"/>
          <w:szCs w:val="20"/>
          <w:u w:val="single"/>
          <w:lang w:val="hu-HU" w:eastAsia="hu-HU"/>
        </w:rPr>
        <w:t>o CORE02</w:t>
      </w:r>
    </w:p>
    <w:p w:rsidR="00EE002C" w:rsidP="00EE002C" w:rsidRDefault="00EE002C" w14:paraId="45474DA6" w14:textId="31CB47B8">
      <w:pPr>
        <w:pStyle w:val="ListParagraph"/>
        <w:jc w:val="both"/>
        <w:rPr>
          <w:rFonts w:cs="Arial"/>
          <w:szCs w:val="20"/>
          <w:lang w:val="hu-HU"/>
        </w:rPr>
      </w:pPr>
      <w:r w:rsidRPr="00EE002C">
        <w:rPr>
          <w:rFonts w:cs="Arial"/>
          <w:szCs w:val="20"/>
          <w:lang w:val="hu-HU"/>
        </w:rPr>
        <w:t xml:space="preserve">In frame of </w:t>
      </w:r>
      <w:r>
        <w:rPr>
          <w:rFonts w:cs="Arial"/>
          <w:szCs w:val="20"/>
          <w:lang w:val="hu-HU"/>
        </w:rPr>
        <w:t>batch or ’offline’ backfeeding Oracle -via</w:t>
      </w:r>
      <w:r w:rsidRPr="00EE002C">
        <w:rPr>
          <w:rFonts w:cs="Arial"/>
          <w:szCs w:val="20"/>
          <w:lang w:val="hu-HU"/>
        </w:rPr>
        <w:t xml:space="preserve"> IBM Sterling File Gateway</w:t>
      </w:r>
      <w:r>
        <w:rPr>
          <w:rFonts w:cs="Arial"/>
          <w:szCs w:val="20"/>
          <w:lang w:val="hu-HU"/>
        </w:rPr>
        <w:t>- will pro</w:t>
      </w:r>
      <w:r w:rsidR="00B3619A">
        <w:rPr>
          <w:rFonts w:cs="Arial"/>
          <w:szCs w:val="20"/>
          <w:lang w:val="hu-HU"/>
        </w:rPr>
        <w:t>vide a file</w:t>
      </w:r>
      <w:r w:rsidR="009004FB">
        <w:rPr>
          <w:rFonts w:cs="Arial"/>
          <w:szCs w:val="20"/>
          <w:lang w:val="hu-HU"/>
        </w:rPr>
        <w:t xml:space="preserve"> and place it to </w:t>
      </w:r>
      <w:r w:rsidR="008630BC">
        <w:rPr>
          <w:rFonts w:cs="Arial"/>
          <w:szCs w:val="20"/>
          <w:lang w:val="hu-HU"/>
        </w:rPr>
        <w:t xml:space="preserve">a dedicated </w:t>
      </w:r>
      <w:r w:rsidR="009004FB">
        <w:rPr>
          <w:rFonts w:cs="Arial"/>
          <w:szCs w:val="20"/>
          <w:lang w:val="hu-HU"/>
        </w:rPr>
        <w:t>IFS</w:t>
      </w:r>
      <w:r w:rsidR="008630BC">
        <w:rPr>
          <w:rFonts w:cs="Arial"/>
          <w:szCs w:val="20"/>
          <w:lang w:val="hu-HU"/>
        </w:rPr>
        <w:t>\in folder so that CORE02</w:t>
      </w:r>
      <w:r w:rsidR="00EE3BE7">
        <w:rPr>
          <w:rFonts w:cs="Arial"/>
          <w:szCs w:val="20"/>
          <w:lang w:val="hu-HU"/>
        </w:rPr>
        <w:t xml:space="preserve"> can process it</w:t>
      </w:r>
      <w:r w:rsidR="004D192B">
        <w:rPr>
          <w:rFonts w:cs="Arial"/>
          <w:szCs w:val="20"/>
          <w:lang w:val="hu-HU"/>
        </w:rPr>
        <w:t xml:space="preserve"> (network share solution)</w:t>
      </w:r>
      <w:r w:rsidR="00EE3BE7">
        <w:rPr>
          <w:rFonts w:cs="Arial"/>
          <w:szCs w:val="20"/>
          <w:lang w:val="hu-HU"/>
        </w:rPr>
        <w:t>.</w:t>
      </w:r>
    </w:p>
    <w:p w:rsidR="004950A9" w:rsidP="00EE002C" w:rsidRDefault="004950A9" w14:paraId="635F2C32" w14:textId="2D9E3084">
      <w:pPr>
        <w:pStyle w:val="ListParagraph"/>
        <w:jc w:val="both"/>
        <w:rPr>
          <w:rFonts w:cs="Arial"/>
          <w:szCs w:val="20"/>
          <w:lang w:val="hu-HU"/>
        </w:rPr>
      </w:pPr>
      <w:r>
        <w:rPr>
          <w:rFonts w:cs="Arial"/>
          <w:szCs w:val="20"/>
          <w:lang w:val="hu-HU"/>
        </w:rPr>
        <w:t xml:space="preserve">The input file will be placed </w:t>
      </w:r>
      <w:r w:rsidR="002E52B4">
        <w:rPr>
          <w:rFonts w:cs="Arial"/>
          <w:szCs w:val="20"/>
          <w:lang w:val="hu-HU"/>
        </w:rPr>
        <w:t>in IFS folder once a day. It will contain all the KYC related fields on client level</w:t>
      </w:r>
      <w:r w:rsidR="00A94B6D">
        <w:rPr>
          <w:rFonts w:cs="Arial"/>
          <w:szCs w:val="20"/>
          <w:lang w:val="hu-HU"/>
        </w:rPr>
        <w:t>. Expected str</w:t>
      </w:r>
      <w:r w:rsidR="003367F9">
        <w:rPr>
          <w:rFonts w:cs="Arial"/>
          <w:szCs w:val="20"/>
          <w:lang w:val="hu-HU"/>
        </w:rPr>
        <w:t>ucture of the file</w:t>
      </w:r>
      <w:r w:rsidR="007861F3">
        <w:rPr>
          <w:rFonts w:cs="Arial"/>
          <w:szCs w:val="20"/>
          <w:lang w:val="hu-HU"/>
        </w:rPr>
        <w:t xml:space="preserve"> e.g.</w:t>
      </w:r>
      <w:r w:rsidR="003367F9">
        <w:rPr>
          <w:rFonts w:cs="Arial"/>
          <w:szCs w:val="20"/>
          <w:lang w:val="hu-HU"/>
        </w:rPr>
        <w:t>:</w:t>
      </w:r>
    </w:p>
    <w:tbl>
      <w:tblPr>
        <w:tblStyle w:val="TableGrid"/>
        <w:tblW w:w="0" w:type="auto"/>
        <w:tblInd w:w="720" w:type="dxa"/>
        <w:tblLook w:val="04A0" w:firstRow="1" w:lastRow="0" w:firstColumn="1" w:lastColumn="0" w:noHBand="0" w:noVBand="1"/>
      </w:tblPr>
      <w:tblGrid>
        <w:gridCol w:w="1439"/>
        <w:gridCol w:w="796"/>
        <w:gridCol w:w="830"/>
        <w:gridCol w:w="814"/>
        <w:gridCol w:w="1106"/>
        <w:gridCol w:w="1106"/>
        <w:gridCol w:w="765"/>
        <w:gridCol w:w="995"/>
      </w:tblGrid>
      <w:tr w:rsidR="006053D5" w:rsidTr="79E71906" w14:paraId="617CC946" w14:textId="77777777">
        <w:tc>
          <w:tcPr>
            <w:tcW w:w="1439" w:type="dxa"/>
          </w:tcPr>
          <w:p w:rsidR="006053D5" w:rsidP="00EE002C" w:rsidRDefault="006053D5" w14:paraId="6039C0ED" w14:textId="7EC60D3D">
            <w:pPr>
              <w:pStyle w:val="ListParagraph"/>
              <w:ind w:left="0"/>
              <w:jc w:val="both"/>
              <w:rPr>
                <w:rFonts w:cs="Arial"/>
                <w:szCs w:val="20"/>
                <w:lang w:val="hu-HU"/>
              </w:rPr>
            </w:pPr>
            <w:r>
              <w:rPr>
                <w:rFonts w:cs="Arial"/>
                <w:szCs w:val="20"/>
                <w:lang w:val="hu-HU"/>
              </w:rPr>
              <w:t>Client Number</w:t>
            </w:r>
          </w:p>
        </w:tc>
        <w:tc>
          <w:tcPr>
            <w:tcW w:w="796" w:type="dxa"/>
          </w:tcPr>
          <w:p w:rsidR="006053D5" w:rsidP="00EE002C" w:rsidRDefault="006053D5" w14:paraId="22AB2D73" w14:textId="49F00721">
            <w:pPr>
              <w:pStyle w:val="ListParagraph"/>
              <w:ind w:left="0"/>
              <w:jc w:val="both"/>
              <w:rPr>
                <w:rFonts w:cs="Arial"/>
                <w:szCs w:val="20"/>
                <w:lang w:val="hu-HU"/>
              </w:rPr>
            </w:pPr>
            <w:r>
              <w:rPr>
                <w:rFonts w:cs="Arial"/>
                <w:szCs w:val="20"/>
                <w:lang w:val="hu-HU"/>
              </w:rPr>
              <w:t>AML block</w:t>
            </w:r>
          </w:p>
        </w:tc>
        <w:tc>
          <w:tcPr>
            <w:tcW w:w="830" w:type="dxa"/>
          </w:tcPr>
          <w:p w:rsidR="006053D5" w:rsidP="00EE002C" w:rsidRDefault="006053D5" w14:paraId="1BFB5717" w14:textId="5062C41A">
            <w:pPr>
              <w:pStyle w:val="ListParagraph"/>
              <w:ind w:left="0"/>
              <w:jc w:val="both"/>
              <w:rPr>
                <w:rFonts w:cs="Arial"/>
                <w:szCs w:val="20"/>
                <w:lang w:val="hu-HU"/>
              </w:rPr>
            </w:pPr>
            <w:r>
              <w:rPr>
                <w:rFonts w:cs="Arial"/>
                <w:szCs w:val="20"/>
                <w:lang w:val="hu-HU"/>
              </w:rPr>
              <w:t>KYC status</w:t>
            </w:r>
          </w:p>
        </w:tc>
        <w:tc>
          <w:tcPr>
            <w:tcW w:w="814" w:type="dxa"/>
          </w:tcPr>
          <w:p w:rsidR="006053D5" w:rsidP="00EE002C" w:rsidRDefault="006053D5" w14:paraId="1448DDAE" w14:textId="549BBB11">
            <w:pPr>
              <w:pStyle w:val="ListParagraph"/>
              <w:ind w:left="0"/>
              <w:jc w:val="both"/>
              <w:rPr>
                <w:rFonts w:cs="Arial"/>
                <w:szCs w:val="20"/>
                <w:lang w:val="hu-HU"/>
              </w:rPr>
            </w:pPr>
            <w:r>
              <w:rPr>
                <w:rFonts w:cs="Arial"/>
                <w:szCs w:val="20"/>
                <w:lang w:val="hu-HU"/>
              </w:rPr>
              <w:t>Risk rating</w:t>
            </w:r>
          </w:p>
        </w:tc>
        <w:tc>
          <w:tcPr>
            <w:tcW w:w="889" w:type="dxa"/>
          </w:tcPr>
          <w:p w:rsidR="006053D5" w:rsidP="00EE002C" w:rsidRDefault="006053D5" w14:paraId="4A6D2B43" w14:textId="53DCC2D0">
            <w:pPr>
              <w:pStyle w:val="ListParagraph"/>
              <w:ind w:left="0"/>
              <w:jc w:val="both"/>
              <w:rPr>
                <w:rFonts w:cs="Arial"/>
                <w:szCs w:val="20"/>
                <w:lang w:val="hu-HU"/>
              </w:rPr>
            </w:pPr>
            <w:r>
              <w:rPr>
                <w:rFonts w:cs="Arial"/>
                <w:szCs w:val="20"/>
                <w:lang w:val="hu-HU"/>
              </w:rPr>
              <w:t>Review date</w:t>
            </w:r>
          </w:p>
        </w:tc>
        <w:tc>
          <w:tcPr>
            <w:tcW w:w="840" w:type="dxa"/>
          </w:tcPr>
          <w:p w:rsidR="006053D5" w:rsidP="00EE002C" w:rsidRDefault="006053D5" w14:paraId="59217504" w14:textId="06E6F07F">
            <w:pPr>
              <w:pStyle w:val="ListParagraph"/>
              <w:ind w:left="0"/>
              <w:jc w:val="both"/>
              <w:rPr>
                <w:rFonts w:cs="Arial"/>
                <w:szCs w:val="20"/>
                <w:lang w:val="hu-HU"/>
              </w:rPr>
            </w:pPr>
            <w:r>
              <w:rPr>
                <w:rFonts w:cs="Arial"/>
                <w:szCs w:val="20"/>
                <w:lang w:val="hu-HU"/>
              </w:rPr>
              <w:t>Expiry date</w:t>
            </w:r>
          </w:p>
        </w:tc>
        <w:tc>
          <w:tcPr>
            <w:tcW w:w="765" w:type="dxa"/>
          </w:tcPr>
          <w:p w:rsidR="006053D5" w:rsidP="00EE002C" w:rsidRDefault="006053D5" w14:paraId="739305D3" w14:textId="5AA8F41D">
            <w:pPr>
              <w:pStyle w:val="ListParagraph"/>
              <w:ind w:left="0"/>
              <w:jc w:val="both"/>
              <w:rPr>
                <w:rFonts w:cs="Arial"/>
                <w:szCs w:val="20"/>
                <w:lang w:val="hu-HU"/>
              </w:rPr>
            </w:pPr>
            <w:r>
              <w:rPr>
                <w:rFonts w:cs="Arial"/>
                <w:szCs w:val="20"/>
                <w:lang w:val="hu-HU"/>
              </w:rPr>
              <w:t>PEP</w:t>
            </w:r>
          </w:p>
        </w:tc>
        <w:tc>
          <w:tcPr>
            <w:tcW w:w="797" w:type="dxa"/>
          </w:tcPr>
          <w:p w:rsidR="006053D5" w:rsidP="00EE002C" w:rsidRDefault="005E571F" w14:paraId="6A5354A7" w14:textId="50B4789A">
            <w:pPr>
              <w:pStyle w:val="ListParagraph"/>
              <w:ind w:left="0"/>
              <w:jc w:val="both"/>
              <w:rPr>
                <w:rFonts w:cs="Arial"/>
                <w:szCs w:val="20"/>
                <w:lang w:val="hu-HU"/>
              </w:rPr>
            </w:pPr>
            <w:r>
              <w:rPr>
                <w:rFonts w:cs="Arial"/>
                <w:szCs w:val="20"/>
                <w:lang w:val="hu-HU" w:eastAsia="hu-HU"/>
              </w:rPr>
              <w:t>Sanction</w:t>
            </w:r>
            <w:r w:rsidRPr="00C3739E">
              <w:rPr>
                <w:rFonts w:cs="Arial"/>
                <w:szCs w:val="20"/>
                <w:lang w:val="hu-HU" w:eastAsia="hu-HU"/>
              </w:rPr>
              <w:t xml:space="preserve"> </w:t>
            </w:r>
            <w:r>
              <w:rPr>
                <w:rFonts w:cs="Arial"/>
                <w:szCs w:val="20"/>
                <w:lang w:val="hu-HU" w:eastAsia="hu-HU"/>
              </w:rPr>
              <w:t>B</w:t>
            </w:r>
            <w:r w:rsidRPr="00C3739E">
              <w:rPr>
                <w:rFonts w:cs="Arial"/>
                <w:szCs w:val="20"/>
                <w:lang w:val="hu-HU" w:eastAsia="hu-HU"/>
              </w:rPr>
              <w:t xml:space="preserve">lock </w:t>
            </w:r>
            <w:r>
              <w:rPr>
                <w:rFonts w:cs="Arial"/>
                <w:szCs w:val="20"/>
                <w:lang w:val="hu-HU" w:eastAsia="hu-HU"/>
              </w:rPr>
              <w:t>Flag</w:t>
            </w:r>
          </w:p>
        </w:tc>
      </w:tr>
      <w:tr w:rsidR="006053D5" w:rsidTr="79E71906" w14:paraId="666D36EE" w14:textId="77777777">
        <w:tc>
          <w:tcPr>
            <w:tcW w:w="1439" w:type="dxa"/>
          </w:tcPr>
          <w:p w:rsidR="006053D5" w:rsidP="00EE002C" w:rsidRDefault="00C21D65" w14:paraId="0B425A8D" w14:textId="22C0EBAC">
            <w:pPr>
              <w:pStyle w:val="ListParagraph"/>
              <w:ind w:left="0"/>
              <w:jc w:val="both"/>
              <w:rPr>
                <w:rFonts w:cs="Arial"/>
                <w:szCs w:val="20"/>
                <w:lang w:val="hu-HU"/>
              </w:rPr>
            </w:pPr>
            <w:r>
              <w:rPr>
                <w:rFonts w:cs="Arial"/>
                <w:szCs w:val="20"/>
                <w:lang w:val="hu-HU"/>
              </w:rPr>
              <w:t>1234567</w:t>
            </w:r>
          </w:p>
        </w:tc>
        <w:tc>
          <w:tcPr>
            <w:tcW w:w="796" w:type="dxa"/>
          </w:tcPr>
          <w:p w:rsidR="006053D5" w:rsidP="00EE002C" w:rsidRDefault="00C21D65" w14:paraId="0B9877B7" w14:textId="5E1DE9F8">
            <w:pPr>
              <w:pStyle w:val="ListParagraph"/>
              <w:ind w:left="0"/>
              <w:jc w:val="both"/>
              <w:rPr>
                <w:rFonts w:cs="Arial"/>
                <w:szCs w:val="20"/>
                <w:lang w:val="hu-HU"/>
              </w:rPr>
            </w:pPr>
            <w:r>
              <w:rPr>
                <w:rFonts w:cs="Arial"/>
                <w:szCs w:val="20"/>
                <w:lang w:val="hu-HU"/>
              </w:rPr>
              <w:t>N</w:t>
            </w:r>
          </w:p>
        </w:tc>
        <w:tc>
          <w:tcPr>
            <w:tcW w:w="830" w:type="dxa"/>
          </w:tcPr>
          <w:p w:rsidR="006053D5" w:rsidRDefault="00C21D65" w14:paraId="73356C90" w14:textId="45E8A3E6">
            <w:pPr>
              <w:pStyle w:val="ListParagraph"/>
              <w:spacing w:line="259" w:lineRule="auto"/>
              <w:ind w:left="0"/>
              <w:jc w:val="both"/>
              <w:rPr>
                <w:rFonts w:cs="Arial"/>
                <w:lang w:val="hu-HU"/>
              </w:rPr>
              <w:pPrChange w:author="Huszka Fruzsina (UniCredit)" w:date="2025-04-03T07:57:00Z" w:id="620">
                <w:pPr>
                  <w:pStyle w:val="ListParagraph"/>
                  <w:ind w:left="0"/>
                  <w:jc w:val="both"/>
                </w:pPr>
              </w:pPrChange>
            </w:pPr>
            <w:del w:author="Huszka Fruzsina (UniCredit)" w:date="2025-04-03T07:57:00Z" w:id="621">
              <w:r w:rsidRPr="79E71906" w:rsidDel="73060E93">
                <w:rPr>
                  <w:rFonts w:cs="Arial"/>
                  <w:lang w:val="hu-HU"/>
                </w:rPr>
                <w:delText>3</w:delText>
              </w:r>
            </w:del>
            <w:ins w:author="Huszka Fruzsina (UniCredit)" w:date="2025-04-03T07:57:00Z" w:id="622">
              <w:r w:rsidRPr="79E71906" w:rsidR="253D5B68">
                <w:rPr>
                  <w:rFonts w:cs="Arial"/>
                  <w:lang w:val="hu-HU"/>
                </w:rPr>
                <w:t>KYC valid</w:t>
              </w:r>
            </w:ins>
          </w:p>
        </w:tc>
        <w:tc>
          <w:tcPr>
            <w:tcW w:w="814" w:type="dxa"/>
          </w:tcPr>
          <w:p w:rsidR="006053D5" w:rsidP="00EE002C" w:rsidRDefault="00C21D65" w14:paraId="6392BC48" w14:textId="5A4A0C1B">
            <w:pPr>
              <w:pStyle w:val="ListParagraph"/>
              <w:ind w:left="0"/>
              <w:jc w:val="both"/>
              <w:rPr>
                <w:rFonts w:cs="Arial"/>
                <w:szCs w:val="20"/>
                <w:lang w:val="hu-HU"/>
              </w:rPr>
            </w:pPr>
            <w:r>
              <w:rPr>
                <w:rFonts w:cs="Arial"/>
                <w:szCs w:val="20"/>
                <w:lang w:val="hu-HU"/>
              </w:rPr>
              <w:t>2</w:t>
            </w:r>
          </w:p>
        </w:tc>
        <w:tc>
          <w:tcPr>
            <w:tcW w:w="889" w:type="dxa"/>
          </w:tcPr>
          <w:p w:rsidR="006053D5" w:rsidP="00EE002C" w:rsidRDefault="00C21D65" w14:paraId="0F4E0C9F" w14:textId="39C6C86D">
            <w:pPr>
              <w:pStyle w:val="ListParagraph"/>
              <w:ind w:left="0"/>
              <w:jc w:val="both"/>
              <w:rPr>
                <w:rFonts w:cs="Arial"/>
                <w:szCs w:val="20"/>
                <w:lang w:val="hu-HU"/>
              </w:rPr>
            </w:pPr>
            <w:r>
              <w:rPr>
                <w:rFonts w:cs="Arial"/>
                <w:szCs w:val="20"/>
                <w:lang w:val="hu-HU"/>
              </w:rPr>
              <w:t>202509</w:t>
            </w:r>
            <w:r w:rsidR="004758B5">
              <w:rPr>
                <w:rFonts w:cs="Arial"/>
                <w:szCs w:val="20"/>
                <w:lang w:val="hu-HU"/>
              </w:rPr>
              <w:t>01</w:t>
            </w:r>
          </w:p>
        </w:tc>
        <w:tc>
          <w:tcPr>
            <w:tcW w:w="840" w:type="dxa"/>
          </w:tcPr>
          <w:p w:rsidR="006053D5" w:rsidP="00EE002C" w:rsidRDefault="004758B5" w14:paraId="4046E9E8" w14:textId="5E6B3466">
            <w:pPr>
              <w:pStyle w:val="ListParagraph"/>
              <w:ind w:left="0"/>
              <w:jc w:val="both"/>
              <w:rPr>
                <w:rFonts w:cs="Arial"/>
                <w:szCs w:val="20"/>
                <w:lang w:val="hu-HU"/>
              </w:rPr>
            </w:pPr>
            <w:r>
              <w:rPr>
                <w:rFonts w:cs="Arial"/>
                <w:szCs w:val="20"/>
                <w:lang w:val="hu-HU"/>
              </w:rPr>
              <w:t>20301019</w:t>
            </w:r>
          </w:p>
        </w:tc>
        <w:tc>
          <w:tcPr>
            <w:tcW w:w="765" w:type="dxa"/>
          </w:tcPr>
          <w:p w:rsidR="006053D5" w:rsidP="00EE002C" w:rsidRDefault="004758B5" w14:paraId="7B884152" w14:textId="51C61B46">
            <w:pPr>
              <w:pStyle w:val="ListParagraph"/>
              <w:ind w:left="0"/>
              <w:jc w:val="both"/>
              <w:rPr>
                <w:rFonts w:cs="Arial"/>
                <w:szCs w:val="20"/>
                <w:lang w:val="hu-HU"/>
              </w:rPr>
            </w:pPr>
            <w:r>
              <w:rPr>
                <w:rFonts w:cs="Arial"/>
                <w:szCs w:val="20"/>
                <w:lang w:val="hu-HU"/>
              </w:rPr>
              <w:t>N</w:t>
            </w:r>
          </w:p>
        </w:tc>
        <w:tc>
          <w:tcPr>
            <w:tcW w:w="797" w:type="dxa"/>
          </w:tcPr>
          <w:p w:rsidR="006053D5" w:rsidP="00EE002C" w:rsidRDefault="004758B5" w14:paraId="353ED10A" w14:textId="38112DB0">
            <w:pPr>
              <w:pStyle w:val="ListParagraph"/>
              <w:ind w:left="0"/>
              <w:jc w:val="both"/>
              <w:rPr>
                <w:rFonts w:cs="Arial"/>
                <w:szCs w:val="20"/>
                <w:lang w:val="hu-HU"/>
              </w:rPr>
            </w:pPr>
            <w:r>
              <w:rPr>
                <w:rFonts w:cs="Arial"/>
                <w:szCs w:val="20"/>
                <w:lang w:val="hu-HU"/>
              </w:rPr>
              <w:t>Y</w:t>
            </w:r>
          </w:p>
        </w:tc>
      </w:tr>
      <w:tr w:rsidR="006053D5" w:rsidTr="79E71906" w14:paraId="529E2625" w14:textId="77777777">
        <w:tc>
          <w:tcPr>
            <w:tcW w:w="1439" w:type="dxa"/>
          </w:tcPr>
          <w:p w:rsidR="006053D5" w:rsidP="00EE002C" w:rsidRDefault="004758B5" w14:paraId="06E1375C" w14:textId="64C8EE9F">
            <w:pPr>
              <w:pStyle w:val="ListParagraph"/>
              <w:ind w:left="0"/>
              <w:jc w:val="both"/>
              <w:rPr>
                <w:rFonts w:cs="Arial"/>
                <w:szCs w:val="20"/>
                <w:lang w:val="hu-HU"/>
              </w:rPr>
            </w:pPr>
            <w:r>
              <w:rPr>
                <w:rFonts w:cs="Arial"/>
                <w:szCs w:val="20"/>
                <w:lang w:val="hu-HU"/>
              </w:rPr>
              <w:t>Etc</w:t>
            </w:r>
          </w:p>
        </w:tc>
        <w:tc>
          <w:tcPr>
            <w:tcW w:w="796" w:type="dxa"/>
          </w:tcPr>
          <w:p w:rsidR="006053D5" w:rsidP="00EE002C" w:rsidRDefault="006053D5" w14:paraId="0915714F" w14:textId="77777777">
            <w:pPr>
              <w:pStyle w:val="ListParagraph"/>
              <w:ind w:left="0"/>
              <w:jc w:val="both"/>
              <w:rPr>
                <w:rFonts w:cs="Arial"/>
                <w:szCs w:val="20"/>
                <w:lang w:val="hu-HU"/>
              </w:rPr>
            </w:pPr>
          </w:p>
        </w:tc>
        <w:tc>
          <w:tcPr>
            <w:tcW w:w="830" w:type="dxa"/>
          </w:tcPr>
          <w:p w:rsidR="006053D5" w:rsidP="00EE002C" w:rsidRDefault="006053D5" w14:paraId="16A88F9C" w14:textId="77777777">
            <w:pPr>
              <w:pStyle w:val="ListParagraph"/>
              <w:ind w:left="0"/>
              <w:jc w:val="both"/>
              <w:rPr>
                <w:rFonts w:cs="Arial"/>
                <w:szCs w:val="20"/>
                <w:lang w:val="hu-HU"/>
              </w:rPr>
            </w:pPr>
          </w:p>
        </w:tc>
        <w:tc>
          <w:tcPr>
            <w:tcW w:w="814" w:type="dxa"/>
          </w:tcPr>
          <w:p w:rsidR="006053D5" w:rsidP="00EE002C" w:rsidRDefault="006053D5" w14:paraId="5B9A1814" w14:textId="77777777">
            <w:pPr>
              <w:pStyle w:val="ListParagraph"/>
              <w:ind w:left="0"/>
              <w:jc w:val="both"/>
              <w:rPr>
                <w:rFonts w:cs="Arial"/>
                <w:szCs w:val="20"/>
                <w:lang w:val="hu-HU"/>
              </w:rPr>
            </w:pPr>
          </w:p>
        </w:tc>
        <w:tc>
          <w:tcPr>
            <w:tcW w:w="889" w:type="dxa"/>
          </w:tcPr>
          <w:p w:rsidR="006053D5" w:rsidP="00EE002C" w:rsidRDefault="006053D5" w14:paraId="419AB140" w14:textId="77777777">
            <w:pPr>
              <w:pStyle w:val="ListParagraph"/>
              <w:ind w:left="0"/>
              <w:jc w:val="both"/>
              <w:rPr>
                <w:rFonts w:cs="Arial"/>
                <w:szCs w:val="20"/>
                <w:lang w:val="hu-HU"/>
              </w:rPr>
            </w:pPr>
          </w:p>
        </w:tc>
        <w:tc>
          <w:tcPr>
            <w:tcW w:w="840" w:type="dxa"/>
          </w:tcPr>
          <w:p w:rsidR="006053D5" w:rsidP="00EE002C" w:rsidRDefault="006053D5" w14:paraId="668EB2FF" w14:textId="77777777">
            <w:pPr>
              <w:pStyle w:val="ListParagraph"/>
              <w:ind w:left="0"/>
              <w:jc w:val="both"/>
              <w:rPr>
                <w:rFonts w:cs="Arial"/>
                <w:szCs w:val="20"/>
                <w:lang w:val="hu-HU"/>
              </w:rPr>
            </w:pPr>
          </w:p>
        </w:tc>
        <w:tc>
          <w:tcPr>
            <w:tcW w:w="765" w:type="dxa"/>
          </w:tcPr>
          <w:p w:rsidR="006053D5" w:rsidP="00EE002C" w:rsidRDefault="006053D5" w14:paraId="0B75DD2C" w14:textId="77777777">
            <w:pPr>
              <w:pStyle w:val="ListParagraph"/>
              <w:ind w:left="0"/>
              <w:jc w:val="both"/>
              <w:rPr>
                <w:rFonts w:cs="Arial"/>
                <w:szCs w:val="20"/>
                <w:lang w:val="hu-HU"/>
              </w:rPr>
            </w:pPr>
          </w:p>
        </w:tc>
        <w:tc>
          <w:tcPr>
            <w:tcW w:w="797" w:type="dxa"/>
          </w:tcPr>
          <w:p w:rsidR="006053D5" w:rsidP="00EE002C" w:rsidRDefault="006053D5" w14:paraId="43B2901D" w14:textId="77777777">
            <w:pPr>
              <w:pStyle w:val="ListParagraph"/>
              <w:ind w:left="0"/>
              <w:jc w:val="both"/>
              <w:rPr>
                <w:rFonts w:cs="Arial"/>
                <w:szCs w:val="20"/>
                <w:lang w:val="hu-HU"/>
              </w:rPr>
            </w:pPr>
          </w:p>
        </w:tc>
      </w:tr>
      <w:tr w:rsidR="006053D5" w:rsidTr="79E71906" w14:paraId="60F6053B" w14:textId="77777777">
        <w:tc>
          <w:tcPr>
            <w:tcW w:w="1439" w:type="dxa"/>
          </w:tcPr>
          <w:p w:rsidR="006053D5" w:rsidP="00EE002C" w:rsidRDefault="004758B5" w14:paraId="182A31A2" w14:textId="57D8A77C">
            <w:pPr>
              <w:pStyle w:val="ListParagraph"/>
              <w:ind w:left="0"/>
              <w:jc w:val="both"/>
              <w:rPr>
                <w:rFonts w:cs="Arial"/>
                <w:szCs w:val="20"/>
                <w:lang w:val="hu-HU"/>
              </w:rPr>
            </w:pPr>
            <w:r>
              <w:rPr>
                <w:rFonts w:cs="Arial"/>
                <w:szCs w:val="20"/>
                <w:lang w:val="hu-HU"/>
              </w:rPr>
              <w:t>Etc</w:t>
            </w:r>
          </w:p>
        </w:tc>
        <w:tc>
          <w:tcPr>
            <w:tcW w:w="796" w:type="dxa"/>
          </w:tcPr>
          <w:p w:rsidR="006053D5" w:rsidP="00EE002C" w:rsidRDefault="006053D5" w14:paraId="25BEE5AD" w14:textId="77777777">
            <w:pPr>
              <w:pStyle w:val="ListParagraph"/>
              <w:ind w:left="0"/>
              <w:jc w:val="both"/>
              <w:rPr>
                <w:rFonts w:cs="Arial"/>
                <w:szCs w:val="20"/>
                <w:lang w:val="hu-HU"/>
              </w:rPr>
            </w:pPr>
          </w:p>
        </w:tc>
        <w:tc>
          <w:tcPr>
            <w:tcW w:w="830" w:type="dxa"/>
          </w:tcPr>
          <w:p w:rsidR="006053D5" w:rsidP="00EE002C" w:rsidRDefault="006053D5" w14:paraId="277DDED0" w14:textId="77777777">
            <w:pPr>
              <w:pStyle w:val="ListParagraph"/>
              <w:ind w:left="0"/>
              <w:jc w:val="both"/>
              <w:rPr>
                <w:rFonts w:cs="Arial"/>
                <w:szCs w:val="20"/>
                <w:lang w:val="hu-HU"/>
              </w:rPr>
            </w:pPr>
          </w:p>
        </w:tc>
        <w:tc>
          <w:tcPr>
            <w:tcW w:w="814" w:type="dxa"/>
          </w:tcPr>
          <w:p w:rsidR="006053D5" w:rsidP="00EE002C" w:rsidRDefault="006053D5" w14:paraId="22D9978C" w14:textId="77777777">
            <w:pPr>
              <w:pStyle w:val="ListParagraph"/>
              <w:ind w:left="0"/>
              <w:jc w:val="both"/>
              <w:rPr>
                <w:rFonts w:cs="Arial"/>
                <w:szCs w:val="20"/>
                <w:lang w:val="hu-HU"/>
              </w:rPr>
            </w:pPr>
          </w:p>
        </w:tc>
        <w:tc>
          <w:tcPr>
            <w:tcW w:w="889" w:type="dxa"/>
          </w:tcPr>
          <w:p w:rsidR="006053D5" w:rsidP="00EE002C" w:rsidRDefault="006053D5" w14:paraId="1097A25D" w14:textId="77777777">
            <w:pPr>
              <w:pStyle w:val="ListParagraph"/>
              <w:ind w:left="0"/>
              <w:jc w:val="both"/>
              <w:rPr>
                <w:rFonts w:cs="Arial"/>
                <w:szCs w:val="20"/>
                <w:lang w:val="hu-HU"/>
              </w:rPr>
            </w:pPr>
          </w:p>
        </w:tc>
        <w:tc>
          <w:tcPr>
            <w:tcW w:w="840" w:type="dxa"/>
          </w:tcPr>
          <w:p w:rsidR="006053D5" w:rsidP="00EE002C" w:rsidRDefault="006053D5" w14:paraId="243C8EB9" w14:textId="77777777">
            <w:pPr>
              <w:pStyle w:val="ListParagraph"/>
              <w:ind w:left="0"/>
              <w:jc w:val="both"/>
              <w:rPr>
                <w:rFonts w:cs="Arial"/>
                <w:szCs w:val="20"/>
                <w:lang w:val="hu-HU"/>
              </w:rPr>
            </w:pPr>
          </w:p>
        </w:tc>
        <w:tc>
          <w:tcPr>
            <w:tcW w:w="765" w:type="dxa"/>
          </w:tcPr>
          <w:p w:rsidR="006053D5" w:rsidP="00EE002C" w:rsidRDefault="006053D5" w14:paraId="423C06E1" w14:textId="77777777">
            <w:pPr>
              <w:pStyle w:val="ListParagraph"/>
              <w:ind w:left="0"/>
              <w:jc w:val="both"/>
              <w:rPr>
                <w:rFonts w:cs="Arial"/>
                <w:szCs w:val="20"/>
                <w:lang w:val="hu-HU"/>
              </w:rPr>
            </w:pPr>
          </w:p>
        </w:tc>
        <w:tc>
          <w:tcPr>
            <w:tcW w:w="797" w:type="dxa"/>
          </w:tcPr>
          <w:p w:rsidR="006053D5" w:rsidP="00EE002C" w:rsidRDefault="006053D5" w14:paraId="13E0BE02" w14:textId="77777777">
            <w:pPr>
              <w:pStyle w:val="ListParagraph"/>
              <w:ind w:left="0"/>
              <w:jc w:val="both"/>
              <w:rPr>
                <w:rFonts w:cs="Arial"/>
                <w:szCs w:val="20"/>
                <w:lang w:val="hu-HU"/>
              </w:rPr>
            </w:pPr>
          </w:p>
        </w:tc>
      </w:tr>
    </w:tbl>
    <w:p w:rsidR="00DF45DA" w:rsidP="00AF041F" w:rsidRDefault="00DF45DA" w14:paraId="13A51324" w14:textId="37E11303">
      <w:pPr>
        <w:pStyle w:val="ListParagraph"/>
        <w:jc w:val="both"/>
        <w:rPr>
          <w:rFonts w:cs="Arial"/>
          <w:szCs w:val="20"/>
          <w:lang w:val="hu-HU"/>
        </w:rPr>
      </w:pPr>
      <w:r>
        <w:rPr>
          <w:rFonts w:cs="Arial"/>
          <w:szCs w:val="20"/>
          <w:lang w:val="hu-HU"/>
        </w:rPr>
        <w:t xml:space="preserve">The fields and their types are the same as described in </w:t>
      </w:r>
      <w:r w:rsidR="00E57844">
        <w:rPr>
          <w:rFonts w:cs="Arial"/>
          <w:szCs w:val="20"/>
          <w:lang w:val="hu-HU"/>
        </w:rPr>
        <w:t>first</w:t>
      </w:r>
      <w:r w:rsidR="007E6617">
        <w:rPr>
          <w:rFonts w:cs="Arial"/>
          <w:szCs w:val="20"/>
          <w:lang w:val="hu-HU"/>
        </w:rPr>
        <w:t xml:space="preserve"> chapter.</w:t>
      </w:r>
    </w:p>
    <w:p w:rsidR="00DF45DA" w:rsidP="00AF041F" w:rsidRDefault="00DF45DA" w14:paraId="1A7A2A28" w14:textId="77777777">
      <w:pPr>
        <w:pStyle w:val="ListParagraph"/>
        <w:jc w:val="both"/>
        <w:rPr>
          <w:rFonts w:cs="Arial"/>
          <w:szCs w:val="20"/>
          <w:lang w:val="hu-HU"/>
        </w:rPr>
      </w:pPr>
    </w:p>
    <w:p w:rsidRPr="007E6617" w:rsidR="00AE3B2A" w:rsidP="007E6617" w:rsidRDefault="004758B5" w14:paraId="5028F875" w14:textId="0A82C1F4">
      <w:pPr>
        <w:pStyle w:val="ListParagraph"/>
        <w:jc w:val="both"/>
        <w:rPr>
          <w:rFonts w:cs="Arial"/>
          <w:lang w:val="hu-HU"/>
        </w:rPr>
      </w:pPr>
      <w:commentRangeStart w:id="623"/>
      <w:commentRangeStart w:id="624"/>
      <w:r w:rsidRPr="199C0A82">
        <w:rPr>
          <w:rFonts w:cs="Arial"/>
          <w:lang w:val="hu-HU"/>
        </w:rPr>
        <w:t xml:space="preserve">The assumption is that Oracle will populate only </w:t>
      </w:r>
      <w:r w:rsidRPr="199C0A82" w:rsidR="00245A6C">
        <w:rPr>
          <w:rFonts w:cs="Arial"/>
          <w:lang w:val="hu-HU"/>
        </w:rPr>
        <w:t>such records where at least one change is present in the value of the fields</w:t>
      </w:r>
      <w:r w:rsidRPr="199C0A82" w:rsidR="007E6617">
        <w:rPr>
          <w:rFonts w:cs="Arial"/>
          <w:lang w:val="hu-HU"/>
        </w:rPr>
        <w:t>, only delta records</w:t>
      </w:r>
      <w:r w:rsidRPr="199C0A82" w:rsidR="00245A6C">
        <w:rPr>
          <w:rFonts w:cs="Arial"/>
          <w:lang w:val="hu-HU"/>
        </w:rPr>
        <w:t>.</w:t>
      </w:r>
      <w:commentRangeEnd w:id="623"/>
      <w:r w:rsidR="00667B0A">
        <w:rPr>
          <w:rStyle w:val="CommentReference"/>
        </w:rPr>
        <w:commentReference w:id="623"/>
      </w:r>
      <w:commentRangeEnd w:id="624"/>
      <w:r>
        <w:rPr>
          <w:rStyle w:val="CommentReference"/>
        </w:rPr>
        <w:commentReference w:id="624"/>
      </w:r>
    </w:p>
    <w:p w:rsidR="004758B5" w:rsidP="00EE002C" w:rsidRDefault="004758B5" w14:paraId="6151A05F" w14:textId="77777777">
      <w:pPr>
        <w:pStyle w:val="ListParagraph"/>
        <w:jc w:val="both"/>
        <w:rPr>
          <w:rFonts w:cs="Arial"/>
          <w:szCs w:val="20"/>
          <w:lang w:val="hu-HU"/>
        </w:rPr>
      </w:pPr>
    </w:p>
    <w:p w:rsidR="00B4338C" w:rsidP="00EE002C" w:rsidRDefault="004758B5" w14:paraId="2172D953" w14:textId="78734E66">
      <w:pPr>
        <w:pStyle w:val="ListParagraph"/>
        <w:jc w:val="both"/>
        <w:rPr>
          <w:rFonts w:cs="Arial"/>
          <w:szCs w:val="20"/>
          <w:lang w:val="hu-HU"/>
        </w:rPr>
      </w:pPr>
      <w:r>
        <w:rPr>
          <w:rFonts w:cs="Arial"/>
          <w:szCs w:val="20"/>
          <w:lang w:val="hu-HU"/>
        </w:rPr>
        <w:t xml:space="preserve">CORE02 </w:t>
      </w:r>
      <w:r w:rsidR="00777CB1">
        <w:rPr>
          <w:rFonts w:cs="Arial"/>
          <w:szCs w:val="20"/>
          <w:lang w:val="hu-HU"/>
        </w:rPr>
        <w:t>once a day, on working days</w:t>
      </w:r>
    </w:p>
    <w:p w:rsidRPr="006A0B60" w:rsidR="006A0B60" w:rsidP="007839EF" w:rsidRDefault="00983B6D" w14:paraId="405EFCA5" w14:textId="30C05C49">
      <w:pPr>
        <w:pStyle w:val="ListParagraph"/>
        <w:numPr>
          <w:ilvl w:val="0"/>
          <w:numId w:val="41"/>
        </w:numPr>
        <w:ind w:left="1418" w:hanging="284"/>
        <w:rPr>
          <w:rFonts w:cs="Arial"/>
          <w:szCs w:val="20"/>
          <w:lang w:val="hu-HU"/>
        </w:rPr>
      </w:pPr>
      <w:r>
        <w:rPr>
          <w:rFonts w:cs="Arial"/>
          <w:szCs w:val="20"/>
          <w:lang w:val="hu-HU"/>
        </w:rPr>
        <w:t>Will c</w:t>
      </w:r>
      <w:r w:rsidR="006A0B60">
        <w:rPr>
          <w:rFonts w:cs="Arial"/>
          <w:szCs w:val="20"/>
          <w:lang w:val="hu-HU"/>
        </w:rPr>
        <w:t>opy</w:t>
      </w:r>
      <w:r w:rsidR="00AD64AF">
        <w:rPr>
          <w:rFonts w:cs="Arial"/>
          <w:szCs w:val="20"/>
          <w:lang w:val="hu-HU"/>
        </w:rPr>
        <w:t xml:space="preserve"> the records</w:t>
      </w:r>
      <w:r w:rsidRPr="006A0B60" w:rsidR="006A0B60">
        <w:rPr>
          <w:rFonts w:cs="Arial"/>
          <w:szCs w:val="20"/>
          <w:lang w:val="hu-HU"/>
        </w:rPr>
        <w:t xml:space="preserve"> from the IFS file into a new file in CORE02. Following are the proposed fields in the new file:</w:t>
      </w:r>
    </w:p>
    <w:p w:rsidRPr="006A0B60" w:rsidR="006A0B60" w:rsidP="006A0B60" w:rsidRDefault="006A0B60" w14:paraId="170F0BA1" w14:textId="77777777">
      <w:pPr>
        <w:pStyle w:val="ListParagraph"/>
        <w:rPr>
          <w:rFonts w:cs="Arial"/>
          <w:szCs w:val="20"/>
          <w:lang w:val="hu-HU"/>
        </w:rPr>
      </w:pPr>
    </w:p>
    <w:tbl>
      <w:tblPr>
        <w:tblStyle w:val="TableGrid"/>
        <w:tblW w:w="0" w:type="auto"/>
        <w:tblInd w:w="720" w:type="dxa"/>
        <w:tblLook w:val="04A0" w:firstRow="1" w:lastRow="0" w:firstColumn="1" w:lastColumn="0" w:noHBand="0" w:noVBand="1"/>
      </w:tblPr>
      <w:tblGrid>
        <w:gridCol w:w="3012"/>
        <w:gridCol w:w="4376"/>
      </w:tblGrid>
      <w:tr w:rsidR="006A0B60" w14:paraId="34F4D3F7" w14:textId="77777777">
        <w:tc>
          <w:tcPr>
            <w:tcW w:w="3012" w:type="dxa"/>
          </w:tcPr>
          <w:p w:rsidRPr="00F44F6E" w:rsidR="006A0B60" w:rsidRDefault="006A0B60" w14:paraId="373DD01E" w14:textId="77777777">
            <w:pPr>
              <w:pStyle w:val="ListParagraph"/>
              <w:ind w:left="0"/>
              <w:rPr>
                <w:b/>
                <w:bCs/>
              </w:rPr>
            </w:pPr>
            <w:r w:rsidRPr="00F44F6E">
              <w:rPr>
                <w:b/>
                <w:bCs/>
              </w:rPr>
              <w:t>Field</w:t>
            </w:r>
          </w:p>
        </w:tc>
        <w:tc>
          <w:tcPr>
            <w:tcW w:w="4376" w:type="dxa"/>
          </w:tcPr>
          <w:p w:rsidRPr="00F44F6E" w:rsidR="006A0B60" w:rsidRDefault="006A0B60" w14:paraId="5965E451" w14:textId="77777777">
            <w:pPr>
              <w:pStyle w:val="ListParagraph"/>
              <w:ind w:left="0"/>
              <w:rPr>
                <w:b/>
                <w:bCs/>
              </w:rPr>
            </w:pPr>
            <w:r w:rsidRPr="00F44F6E">
              <w:rPr>
                <w:b/>
                <w:bCs/>
              </w:rPr>
              <w:t>Description</w:t>
            </w:r>
          </w:p>
        </w:tc>
      </w:tr>
      <w:tr w:rsidR="006A0B60" w14:paraId="4439B93A" w14:textId="77777777">
        <w:tc>
          <w:tcPr>
            <w:tcW w:w="3012" w:type="dxa"/>
          </w:tcPr>
          <w:p w:rsidR="006A0B60" w:rsidRDefault="006A0B60" w14:paraId="2F746AB8" w14:textId="41E83234">
            <w:pPr>
              <w:pStyle w:val="ListParagraph"/>
              <w:ind w:left="0"/>
            </w:pPr>
            <w:r>
              <w:t xml:space="preserve">Client </w:t>
            </w:r>
            <w:r w:rsidR="00AD64AF">
              <w:t>Number</w:t>
            </w:r>
          </w:p>
        </w:tc>
        <w:tc>
          <w:tcPr>
            <w:tcW w:w="4376" w:type="dxa"/>
          </w:tcPr>
          <w:p w:rsidR="006A0B60" w:rsidRDefault="006A0B60" w14:paraId="202EF355" w14:textId="3C380035">
            <w:pPr>
              <w:pStyle w:val="ListParagraph"/>
              <w:ind w:left="0"/>
            </w:pPr>
            <w:r>
              <w:t xml:space="preserve">Client </w:t>
            </w:r>
            <w:r w:rsidR="00B5536A">
              <w:t>Number</w:t>
            </w:r>
            <w:r>
              <w:t xml:space="preserve"> value from the file received from </w:t>
            </w:r>
            <w:r w:rsidR="00B5536A">
              <w:t>Oracle</w:t>
            </w:r>
            <w:r>
              <w:t xml:space="preserve"> </w:t>
            </w:r>
          </w:p>
        </w:tc>
      </w:tr>
      <w:tr w:rsidR="006A0B60" w14:paraId="7901BD98" w14:textId="77777777">
        <w:tc>
          <w:tcPr>
            <w:tcW w:w="3012" w:type="dxa"/>
          </w:tcPr>
          <w:p w:rsidR="006A0B60" w:rsidRDefault="00AD64AF" w14:paraId="7583CC7F" w14:textId="2D74DE86">
            <w:pPr>
              <w:pStyle w:val="ListParagraph"/>
              <w:ind w:left="0"/>
            </w:pPr>
            <w:r>
              <w:t>AML</w:t>
            </w:r>
            <w:r w:rsidR="006A0B60">
              <w:t xml:space="preserve"> </w:t>
            </w:r>
            <w:r>
              <w:t>Block</w:t>
            </w:r>
          </w:p>
        </w:tc>
        <w:tc>
          <w:tcPr>
            <w:tcW w:w="4376" w:type="dxa"/>
          </w:tcPr>
          <w:p w:rsidR="006A0B60" w:rsidRDefault="00B5536A" w14:paraId="5C490997" w14:textId="1BF78E40">
            <w:pPr>
              <w:pStyle w:val="ListParagraph"/>
              <w:ind w:left="0"/>
            </w:pPr>
            <w:r>
              <w:t>AML</w:t>
            </w:r>
            <w:r w:rsidR="006A0B60">
              <w:t xml:space="preserve"> Block value </w:t>
            </w:r>
            <w:r w:rsidR="00961F8A">
              <w:t xml:space="preserve">as </w:t>
            </w:r>
            <w:r w:rsidR="006A0B60">
              <w:t xml:space="preserve">received from </w:t>
            </w:r>
            <w:r>
              <w:t>Oracle</w:t>
            </w:r>
          </w:p>
        </w:tc>
      </w:tr>
      <w:tr w:rsidR="00961F8A" w14:paraId="452673D2" w14:textId="77777777">
        <w:tc>
          <w:tcPr>
            <w:tcW w:w="3012" w:type="dxa"/>
          </w:tcPr>
          <w:p w:rsidR="00961F8A" w:rsidP="00961F8A" w:rsidRDefault="00961F8A" w14:paraId="52D364F5" w14:textId="0F1AFDCE">
            <w:pPr>
              <w:pStyle w:val="ListParagraph"/>
              <w:ind w:left="0"/>
            </w:pPr>
            <w:r>
              <w:t>KYC status</w:t>
            </w:r>
          </w:p>
        </w:tc>
        <w:tc>
          <w:tcPr>
            <w:tcW w:w="4376" w:type="dxa"/>
          </w:tcPr>
          <w:p w:rsidR="00961F8A" w:rsidP="00961F8A" w:rsidRDefault="00961F8A" w14:paraId="4117B278" w14:textId="687DD8F9">
            <w:pPr>
              <w:pStyle w:val="ListParagraph"/>
              <w:ind w:left="0"/>
            </w:pPr>
            <w:r>
              <w:t>KYC status value as received from Oracle</w:t>
            </w:r>
          </w:p>
        </w:tc>
      </w:tr>
      <w:tr w:rsidR="00961F8A" w14:paraId="3AE0FBF0" w14:textId="77777777">
        <w:tc>
          <w:tcPr>
            <w:tcW w:w="3012" w:type="dxa"/>
          </w:tcPr>
          <w:p w:rsidR="00961F8A" w:rsidP="00961F8A" w:rsidRDefault="00961F8A" w14:paraId="69D561AD" w14:textId="0635BC15">
            <w:pPr>
              <w:pStyle w:val="ListParagraph"/>
              <w:ind w:left="0"/>
            </w:pPr>
            <w:r>
              <w:t>Risk rating</w:t>
            </w:r>
          </w:p>
        </w:tc>
        <w:tc>
          <w:tcPr>
            <w:tcW w:w="4376" w:type="dxa"/>
          </w:tcPr>
          <w:p w:rsidR="00961F8A" w:rsidP="00961F8A" w:rsidRDefault="00961F8A" w14:paraId="3A110B08" w14:textId="718F3DBF">
            <w:pPr>
              <w:pStyle w:val="ListParagraph"/>
              <w:ind w:left="0"/>
            </w:pPr>
            <w:r>
              <w:t>Risk rating value as received from Oracle</w:t>
            </w:r>
          </w:p>
        </w:tc>
      </w:tr>
      <w:tr w:rsidR="00961F8A" w14:paraId="72DCF391" w14:textId="77777777">
        <w:tc>
          <w:tcPr>
            <w:tcW w:w="3012" w:type="dxa"/>
          </w:tcPr>
          <w:p w:rsidR="00961F8A" w:rsidP="00961F8A" w:rsidRDefault="00961F8A" w14:paraId="3846938C" w14:textId="6B42AEAD">
            <w:pPr>
              <w:pStyle w:val="ListParagraph"/>
              <w:ind w:left="0"/>
            </w:pPr>
            <w:r>
              <w:t>Review date</w:t>
            </w:r>
          </w:p>
        </w:tc>
        <w:tc>
          <w:tcPr>
            <w:tcW w:w="4376" w:type="dxa"/>
          </w:tcPr>
          <w:p w:rsidR="00961F8A" w:rsidP="00961F8A" w:rsidRDefault="00961F8A" w14:paraId="06973BC7" w14:textId="094E81A5">
            <w:pPr>
              <w:pStyle w:val="ListParagraph"/>
              <w:ind w:left="0"/>
            </w:pPr>
            <w:r>
              <w:t>Review date value as received from Oracle</w:t>
            </w:r>
          </w:p>
        </w:tc>
      </w:tr>
      <w:tr w:rsidR="00773078" w14:paraId="0E4CF42B" w14:textId="77777777">
        <w:tc>
          <w:tcPr>
            <w:tcW w:w="3012" w:type="dxa"/>
          </w:tcPr>
          <w:p w:rsidR="00773078" w:rsidP="00773078" w:rsidRDefault="00773078" w14:paraId="10CF0E20" w14:textId="765DC17B">
            <w:pPr>
              <w:pStyle w:val="ListParagraph"/>
              <w:ind w:left="0"/>
            </w:pPr>
            <w:r>
              <w:t>Expiry date</w:t>
            </w:r>
          </w:p>
        </w:tc>
        <w:tc>
          <w:tcPr>
            <w:tcW w:w="4376" w:type="dxa"/>
          </w:tcPr>
          <w:p w:rsidR="00773078" w:rsidP="00773078" w:rsidRDefault="00773078" w14:paraId="725DA9EE" w14:textId="1F083EBC">
            <w:pPr>
              <w:pStyle w:val="ListParagraph"/>
              <w:ind w:left="0"/>
            </w:pPr>
            <w:r>
              <w:t>Expiry date value as received from Oracle</w:t>
            </w:r>
          </w:p>
        </w:tc>
      </w:tr>
      <w:tr w:rsidR="00DB2D2E" w14:paraId="17994508" w14:textId="77777777">
        <w:tc>
          <w:tcPr>
            <w:tcW w:w="3012" w:type="dxa"/>
          </w:tcPr>
          <w:p w:rsidR="00DB2D2E" w:rsidP="00DB2D2E" w:rsidRDefault="00DB2D2E" w14:paraId="0DC2F6B2" w14:textId="1A0152EC">
            <w:pPr>
              <w:pStyle w:val="ListParagraph"/>
              <w:ind w:left="0"/>
            </w:pPr>
            <w:r>
              <w:t>PEP</w:t>
            </w:r>
          </w:p>
        </w:tc>
        <w:tc>
          <w:tcPr>
            <w:tcW w:w="4376" w:type="dxa"/>
          </w:tcPr>
          <w:p w:rsidR="00DB2D2E" w:rsidP="00DB2D2E" w:rsidRDefault="00DB2D2E" w14:paraId="0B7EB959" w14:textId="24845547">
            <w:pPr>
              <w:pStyle w:val="ListParagraph"/>
              <w:ind w:left="0"/>
            </w:pPr>
            <w:r>
              <w:t>PEP value as received from Oracle</w:t>
            </w:r>
          </w:p>
        </w:tc>
      </w:tr>
      <w:tr w:rsidR="00DB2D2E" w14:paraId="76B14791" w14:textId="77777777">
        <w:tc>
          <w:tcPr>
            <w:tcW w:w="3012" w:type="dxa"/>
          </w:tcPr>
          <w:p w:rsidR="00DB2D2E" w:rsidP="00DB2D2E" w:rsidRDefault="005E571F" w14:paraId="48837B26" w14:textId="6E00E994">
            <w:pPr>
              <w:pStyle w:val="ListParagraph"/>
              <w:ind w:left="0"/>
            </w:pPr>
            <w:commentRangeStart w:id="625"/>
            <w:commentRangeStart w:id="626"/>
            <w:r>
              <w:rPr>
                <w:rFonts w:cs="Arial"/>
                <w:szCs w:val="20"/>
                <w:lang w:val="hu-HU" w:eastAsia="hu-HU"/>
              </w:rPr>
              <w:t>Sanction</w:t>
            </w:r>
            <w:r w:rsidRPr="00C3739E">
              <w:rPr>
                <w:rFonts w:cs="Arial"/>
                <w:szCs w:val="20"/>
                <w:lang w:val="hu-HU" w:eastAsia="hu-HU"/>
              </w:rPr>
              <w:t xml:space="preserve"> </w:t>
            </w:r>
            <w:r>
              <w:rPr>
                <w:rFonts w:cs="Arial"/>
                <w:szCs w:val="20"/>
                <w:lang w:val="hu-HU" w:eastAsia="hu-HU"/>
              </w:rPr>
              <w:t>B</w:t>
            </w:r>
            <w:r w:rsidRPr="00C3739E">
              <w:rPr>
                <w:rFonts w:cs="Arial"/>
                <w:szCs w:val="20"/>
                <w:lang w:val="hu-HU" w:eastAsia="hu-HU"/>
              </w:rPr>
              <w:t xml:space="preserve">lock </w:t>
            </w:r>
            <w:r>
              <w:rPr>
                <w:rFonts w:cs="Arial"/>
                <w:szCs w:val="20"/>
                <w:lang w:val="hu-HU" w:eastAsia="hu-HU"/>
              </w:rPr>
              <w:t>Flag</w:t>
            </w:r>
          </w:p>
        </w:tc>
        <w:tc>
          <w:tcPr>
            <w:tcW w:w="4376" w:type="dxa"/>
          </w:tcPr>
          <w:p w:rsidR="00DB2D2E" w:rsidP="00DB2D2E" w:rsidRDefault="005E571F" w14:paraId="771834DF" w14:textId="6DD51549">
            <w:pPr>
              <w:pStyle w:val="ListParagraph"/>
              <w:ind w:left="0"/>
            </w:pPr>
            <w:r>
              <w:rPr>
                <w:rFonts w:cs="Arial"/>
                <w:szCs w:val="20"/>
                <w:lang w:val="hu-HU" w:eastAsia="hu-HU"/>
              </w:rPr>
              <w:t>Sanction</w:t>
            </w:r>
            <w:r w:rsidRPr="00C3739E">
              <w:rPr>
                <w:rFonts w:cs="Arial"/>
                <w:szCs w:val="20"/>
                <w:lang w:val="hu-HU" w:eastAsia="hu-HU"/>
              </w:rPr>
              <w:t xml:space="preserve"> </w:t>
            </w:r>
            <w:r>
              <w:rPr>
                <w:rFonts w:cs="Arial"/>
                <w:szCs w:val="20"/>
                <w:lang w:val="hu-HU" w:eastAsia="hu-HU"/>
              </w:rPr>
              <w:t>B</w:t>
            </w:r>
            <w:r w:rsidRPr="00C3739E">
              <w:rPr>
                <w:rFonts w:cs="Arial"/>
                <w:szCs w:val="20"/>
                <w:lang w:val="hu-HU" w:eastAsia="hu-HU"/>
              </w:rPr>
              <w:t xml:space="preserve">lock </w:t>
            </w:r>
            <w:r>
              <w:rPr>
                <w:rFonts w:cs="Arial"/>
                <w:szCs w:val="20"/>
                <w:lang w:val="hu-HU" w:eastAsia="hu-HU"/>
              </w:rPr>
              <w:t>Flag</w:t>
            </w:r>
            <w:r>
              <w:t xml:space="preserve"> </w:t>
            </w:r>
            <w:r w:rsidR="00DB2D2E">
              <w:t>value as received from Oracle</w:t>
            </w:r>
            <w:commentRangeEnd w:id="625"/>
            <w:r w:rsidR="00095E12">
              <w:rPr>
                <w:rStyle w:val="CommentReference"/>
              </w:rPr>
              <w:commentReference w:id="625"/>
            </w:r>
            <w:commentRangeEnd w:id="626"/>
            <w:r w:rsidR="0066662E">
              <w:rPr>
                <w:rStyle w:val="CommentReference"/>
              </w:rPr>
              <w:commentReference w:id="626"/>
            </w:r>
          </w:p>
        </w:tc>
      </w:tr>
      <w:tr w:rsidRPr="005C0A0F" w:rsidR="00DB2D2E" w14:paraId="5AC5AD5C" w14:textId="77777777">
        <w:tc>
          <w:tcPr>
            <w:tcW w:w="3012" w:type="dxa"/>
          </w:tcPr>
          <w:p w:rsidRPr="005C0A0F" w:rsidR="00DB2D2E" w:rsidP="00DB2D2E" w:rsidRDefault="00DB2D2E" w14:paraId="7957A7F1" w14:textId="1CFC03B3">
            <w:pPr>
              <w:pStyle w:val="ListParagraph"/>
              <w:ind w:left="0"/>
              <w:rPr>
                <w:b/>
                <w:bCs/>
              </w:rPr>
            </w:pPr>
            <w:r w:rsidRPr="005C0A0F">
              <w:rPr>
                <w:b/>
                <w:bCs/>
              </w:rPr>
              <w:t>Status</w:t>
            </w:r>
          </w:p>
        </w:tc>
        <w:tc>
          <w:tcPr>
            <w:tcW w:w="4376" w:type="dxa"/>
          </w:tcPr>
          <w:p w:rsidRPr="005C0A0F" w:rsidR="00DB2D2E" w:rsidP="00DB2D2E" w:rsidRDefault="00DB2D2E" w14:paraId="2B6D72A6" w14:textId="77777777">
            <w:pPr>
              <w:pStyle w:val="ListParagraph"/>
              <w:ind w:left="0"/>
              <w:rPr>
                <w:b/>
                <w:bCs/>
              </w:rPr>
            </w:pPr>
            <w:r w:rsidRPr="005C0A0F">
              <w:rPr>
                <w:b/>
                <w:bCs/>
              </w:rPr>
              <w:t>To indicate the upload status of the record, will have the following values:</w:t>
            </w:r>
          </w:p>
          <w:p w:rsidRPr="005C0A0F" w:rsidR="00DB2D2E" w:rsidP="00DB2D2E" w:rsidRDefault="00DB2D2E" w14:paraId="6F2444BD" w14:textId="77777777">
            <w:pPr>
              <w:pStyle w:val="ListParagraph"/>
              <w:ind w:left="0"/>
              <w:rPr>
                <w:b/>
                <w:bCs/>
              </w:rPr>
            </w:pPr>
            <w:r w:rsidRPr="005C0A0F">
              <w:rPr>
                <w:b/>
                <w:bCs/>
              </w:rPr>
              <w:t>S - Success</w:t>
            </w:r>
          </w:p>
          <w:p w:rsidRPr="005C0A0F" w:rsidR="00DB2D2E" w:rsidP="00DB2D2E" w:rsidRDefault="00DB2D2E" w14:paraId="32D2C469" w14:textId="5D6E0B48">
            <w:pPr>
              <w:pStyle w:val="ListParagraph"/>
              <w:ind w:left="0"/>
              <w:rPr>
                <w:b/>
                <w:bCs/>
              </w:rPr>
            </w:pPr>
            <w:r w:rsidRPr="005C0A0F">
              <w:rPr>
                <w:b/>
                <w:bCs/>
              </w:rPr>
              <w:t>F - Failed</w:t>
            </w:r>
          </w:p>
        </w:tc>
      </w:tr>
      <w:tr w:rsidRPr="005C0A0F" w:rsidR="00DB2D2E" w14:paraId="00C4E17E" w14:textId="77777777">
        <w:tc>
          <w:tcPr>
            <w:tcW w:w="3012" w:type="dxa"/>
          </w:tcPr>
          <w:p w:rsidRPr="005C0A0F" w:rsidR="00DB2D2E" w:rsidP="00DB2D2E" w:rsidRDefault="00DB2D2E" w14:paraId="6F360B0A" w14:textId="77777777">
            <w:pPr>
              <w:pStyle w:val="ListParagraph"/>
              <w:ind w:left="0"/>
              <w:rPr>
                <w:b/>
                <w:bCs/>
              </w:rPr>
            </w:pPr>
            <w:r w:rsidRPr="005C0A0F">
              <w:rPr>
                <w:b/>
                <w:bCs/>
              </w:rPr>
              <w:t>Reason</w:t>
            </w:r>
          </w:p>
        </w:tc>
        <w:tc>
          <w:tcPr>
            <w:tcW w:w="4376" w:type="dxa"/>
          </w:tcPr>
          <w:p w:rsidRPr="005C0A0F" w:rsidR="00DB2D2E" w:rsidP="00DB2D2E" w:rsidRDefault="00DB2D2E" w14:paraId="075270FA" w14:textId="56685635">
            <w:pPr>
              <w:pStyle w:val="ListParagraph"/>
              <w:ind w:left="0"/>
              <w:rPr>
                <w:b/>
                <w:bCs/>
              </w:rPr>
            </w:pPr>
            <w:r w:rsidRPr="005C0A0F">
              <w:rPr>
                <w:b/>
                <w:bCs/>
              </w:rPr>
              <w:t>Reason in</w:t>
            </w:r>
            <w:r w:rsidRPr="005C0A0F" w:rsidR="007839EF">
              <w:rPr>
                <w:b/>
                <w:bCs/>
              </w:rPr>
              <w:t xml:space="preserve"> </w:t>
            </w:r>
            <w:r w:rsidRPr="005C0A0F">
              <w:rPr>
                <w:b/>
                <w:bCs/>
              </w:rPr>
              <w:t>case of failure to upload</w:t>
            </w:r>
          </w:p>
        </w:tc>
      </w:tr>
    </w:tbl>
    <w:p w:rsidRPr="00094E25" w:rsidR="00CD23C5" w:rsidP="00CD23C5" w:rsidRDefault="00CD23C5" w14:paraId="1CDD79DE" w14:textId="77777777">
      <w:pPr>
        <w:pStyle w:val="ListParagraph"/>
      </w:pPr>
      <w:r>
        <w:t>This file will be cleared every day.</w:t>
      </w:r>
    </w:p>
    <w:p w:rsidRPr="005C0A0F" w:rsidR="006A0B60" w:rsidP="005C0A0F" w:rsidRDefault="006A0B60" w14:paraId="067E8FCA" w14:textId="77777777">
      <w:pPr>
        <w:jc w:val="both"/>
        <w:rPr>
          <w:rFonts w:cs="Arial"/>
          <w:szCs w:val="20"/>
        </w:rPr>
      </w:pPr>
    </w:p>
    <w:p w:rsidR="00691965" w:rsidP="002A7FB3" w:rsidRDefault="005C0A0F" w14:paraId="62620FC2" w14:textId="77777777">
      <w:pPr>
        <w:pStyle w:val="ListParagraph"/>
        <w:numPr>
          <w:ilvl w:val="0"/>
          <w:numId w:val="26"/>
        </w:numPr>
        <w:jc w:val="both"/>
      </w:pPr>
      <w:r>
        <w:t xml:space="preserve">will read the records from the new file (as above) and update the </w:t>
      </w:r>
      <w:r w:rsidR="00441661">
        <w:t>fields</w:t>
      </w:r>
      <w:r>
        <w:t xml:space="preserve"> </w:t>
      </w:r>
      <w:r w:rsidR="00441661">
        <w:t xml:space="preserve">for </w:t>
      </w:r>
      <w:r>
        <w:t>each client</w:t>
      </w:r>
      <w:r w:rsidR="00691965">
        <w:t xml:space="preserve"> in BMF00XUD</w:t>
      </w:r>
      <w:r>
        <w:t>.</w:t>
      </w:r>
    </w:p>
    <w:p w:rsidR="005C0A0F" w:rsidP="002A7FB3" w:rsidRDefault="00002013" w14:paraId="664F6920" w14:textId="08B5CB37">
      <w:pPr>
        <w:pStyle w:val="ListParagraph"/>
        <w:numPr>
          <w:ilvl w:val="0"/>
          <w:numId w:val="26"/>
        </w:numPr>
        <w:jc w:val="both"/>
      </w:pPr>
      <w:r>
        <w:t xml:space="preserve">Will </w:t>
      </w:r>
      <w:r w:rsidR="005C0A0F">
        <w:t xml:space="preserve">update the reason in the respective field for the client </w:t>
      </w:r>
      <w:r w:rsidR="00182EDE">
        <w:t xml:space="preserve">if a record fails </w:t>
      </w:r>
      <w:r w:rsidR="005C0A0F">
        <w:t xml:space="preserve">and </w:t>
      </w:r>
      <w:r w:rsidR="002A7FB3">
        <w:t xml:space="preserve">sets </w:t>
      </w:r>
      <w:r w:rsidR="005C0A0F">
        <w:t>the status to ‘F’</w:t>
      </w:r>
    </w:p>
    <w:p w:rsidRPr="00CD23C5" w:rsidR="004758B5" w:rsidP="00CD23C5" w:rsidRDefault="00CD23C5" w14:paraId="36816216" w14:textId="7FA4D5BD">
      <w:pPr>
        <w:pStyle w:val="ListParagraph"/>
        <w:numPr>
          <w:ilvl w:val="0"/>
          <w:numId w:val="26"/>
        </w:numPr>
      </w:pPr>
      <w:r>
        <w:t xml:space="preserve">Will update the status of the record to ‘S’ if the </w:t>
      </w:r>
      <w:r w:rsidR="005C0A0F">
        <w:t xml:space="preserve">update is completed successfully </w:t>
      </w:r>
      <w:r w:rsidRPr="00CD23C5" w:rsidR="009F7307">
        <w:rPr>
          <w:rFonts w:cs="Arial"/>
          <w:szCs w:val="20"/>
          <w:lang w:val="hu-HU"/>
        </w:rPr>
        <w:t xml:space="preserve">update the client extension file </w:t>
      </w:r>
      <w:r w:rsidRPr="00CD23C5" w:rsidR="00B4338C">
        <w:rPr>
          <w:rFonts w:cs="Arial"/>
          <w:szCs w:val="20"/>
          <w:lang w:val="hu-HU"/>
        </w:rPr>
        <w:t>-BMF00XUD- accordingly</w:t>
      </w:r>
      <w:r w:rsidRPr="00CD23C5" w:rsidR="00B75565">
        <w:rPr>
          <w:rFonts w:cs="Arial"/>
          <w:szCs w:val="20"/>
          <w:lang w:val="hu-HU"/>
        </w:rPr>
        <w:t xml:space="preserve"> while</w:t>
      </w:r>
    </w:p>
    <w:p w:rsidRPr="00CD23C5" w:rsidR="006A09C0" w:rsidP="00CD23C5" w:rsidRDefault="00CD23C5" w14:paraId="6FCFE62B" w14:textId="3292041C">
      <w:pPr>
        <w:pStyle w:val="ListParagraph"/>
        <w:numPr>
          <w:ilvl w:val="0"/>
          <w:numId w:val="26"/>
        </w:numPr>
      </w:pPr>
      <w:commentRangeStart w:id="627"/>
      <w:commentRangeStart w:id="628"/>
      <w:r>
        <w:t xml:space="preserve">Will </w:t>
      </w:r>
      <w:r w:rsidR="00723B56">
        <w:t>manage</w:t>
      </w:r>
      <w:r w:rsidR="006A09C0">
        <w:t xml:space="preserve"> the automatic Note </w:t>
      </w:r>
      <w:r w:rsidR="00AB09C5">
        <w:t xml:space="preserve">application/removal to/from a client </w:t>
      </w:r>
      <w:r w:rsidR="00BC40B1">
        <w:t>d</w:t>
      </w:r>
      <w:r w:rsidR="00B40F09">
        <w:t>ri</w:t>
      </w:r>
      <w:r w:rsidR="00BC40B1">
        <w:t>ven by the ’AML block’ field</w:t>
      </w:r>
      <w:r w:rsidR="00B40F09">
        <w:t xml:space="preserve"> -as described in previo</w:t>
      </w:r>
      <w:r w:rsidR="00AC20A8">
        <w:t>u</w:t>
      </w:r>
      <w:r w:rsidR="00B40F09">
        <w:t>s chapter.</w:t>
      </w:r>
      <w:commentRangeEnd w:id="627"/>
      <w:r>
        <w:rPr>
          <w:rStyle w:val="CommentReference"/>
        </w:rPr>
        <w:commentReference w:id="627"/>
      </w:r>
      <w:commentRangeEnd w:id="628"/>
      <w:r>
        <w:rPr>
          <w:rStyle w:val="CommentReference"/>
        </w:rPr>
        <w:commentReference w:id="628"/>
      </w:r>
    </w:p>
    <w:p w:rsidR="00F84EB5" w:rsidP="00F84EB5" w:rsidRDefault="00F84EB5" w14:paraId="285DF24F" w14:textId="77777777">
      <w:pPr>
        <w:ind w:left="1800"/>
        <w:rPr>
          <w:rFonts w:ascii="UniCredit" w:hAnsi="UniCredit"/>
          <w:sz w:val="22"/>
          <w:szCs w:val="22"/>
          <w:lang w:val="hu-HU" w:eastAsia="hu-HU"/>
        </w:rPr>
      </w:pPr>
    </w:p>
    <w:p w:rsidR="001F54B5" w:rsidP="53B887AB" w:rsidRDefault="001F54B5" w14:paraId="0BA14E33" w14:textId="6673FDAB">
      <w:pPr>
        <w:ind w:left="709"/>
        <w:rPr>
          <w:rFonts w:cs="Arial"/>
          <w:lang w:val="en-US"/>
        </w:rPr>
      </w:pPr>
      <w:commentRangeStart w:id="629"/>
      <w:commentRangeStart w:id="630"/>
      <w:commentRangeStart w:id="631"/>
      <w:r w:rsidRPr="49FE956F">
        <w:rPr>
          <w:rFonts w:cs="Arial"/>
          <w:lang w:val="en-US"/>
        </w:rPr>
        <w:t>Transaction monitoring backfeeding</w:t>
      </w:r>
      <w:commentRangeEnd w:id="629"/>
      <w:r>
        <w:rPr>
          <w:rStyle w:val="CommentReference"/>
        </w:rPr>
        <w:commentReference w:id="629"/>
      </w:r>
      <w:commentRangeEnd w:id="630"/>
      <w:r>
        <w:rPr>
          <w:rStyle w:val="CommentReference"/>
        </w:rPr>
        <w:commentReference w:id="630"/>
      </w:r>
      <w:commentRangeEnd w:id="631"/>
      <w:r>
        <w:rPr>
          <w:rStyle w:val="CommentReference"/>
        </w:rPr>
        <w:commentReference w:id="631"/>
      </w:r>
      <w:r w:rsidRPr="49FE956F">
        <w:rPr>
          <w:rFonts w:cs="Arial"/>
          <w:lang w:val="en-US"/>
        </w:rPr>
        <w:t xml:space="preserve"> is out of scope of this document.</w:t>
      </w:r>
    </w:p>
    <w:p w:rsidRPr="001F54B5" w:rsidR="00ED517D" w:rsidP="007566B0" w:rsidRDefault="00CD23C5" w14:paraId="3D49B7FC" w14:textId="263B0BF3">
      <w:pPr>
        <w:rPr>
          <w:rFonts w:cs="Arial"/>
          <w:szCs w:val="20"/>
          <w:lang w:val="hu-HU"/>
        </w:rPr>
      </w:pPr>
      <w:r>
        <w:rPr>
          <w:rFonts w:cs="Arial"/>
          <w:szCs w:val="20"/>
          <w:lang w:val="hu-HU"/>
        </w:rPr>
        <w:tab/>
      </w:r>
    </w:p>
    <w:p w:rsidR="00055C5D" w:rsidP="2BC1B520" w:rsidRDefault="00055C5D" w14:paraId="0876602F" w14:textId="5A43FF90">
      <w:pPr>
        <w:pStyle w:val="Heading3"/>
        <w:rPr>
          <w:rFonts w:cs="Arial"/>
          <w:u w:val="single"/>
          <w:lang w:val="hu-HU" w:eastAsia="hu-HU"/>
        </w:rPr>
      </w:pPr>
      <w:bookmarkStart w:name="_Toc1932571952" w:id="632"/>
      <w:bookmarkStart w:name="_Hlk173166441" w:id="633"/>
      <w:r w:rsidRPr="6C1ABEE9">
        <w:rPr>
          <w:lang w:val="hu-HU"/>
        </w:rPr>
        <w:t>New CORE02 file</w:t>
      </w:r>
      <w:r w:rsidRPr="6C1ABEE9" w:rsidR="00F74B7A">
        <w:rPr>
          <w:lang w:val="hu-HU"/>
        </w:rPr>
        <w:t xml:space="preserve"> for KYC History</w:t>
      </w:r>
      <w:bookmarkEnd w:id="632"/>
    </w:p>
    <w:p w:rsidR="00055C5D" w:rsidP="00055C5D" w:rsidRDefault="00055C5D" w14:paraId="2BCDC577" w14:textId="77777777">
      <w:pPr>
        <w:pStyle w:val="ListParagraph"/>
        <w:jc w:val="both"/>
        <w:rPr>
          <w:rFonts w:cs="Arial"/>
          <w:b/>
          <w:bCs/>
          <w:szCs w:val="20"/>
          <w:u w:val="single"/>
          <w:lang w:val="hu-HU" w:eastAsia="hu-HU"/>
        </w:rPr>
      </w:pPr>
    </w:p>
    <w:p w:rsidR="00F74B7A" w:rsidP="0043074E" w:rsidRDefault="00262A83" w14:paraId="67666D23" w14:textId="4FA457EE">
      <w:pPr>
        <w:pStyle w:val="ListParagraph"/>
        <w:ind w:left="709"/>
        <w:jc w:val="both"/>
        <w:rPr>
          <w:rFonts w:cs="Arial"/>
          <w:szCs w:val="20"/>
          <w:lang w:val="hu-HU"/>
        </w:rPr>
      </w:pPr>
      <w:r>
        <w:rPr>
          <w:rFonts w:cs="Arial"/>
          <w:szCs w:val="20"/>
          <w:lang w:val="hu-HU"/>
        </w:rPr>
        <w:t xml:space="preserve">From this project on it will be Oracle who will </w:t>
      </w:r>
      <w:r w:rsidR="00353E27">
        <w:rPr>
          <w:rFonts w:cs="Arial"/>
          <w:szCs w:val="20"/>
          <w:lang w:val="hu-HU"/>
        </w:rPr>
        <w:t xml:space="preserve">evaluate and populate the KYC related fields. </w:t>
      </w:r>
      <w:r w:rsidRPr="00262A83" w:rsidR="00E31B4F">
        <w:rPr>
          <w:rFonts w:cs="Arial"/>
          <w:szCs w:val="20"/>
          <w:lang w:val="hu-HU"/>
        </w:rPr>
        <w:t>Bank would like</w:t>
      </w:r>
      <w:r>
        <w:rPr>
          <w:rFonts w:cs="Arial"/>
          <w:szCs w:val="20"/>
          <w:lang w:val="hu-HU"/>
        </w:rPr>
        <w:t xml:space="preserve"> to be </w:t>
      </w:r>
      <w:r w:rsidR="00364D5B">
        <w:rPr>
          <w:rFonts w:cs="Arial"/>
          <w:szCs w:val="20"/>
          <w:lang w:val="hu-HU"/>
        </w:rPr>
        <w:t xml:space="preserve">able to easily follow up the changes in these fields via CORE02 </w:t>
      </w:r>
      <w:r w:rsidR="00327EE0">
        <w:rPr>
          <w:rFonts w:cs="Arial"/>
          <w:szCs w:val="20"/>
          <w:lang w:val="hu-HU"/>
        </w:rPr>
        <w:t xml:space="preserve">KYC </w:t>
      </w:r>
      <w:r w:rsidR="008409C8">
        <w:rPr>
          <w:rFonts w:cs="Arial"/>
          <w:szCs w:val="20"/>
          <w:lang w:val="hu-HU"/>
        </w:rPr>
        <w:t xml:space="preserve">History </w:t>
      </w:r>
      <w:r w:rsidR="00364D5B">
        <w:rPr>
          <w:rFonts w:cs="Arial"/>
          <w:szCs w:val="20"/>
          <w:lang w:val="hu-HU"/>
        </w:rPr>
        <w:t>screen.</w:t>
      </w:r>
    </w:p>
    <w:p w:rsidR="002D5830" w:rsidP="0043074E" w:rsidRDefault="008C0807" w14:paraId="3B7802FA" w14:textId="329E08CD">
      <w:pPr>
        <w:pStyle w:val="ListParagraph"/>
        <w:ind w:left="709"/>
        <w:jc w:val="both"/>
        <w:rPr>
          <w:rFonts w:cs="Arial"/>
          <w:szCs w:val="20"/>
          <w:lang w:val="hu-HU"/>
        </w:rPr>
      </w:pPr>
      <w:r>
        <w:rPr>
          <w:rFonts w:cs="Arial"/>
          <w:szCs w:val="20"/>
          <w:lang w:val="hu-HU"/>
        </w:rPr>
        <w:t xml:space="preserve">Therefor </w:t>
      </w:r>
      <w:r w:rsidR="00B84038">
        <w:rPr>
          <w:rFonts w:cs="Arial"/>
          <w:szCs w:val="20"/>
          <w:lang w:val="hu-HU"/>
        </w:rPr>
        <w:t xml:space="preserve">a </w:t>
      </w:r>
      <w:r w:rsidR="002D5830">
        <w:rPr>
          <w:rFonts w:cs="Arial"/>
          <w:szCs w:val="20"/>
          <w:lang w:val="hu-HU"/>
        </w:rPr>
        <w:t xml:space="preserve">new CORE02 file needs to be created dedicated to the </w:t>
      </w:r>
      <w:r w:rsidR="003557FA">
        <w:rPr>
          <w:rFonts w:cs="Arial"/>
          <w:szCs w:val="20"/>
          <w:lang w:val="hu-HU"/>
        </w:rPr>
        <w:t xml:space="preserve">history of the </w:t>
      </w:r>
      <w:r w:rsidR="002D5830">
        <w:rPr>
          <w:rFonts w:cs="Arial"/>
          <w:szCs w:val="20"/>
          <w:lang w:val="hu-HU"/>
        </w:rPr>
        <w:t>KYC related field</w:t>
      </w:r>
      <w:r w:rsidR="003557FA">
        <w:rPr>
          <w:rFonts w:cs="Arial"/>
          <w:szCs w:val="20"/>
          <w:lang w:val="hu-HU"/>
        </w:rPr>
        <w:t>s</w:t>
      </w:r>
      <w:r w:rsidR="003D3143">
        <w:rPr>
          <w:rFonts w:cs="Arial"/>
          <w:szCs w:val="20"/>
          <w:lang w:val="hu-HU"/>
        </w:rPr>
        <w:t xml:space="preserve"> </w:t>
      </w:r>
      <w:r w:rsidR="00B84038">
        <w:rPr>
          <w:rFonts w:cs="Arial"/>
          <w:szCs w:val="20"/>
          <w:lang w:val="hu-HU"/>
        </w:rPr>
        <w:t xml:space="preserve">on client level </w:t>
      </w:r>
      <w:r w:rsidR="003D3143">
        <w:rPr>
          <w:rFonts w:cs="Arial"/>
          <w:szCs w:val="20"/>
          <w:lang w:val="hu-HU"/>
        </w:rPr>
        <w:t xml:space="preserve">so that it can feed the new KYC History </w:t>
      </w:r>
      <w:r w:rsidR="005A772C">
        <w:rPr>
          <w:rFonts w:cs="Arial"/>
          <w:szCs w:val="20"/>
          <w:lang w:val="hu-HU"/>
        </w:rPr>
        <w:t>screen -to be described in next chapter.</w:t>
      </w:r>
    </w:p>
    <w:p w:rsidRPr="00A7652A" w:rsidR="00E562F3" w:rsidP="0043074E" w:rsidRDefault="002D5830" w14:paraId="22F9B609" w14:textId="5054A51B">
      <w:pPr>
        <w:pStyle w:val="ListParagraph"/>
        <w:ind w:left="709"/>
        <w:jc w:val="both"/>
        <w:rPr>
          <w:rFonts w:cs="Arial"/>
          <w:szCs w:val="20"/>
          <w:lang w:val="hu-HU"/>
        </w:rPr>
      </w:pPr>
      <w:r>
        <w:rPr>
          <w:rFonts w:cs="Arial"/>
          <w:szCs w:val="20"/>
          <w:lang w:val="hu-HU"/>
        </w:rPr>
        <w:t>I</w:t>
      </w:r>
      <w:r w:rsidR="009232A7">
        <w:rPr>
          <w:rFonts w:cs="Arial"/>
          <w:szCs w:val="20"/>
          <w:lang w:val="hu-HU"/>
        </w:rPr>
        <w:t xml:space="preserve">n case of </w:t>
      </w:r>
      <w:r w:rsidR="00CB549A">
        <w:rPr>
          <w:rFonts w:cs="Arial"/>
          <w:szCs w:val="20"/>
          <w:lang w:val="hu-HU"/>
        </w:rPr>
        <w:t xml:space="preserve">change </w:t>
      </w:r>
      <w:r w:rsidR="004A2494">
        <w:rPr>
          <w:rFonts w:cs="Arial"/>
          <w:szCs w:val="20"/>
          <w:lang w:val="hu-HU"/>
        </w:rPr>
        <w:t xml:space="preserve">in any of the </w:t>
      </w:r>
      <w:r w:rsidR="00A342FC">
        <w:rPr>
          <w:rFonts w:cs="Arial"/>
          <w:szCs w:val="20"/>
          <w:lang w:val="hu-HU"/>
        </w:rPr>
        <w:t xml:space="preserve">KYC related </w:t>
      </w:r>
      <w:r w:rsidR="004A2494">
        <w:rPr>
          <w:rFonts w:cs="Arial"/>
          <w:szCs w:val="20"/>
          <w:lang w:val="hu-HU"/>
        </w:rPr>
        <w:t xml:space="preserve">fields </w:t>
      </w:r>
      <w:r w:rsidR="003B36B8">
        <w:rPr>
          <w:rFonts w:cs="Arial"/>
          <w:szCs w:val="20"/>
          <w:lang w:val="hu-HU"/>
        </w:rPr>
        <w:t xml:space="preserve">for a client, </w:t>
      </w:r>
      <w:r w:rsidR="004A2494">
        <w:rPr>
          <w:rFonts w:cs="Arial"/>
          <w:szCs w:val="20"/>
          <w:lang w:val="hu-HU"/>
        </w:rPr>
        <w:t>a new record needs to be a</w:t>
      </w:r>
      <w:r w:rsidR="003557FA">
        <w:rPr>
          <w:rFonts w:cs="Arial"/>
          <w:szCs w:val="20"/>
          <w:lang w:val="hu-HU"/>
        </w:rPr>
        <w:t>dded in the file</w:t>
      </w:r>
      <w:r w:rsidR="00F474BC">
        <w:rPr>
          <w:rFonts w:cs="Arial"/>
          <w:szCs w:val="20"/>
          <w:lang w:val="hu-HU"/>
        </w:rPr>
        <w:t xml:space="preserve"> with the effective date of the change</w:t>
      </w:r>
      <w:r w:rsidR="00B06A34">
        <w:rPr>
          <w:rFonts w:cs="Arial"/>
          <w:szCs w:val="20"/>
          <w:lang w:val="hu-HU"/>
        </w:rPr>
        <w:t xml:space="preserve"> (=Date effect)</w:t>
      </w:r>
      <w:r w:rsidR="00F474BC">
        <w:rPr>
          <w:rFonts w:cs="Arial"/>
          <w:szCs w:val="20"/>
          <w:lang w:val="hu-HU"/>
        </w:rPr>
        <w:t>.</w:t>
      </w:r>
    </w:p>
    <w:p w:rsidR="00F474BC" w:rsidP="03D60643" w:rsidRDefault="00F474BC" w14:paraId="19A8E987" w14:textId="6521C2B7">
      <w:pPr>
        <w:pStyle w:val="ListParagraph"/>
        <w:ind w:left="709"/>
        <w:jc w:val="both"/>
        <w:rPr>
          <w:rFonts w:cs="Arial"/>
          <w:lang w:val="en-US"/>
        </w:rPr>
      </w:pPr>
      <w:r w:rsidRPr="03D60643">
        <w:rPr>
          <w:rFonts w:cs="Arial"/>
          <w:lang w:val="en-US"/>
        </w:rPr>
        <w:t>The change can come online via Client api or offline, via batch process.</w:t>
      </w:r>
      <w:r w:rsidRPr="03D60643" w:rsidR="5B36CE42">
        <w:rPr>
          <w:rFonts w:cs="Arial"/>
          <w:lang w:val="en-US"/>
        </w:rPr>
        <w:t xml:space="preserve"> The source of change has to be inserted in ‘</w:t>
      </w:r>
      <w:r w:rsidRPr="03D60643" w:rsidR="7F23A251">
        <w:rPr>
          <w:rFonts w:cs="Arial"/>
          <w:lang w:val="en-US"/>
        </w:rPr>
        <w:t>Change t</w:t>
      </w:r>
      <w:r w:rsidRPr="03D60643" w:rsidR="5B36CE42">
        <w:rPr>
          <w:rFonts w:cs="Arial"/>
          <w:lang w:val="en-US"/>
        </w:rPr>
        <w:t>riggered by’ field.</w:t>
      </w:r>
    </w:p>
    <w:p w:rsidRPr="00661BE6" w:rsidR="004A06FD" w:rsidP="0043074E" w:rsidRDefault="004A06FD" w14:paraId="55309844" w14:textId="3440B53C">
      <w:pPr>
        <w:pStyle w:val="ListParagraph"/>
        <w:ind w:left="709"/>
        <w:jc w:val="both"/>
        <w:rPr>
          <w:rFonts w:cs="Arial"/>
          <w:szCs w:val="20"/>
          <w:lang w:val="hu-HU"/>
        </w:rPr>
      </w:pPr>
      <w:r w:rsidRPr="00661BE6">
        <w:rPr>
          <w:rFonts w:cs="Arial"/>
          <w:szCs w:val="20"/>
          <w:lang w:val="hu-HU"/>
        </w:rPr>
        <w:t xml:space="preserve">Client opening can create the first record for a </w:t>
      </w:r>
      <w:r w:rsidRPr="00661BE6" w:rsidR="00661BE6">
        <w:rPr>
          <w:rFonts w:cs="Arial"/>
          <w:szCs w:val="20"/>
          <w:lang w:val="hu-HU"/>
        </w:rPr>
        <w:t xml:space="preserve">new </w:t>
      </w:r>
      <w:r w:rsidRPr="00661BE6">
        <w:rPr>
          <w:rFonts w:cs="Arial"/>
          <w:szCs w:val="20"/>
          <w:lang w:val="hu-HU"/>
        </w:rPr>
        <w:t>client</w:t>
      </w:r>
      <w:r w:rsidRPr="00661BE6" w:rsidR="00661BE6">
        <w:rPr>
          <w:rFonts w:cs="Arial"/>
          <w:szCs w:val="20"/>
          <w:lang w:val="hu-HU"/>
        </w:rPr>
        <w:t>.</w:t>
      </w:r>
    </w:p>
    <w:p w:rsidR="00A7652A" w:rsidP="53B887AB" w:rsidRDefault="00A7652A" w14:paraId="5EA116C9" w14:textId="51848104">
      <w:pPr>
        <w:pStyle w:val="ListParagraph"/>
        <w:ind w:left="709"/>
        <w:jc w:val="both"/>
        <w:rPr>
          <w:rFonts w:cs="Arial"/>
          <w:lang w:val="en-US"/>
        </w:rPr>
      </w:pPr>
      <w:r w:rsidRPr="53B887AB">
        <w:rPr>
          <w:rFonts w:cs="Arial"/>
          <w:lang w:val="en-US"/>
        </w:rPr>
        <w:t>For the past, prior to this project no initia</w:t>
      </w:r>
      <w:r w:rsidRPr="53B887AB" w:rsidR="142FA7FC">
        <w:rPr>
          <w:rFonts w:cs="Arial"/>
          <w:lang w:val="en-US"/>
        </w:rPr>
        <w:t xml:space="preserve">l </w:t>
      </w:r>
      <w:r w:rsidRPr="53B887AB">
        <w:rPr>
          <w:rFonts w:cs="Arial"/>
          <w:lang w:val="en-US"/>
        </w:rPr>
        <w:t>load will happen</w:t>
      </w:r>
      <w:r w:rsidRPr="53B887AB" w:rsidR="00D36962">
        <w:rPr>
          <w:rFonts w:cs="Arial"/>
          <w:lang w:val="en-US"/>
        </w:rPr>
        <w:t xml:space="preserve"> for the KYC history file</w:t>
      </w:r>
      <w:r w:rsidRPr="53B887AB">
        <w:rPr>
          <w:rFonts w:cs="Arial"/>
          <w:lang w:val="en-US"/>
        </w:rPr>
        <w:t>.</w:t>
      </w:r>
    </w:p>
    <w:p w:rsidRPr="00C01CE3" w:rsidR="00926A4D" w:rsidP="00C01CE3" w:rsidRDefault="00C01CE3" w14:paraId="13C4AE19" w14:textId="0648F3E2">
      <w:pPr>
        <w:jc w:val="both"/>
        <w:rPr>
          <w:rFonts w:cs="Arial"/>
          <w:szCs w:val="20"/>
          <w:lang w:val="hu-HU" w:eastAsia="hu-HU"/>
        </w:rPr>
      </w:pPr>
      <w:r>
        <w:rPr>
          <w:rFonts w:cs="Arial"/>
          <w:szCs w:val="20"/>
          <w:lang w:val="hu-HU" w:eastAsia="hu-HU"/>
        </w:rPr>
        <w:tab/>
      </w:r>
    </w:p>
    <w:p w:rsidRPr="00926A4D" w:rsidR="00926A4D" w:rsidP="00926A4D" w:rsidRDefault="00926A4D" w14:paraId="708E93DB" w14:textId="3453F402">
      <w:pPr>
        <w:pStyle w:val="ListParagraph"/>
        <w:jc w:val="both"/>
        <w:rPr>
          <w:rFonts w:cs="Arial"/>
          <w:szCs w:val="20"/>
          <w:lang w:val="hu-HU" w:eastAsia="hu-HU"/>
        </w:rPr>
      </w:pPr>
      <w:r>
        <w:rPr>
          <w:rFonts w:cs="Arial"/>
          <w:szCs w:val="20"/>
          <w:lang w:val="hu-HU" w:eastAsia="hu-HU"/>
        </w:rPr>
        <w:t>Structure of the new file:</w:t>
      </w:r>
    </w:p>
    <w:tbl>
      <w:tblPr>
        <w:tblStyle w:val="TableGrid"/>
        <w:tblW w:w="9062" w:type="dxa"/>
        <w:tblInd w:w="720" w:type="dxa"/>
        <w:tblLook w:val="04A0" w:firstRow="1" w:lastRow="0" w:firstColumn="1" w:lastColumn="0" w:noHBand="0" w:noVBand="1"/>
      </w:tblPr>
      <w:tblGrid>
        <w:gridCol w:w="1206"/>
        <w:gridCol w:w="726"/>
        <w:gridCol w:w="773"/>
        <w:gridCol w:w="751"/>
        <w:gridCol w:w="1106"/>
        <w:gridCol w:w="1106"/>
        <w:gridCol w:w="680"/>
        <w:gridCol w:w="995"/>
        <w:gridCol w:w="713"/>
        <w:gridCol w:w="1006"/>
      </w:tblGrid>
      <w:tr w:rsidR="00BC3539" w:rsidTr="79E71906" w14:paraId="40D00194" w14:textId="4143456E">
        <w:trPr>
          <w:trHeight w:val="300"/>
        </w:trPr>
        <w:tc>
          <w:tcPr>
            <w:tcW w:w="1341" w:type="dxa"/>
          </w:tcPr>
          <w:p w:rsidR="03D60643" w:rsidP="03D60643" w:rsidRDefault="03D60643" w14:paraId="28CA8B0B" w14:textId="6681CD57">
            <w:pPr>
              <w:jc w:val="both"/>
            </w:pPr>
            <w:r w:rsidRPr="03D60643">
              <w:rPr>
                <w:rFonts w:eastAsia="Arial" w:cs="Arial"/>
                <w:szCs w:val="20"/>
                <w:lang w:val="hu-HU"/>
              </w:rPr>
              <w:t xml:space="preserve">Client Number </w:t>
            </w:r>
          </w:p>
        </w:tc>
        <w:tc>
          <w:tcPr>
            <w:tcW w:w="753" w:type="dxa"/>
          </w:tcPr>
          <w:p w:rsidR="03D60643" w:rsidP="03D60643" w:rsidRDefault="03D60643" w14:paraId="72801366" w14:textId="00F43B7F">
            <w:pPr>
              <w:jc w:val="both"/>
            </w:pPr>
            <w:r w:rsidRPr="03D60643">
              <w:rPr>
                <w:rFonts w:eastAsia="Arial" w:cs="Arial"/>
                <w:szCs w:val="20"/>
                <w:lang w:val="hu-HU"/>
              </w:rPr>
              <w:t xml:space="preserve">AML block </w:t>
            </w:r>
          </w:p>
        </w:tc>
        <w:tc>
          <w:tcPr>
            <w:tcW w:w="788" w:type="dxa"/>
          </w:tcPr>
          <w:p w:rsidR="03D60643" w:rsidP="03D60643" w:rsidRDefault="03D60643" w14:paraId="73E2F775" w14:textId="324173B3">
            <w:pPr>
              <w:jc w:val="both"/>
            </w:pPr>
            <w:r w:rsidRPr="03D60643">
              <w:rPr>
                <w:rFonts w:eastAsia="Arial" w:cs="Arial"/>
                <w:szCs w:val="20"/>
                <w:lang w:val="hu-HU"/>
              </w:rPr>
              <w:t xml:space="preserve">KYC status </w:t>
            </w:r>
          </w:p>
        </w:tc>
        <w:tc>
          <w:tcPr>
            <w:tcW w:w="772" w:type="dxa"/>
          </w:tcPr>
          <w:p w:rsidR="03D60643" w:rsidP="03D60643" w:rsidRDefault="03D60643" w14:paraId="21C114AD" w14:textId="1D3805BC">
            <w:pPr>
              <w:jc w:val="both"/>
            </w:pPr>
            <w:r w:rsidRPr="03D60643">
              <w:rPr>
                <w:rFonts w:eastAsia="Arial" w:cs="Arial"/>
                <w:szCs w:val="20"/>
                <w:lang w:val="hu-HU"/>
              </w:rPr>
              <w:t xml:space="preserve">Risk rating </w:t>
            </w:r>
          </w:p>
        </w:tc>
        <w:tc>
          <w:tcPr>
            <w:tcW w:w="1059" w:type="dxa"/>
          </w:tcPr>
          <w:p w:rsidR="03D60643" w:rsidP="03D60643" w:rsidRDefault="03D60643" w14:paraId="7CC9E8FC" w14:textId="2512B8DB">
            <w:pPr>
              <w:jc w:val="both"/>
            </w:pPr>
            <w:r w:rsidRPr="03D60643">
              <w:rPr>
                <w:rFonts w:eastAsia="Arial" w:cs="Arial"/>
                <w:szCs w:val="20"/>
                <w:lang w:val="hu-HU"/>
              </w:rPr>
              <w:t xml:space="preserve">Review date </w:t>
            </w:r>
          </w:p>
        </w:tc>
        <w:tc>
          <w:tcPr>
            <w:tcW w:w="1059" w:type="dxa"/>
          </w:tcPr>
          <w:p w:rsidR="03D60643" w:rsidP="03D60643" w:rsidRDefault="03D60643" w14:paraId="501A1A6C" w14:textId="6E39FE47">
            <w:pPr>
              <w:jc w:val="both"/>
            </w:pPr>
            <w:r w:rsidRPr="03D60643">
              <w:rPr>
                <w:rFonts w:eastAsia="Arial" w:cs="Arial"/>
                <w:szCs w:val="20"/>
                <w:lang w:val="hu-HU"/>
              </w:rPr>
              <w:t xml:space="preserve">Expiry date </w:t>
            </w:r>
          </w:p>
        </w:tc>
        <w:tc>
          <w:tcPr>
            <w:tcW w:w="721" w:type="dxa"/>
          </w:tcPr>
          <w:p w:rsidR="03D60643" w:rsidP="03D60643" w:rsidRDefault="03D60643" w14:paraId="5EA8064E" w14:textId="1F614345">
            <w:pPr>
              <w:jc w:val="both"/>
            </w:pPr>
            <w:r w:rsidRPr="03D60643">
              <w:rPr>
                <w:rFonts w:eastAsia="Arial" w:cs="Arial"/>
                <w:szCs w:val="20"/>
                <w:lang w:val="hu-HU"/>
              </w:rPr>
              <w:t xml:space="preserve">PEP </w:t>
            </w:r>
          </w:p>
        </w:tc>
        <w:tc>
          <w:tcPr>
            <w:tcW w:w="953" w:type="dxa"/>
          </w:tcPr>
          <w:p w:rsidR="03D60643" w:rsidP="03D60643" w:rsidRDefault="03D60643" w14:paraId="50E501A6" w14:textId="6B539FF3">
            <w:pPr>
              <w:jc w:val="both"/>
            </w:pPr>
            <w:r w:rsidRPr="03D60643">
              <w:rPr>
                <w:rFonts w:eastAsia="Arial" w:cs="Arial"/>
                <w:szCs w:val="20"/>
                <w:lang w:val="hu-HU"/>
              </w:rPr>
              <w:t xml:space="preserve">Sanction Block Flag </w:t>
            </w:r>
          </w:p>
        </w:tc>
        <w:tc>
          <w:tcPr>
            <w:tcW w:w="717" w:type="dxa"/>
          </w:tcPr>
          <w:p w:rsidR="03D60643" w:rsidP="03D60643" w:rsidRDefault="03D60643" w14:paraId="6460836E" w14:textId="4D8D896E">
            <w:pPr>
              <w:jc w:val="both"/>
            </w:pPr>
            <w:r w:rsidRPr="03D60643">
              <w:rPr>
                <w:rFonts w:eastAsia="Arial" w:cs="Arial"/>
                <w:szCs w:val="20"/>
                <w:lang w:val="hu-HU"/>
              </w:rPr>
              <w:t xml:space="preserve">Date effect </w:t>
            </w:r>
          </w:p>
        </w:tc>
        <w:tc>
          <w:tcPr>
            <w:tcW w:w="899" w:type="dxa"/>
          </w:tcPr>
          <w:p w:rsidR="20AF7DD1" w:rsidP="03D60643" w:rsidRDefault="20AF7DD1" w14:paraId="7DA554F7" w14:textId="0D906B2D">
            <w:pPr>
              <w:jc w:val="both"/>
            </w:pPr>
            <w:r w:rsidRPr="03D60643">
              <w:rPr>
                <w:rFonts w:eastAsia="Arial" w:cs="Arial"/>
                <w:szCs w:val="20"/>
              </w:rPr>
              <w:t>Change t</w:t>
            </w:r>
            <w:r w:rsidRPr="03D60643" w:rsidR="03D60643">
              <w:rPr>
                <w:rFonts w:eastAsia="Arial" w:cs="Arial"/>
                <w:szCs w:val="20"/>
              </w:rPr>
              <w:t>rig</w:t>
            </w:r>
            <w:r w:rsidRPr="03D60643" w:rsidR="0FD0A5D1">
              <w:rPr>
                <w:rFonts w:eastAsia="Arial" w:cs="Arial"/>
                <w:szCs w:val="20"/>
              </w:rPr>
              <w:t>g</w:t>
            </w:r>
            <w:r w:rsidRPr="03D60643" w:rsidR="03D60643">
              <w:rPr>
                <w:rFonts w:eastAsia="Arial" w:cs="Arial"/>
                <w:szCs w:val="20"/>
              </w:rPr>
              <w:t>ered by</w:t>
            </w:r>
          </w:p>
        </w:tc>
      </w:tr>
      <w:tr w:rsidR="00BC3539" w:rsidTr="79E71906" w14:paraId="493A1C9B" w14:textId="7C4B53CB">
        <w:trPr>
          <w:trHeight w:val="300"/>
        </w:trPr>
        <w:tc>
          <w:tcPr>
            <w:tcW w:w="1341" w:type="dxa"/>
          </w:tcPr>
          <w:p w:rsidR="03D60643" w:rsidP="03D60643" w:rsidRDefault="03D60643" w14:paraId="14688606" w14:textId="6424083A">
            <w:pPr>
              <w:jc w:val="both"/>
            </w:pPr>
            <w:r w:rsidRPr="03D60643">
              <w:rPr>
                <w:rFonts w:eastAsia="Arial" w:cs="Arial"/>
                <w:szCs w:val="20"/>
                <w:lang w:val="hu-HU"/>
              </w:rPr>
              <w:t xml:space="preserve">1234567 </w:t>
            </w:r>
          </w:p>
        </w:tc>
        <w:tc>
          <w:tcPr>
            <w:tcW w:w="753" w:type="dxa"/>
          </w:tcPr>
          <w:p w:rsidR="03D60643" w:rsidP="03D60643" w:rsidRDefault="03D60643" w14:paraId="68FFC037" w14:textId="5F6CBAA1">
            <w:pPr>
              <w:jc w:val="both"/>
            </w:pPr>
            <w:r w:rsidRPr="03D60643">
              <w:rPr>
                <w:rFonts w:eastAsia="Arial" w:cs="Arial"/>
                <w:szCs w:val="20"/>
                <w:lang w:val="hu-HU"/>
              </w:rPr>
              <w:t xml:space="preserve">N </w:t>
            </w:r>
          </w:p>
        </w:tc>
        <w:tc>
          <w:tcPr>
            <w:tcW w:w="788" w:type="dxa"/>
          </w:tcPr>
          <w:p w:rsidR="03D60643" w:rsidRDefault="03D60643" w14:paraId="2E1A47CE" w14:textId="79767202">
            <w:pPr>
              <w:spacing w:line="259" w:lineRule="auto"/>
              <w:jc w:val="both"/>
              <w:rPr>
                <w:rFonts w:eastAsia="Arial" w:cs="Arial"/>
                <w:szCs w:val="20"/>
                <w:lang w:val="hu-HU"/>
              </w:rPr>
              <w:pPrChange w:author="Huszka Fruzsina (UniCredit)" w:date="2025-04-03T07:58:00Z" w:id="634">
                <w:pPr>
                  <w:jc w:val="both"/>
                </w:pPr>
              </w:pPrChange>
            </w:pPr>
            <w:del w:author="Huszka Fruzsina (UniCredit)" w:date="2025-04-03T07:58:00Z" w:id="635">
              <w:r w:rsidRPr="79E71906" w:rsidDel="440E8AC2">
                <w:rPr>
                  <w:rFonts w:eastAsia="Arial" w:cs="Arial"/>
                  <w:lang w:val="hu-HU"/>
                </w:rPr>
                <w:delText xml:space="preserve">3 </w:delText>
              </w:r>
            </w:del>
            <w:ins w:author="Huszka Fruzsina (UniCredit)" w:date="2025-04-03T07:58:00Z" w:id="636">
              <w:r w:rsidRPr="79E71906" w:rsidR="26C808BA">
                <w:rPr>
                  <w:rFonts w:eastAsia="Arial" w:cs="Arial"/>
                  <w:lang w:val="hu-HU"/>
                </w:rPr>
                <w:t>KYC valid</w:t>
              </w:r>
            </w:ins>
          </w:p>
        </w:tc>
        <w:tc>
          <w:tcPr>
            <w:tcW w:w="772" w:type="dxa"/>
          </w:tcPr>
          <w:p w:rsidR="03D60643" w:rsidP="03D60643" w:rsidRDefault="03D60643" w14:paraId="587D0F24" w14:textId="1E457995">
            <w:pPr>
              <w:jc w:val="both"/>
            </w:pPr>
            <w:r w:rsidRPr="03D60643">
              <w:rPr>
                <w:rFonts w:eastAsia="Arial" w:cs="Arial"/>
                <w:szCs w:val="20"/>
                <w:lang w:val="hu-HU"/>
              </w:rPr>
              <w:t xml:space="preserve">2 </w:t>
            </w:r>
          </w:p>
        </w:tc>
        <w:tc>
          <w:tcPr>
            <w:tcW w:w="1059" w:type="dxa"/>
          </w:tcPr>
          <w:p w:rsidR="03D60643" w:rsidP="03D60643" w:rsidRDefault="03D60643" w14:paraId="27168D28" w14:textId="53C38261">
            <w:pPr>
              <w:jc w:val="both"/>
            </w:pPr>
            <w:r w:rsidRPr="03D60643">
              <w:rPr>
                <w:rFonts w:eastAsia="Arial" w:cs="Arial"/>
                <w:szCs w:val="20"/>
                <w:lang w:val="hu-HU"/>
              </w:rPr>
              <w:t xml:space="preserve">20250901 </w:t>
            </w:r>
          </w:p>
        </w:tc>
        <w:tc>
          <w:tcPr>
            <w:tcW w:w="1059" w:type="dxa"/>
          </w:tcPr>
          <w:p w:rsidR="03D60643" w:rsidP="03D60643" w:rsidRDefault="03D60643" w14:paraId="183A7682" w14:textId="6B537576">
            <w:pPr>
              <w:jc w:val="both"/>
            </w:pPr>
            <w:r w:rsidRPr="03D60643">
              <w:rPr>
                <w:rFonts w:eastAsia="Arial" w:cs="Arial"/>
                <w:szCs w:val="20"/>
                <w:lang w:val="hu-HU"/>
              </w:rPr>
              <w:t xml:space="preserve">20301019 </w:t>
            </w:r>
          </w:p>
        </w:tc>
        <w:tc>
          <w:tcPr>
            <w:tcW w:w="721" w:type="dxa"/>
          </w:tcPr>
          <w:p w:rsidR="03D60643" w:rsidP="03D60643" w:rsidRDefault="03D60643" w14:paraId="653D8D92" w14:textId="0C0210F7">
            <w:pPr>
              <w:jc w:val="both"/>
            </w:pPr>
            <w:r w:rsidRPr="03D60643">
              <w:rPr>
                <w:rFonts w:eastAsia="Arial" w:cs="Arial"/>
                <w:szCs w:val="20"/>
                <w:lang w:val="hu-HU"/>
              </w:rPr>
              <w:t xml:space="preserve">N </w:t>
            </w:r>
          </w:p>
        </w:tc>
        <w:tc>
          <w:tcPr>
            <w:tcW w:w="953" w:type="dxa"/>
          </w:tcPr>
          <w:p w:rsidR="03D60643" w:rsidP="03D60643" w:rsidRDefault="03D60643" w14:paraId="3D419271" w14:textId="239A916E">
            <w:pPr>
              <w:jc w:val="both"/>
            </w:pPr>
            <w:r w:rsidRPr="03D60643">
              <w:rPr>
                <w:rFonts w:eastAsia="Arial" w:cs="Arial"/>
                <w:szCs w:val="20"/>
                <w:lang w:val="hu-HU"/>
              </w:rPr>
              <w:t xml:space="preserve">Y </w:t>
            </w:r>
          </w:p>
        </w:tc>
        <w:tc>
          <w:tcPr>
            <w:tcW w:w="717" w:type="dxa"/>
          </w:tcPr>
          <w:p w:rsidR="03D60643" w:rsidP="03D60643" w:rsidRDefault="03D60643" w14:paraId="7E9D5303" w14:textId="59B20ED3">
            <w:pPr>
              <w:jc w:val="both"/>
            </w:pPr>
            <w:r w:rsidRPr="03D60643">
              <w:rPr>
                <w:rFonts w:eastAsia="Arial" w:cs="Arial"/>
                <w:szCs w:val="20"/>
              </w:rPr>
              <w:t xml:space="preserve"> </w:t>
            </w:r>
          </w:p>
        </w:tc>
        <w:tc>
          <w:tcPr>
            <w:tcW w:w="899" w:type="dxa"/>
          </w:tcPr>
          <w:p w:rsidR="03D60643" w:rsidP="03D60643" w:rsidRDefault="03D60643" w14:paraId="0C773099" w14:textId="3A4E969B">
            <w:pPr>
              <w:jc w:val="both"/>
            </w:pPr>
            <w:r w:rsidRPr="03D60643">
              <w:rPr>
                <w:rFonts w:eastAsia="Arial" w:cs="Arial"/>
                <w:szCs w:val="20"/>
              </w:rPr>
              <w:t>Batch</w:t>
            </w:r>
          </w:p>
        </w:tc>
      </w:tr>
      <w:tr w:rsidR="00BC3539" w:rsidTr="79E71906" w14:paraId="03E719AB" w14:textId="1B6B719A">
        <w:trPr>
          <w:trHeight w:val="300"/>
        </w:trPr>
        <w:tc>
          <w:tcPr>
            <w:tcW w:w="1341" w:type="dxa"/>
          </w:tcPr>
          <w:p w:rsidR="03D60643" w:rsidP="03D60643" w:rsidRDefault="03D60643" w14:paraId="6219ECAA" w14:textId="54C6A1FE">
            <w:pPr>
              <w:jc w:val="both"/>
            </w:pPr>
            <w:r w:rsidRPr="03D60643">
              <w:rPr>
                <w:rFonts w:eastAsia="Arial" w:cs="Arial"/>
                <w:szCs w:val="20"/>
                <w:lang w:val="hu-HU"/>
              </w:rPr>
              <w:t xml:space="preserve">Etc </w:t>
            </w:r>
          </w:p>
        </w:tc>
        <w:tc>
          <w:tcPr>
            <w:tcW w:w="753" w:type="dxa"/>
          </w:tcPr>
          <w:p w:rsidR="03D60643" w:rsidP="03D60643" w:rsidRDefault="03D60643" w14:paraId="4DD12158" w14:textId="20986274">
            <w:pPr>
              <w:jc w:val="both"/>
            </w:pPr>
            <w:r w:rsidRPr="03D60643">
              <w:rPr>
                <w:rFonts w:eastAsia="Arial" w:cs="Arial"/>
                <w:szCs w:val="20"/>
              </w:rPr>
              <w:t xml:space="preserve"> </w:t>
            </w:r>
          </w:p>
        </w:tc>
        <w:tc>
          <w:tcPr>
            <w:tcW w:w="788" w:type="dxa"/>
          </w:tcPr>
          <w:p w:rsidR="03D60643" w:rsidP="03D60643" w:rsidRDefault="03D60643" w14:paraId="471445B0" w14:textId="21BE648A">
            <w:pPr>
              <w:jc w:val="both"/>
            </w:pPr>
            <w:r w:rsidRPr="03D60643">
              <w:rPr>
                <w:rFonts w:eastAsia="Arial" w:cs="Arial"/>
                <w:szCs w:val="20"/>
              </w:rPr>
              <w:t xml:space="preserve"> </w:t>
            </w:r>
          </w:p>
        </w:tc>
        <w:tc>
          <w:tcPr>
            <w:tcW w:w="772" w:type="dxa"/>
          </w:tcPr>
          <w:p w:rsidR="03D60643" w:rsidP="03D60643" w:rsidRDefault="03D60643" w14:paraId="6514FCCE" w14:textId="69848E67">
            <w:pPr>
              <w:jc w:val="both"/>
            </w:pPr>
            <w:r w:rsidRPr="03D60643">
              <w:rPr>
                <w:rFonts w:eastAsia="Arial" w:cs="Arial"/>
                <w:szCs w:val="20"/>
              </w:rPr>
              <w:t xml:space="preserve"> </w:t>
            </w:r>
          </w:p>
        </w:tc>
        <w:tc>
          <w:tcPr>
            <w:tcW w:w="1059" w:type="dxa"/>
          </w:tcPr>
          <w:p w:rsidR="03D60643" w:rsidP="03D60643" w:rsidRDefault="03D60643" w14:paraId="49B74EDD" w14:textId="3DCA950E">
            <w:pPr>
              <w:jc w:val="both"/>
            </w:pPr>
            <w:r w:rsidRPr="03D60643">
              <w:rPr>
                <w:rFonts w:eastAsia="Arial" w:cs="Arial"/>
                <w:szCs w:val="20"/>
              </w:rPr>
              <w:t xml:space="preserve"> </w:t>
            </w:r>
          </w:p>
        </w:tc>
        <w:tc>
          <w:tcPr>
            <w:tcW w:w="1059" w:type="dxa"/>
          </w:tcPr>
          <w:p w:rsidR="03D60643" w:rsidP="03D60643" w:rsidRDefault="03D60643" w14:paraId="4A80493D" w14:textId="3B80F46A">
            <w:pPr>
              <w:jc w:val="both"/>
            </w:pPr>
            <w:r w:rsidRPr="03D60643">
              <w:rPr>
                <w:rFonts w:eastAsia="Arial" w:cs="Arial"/>
                <w:szCs w:val="20"/>
              </w:rPr>
              <w:t xml:space="preserve"> </w:t>
            </w:r>
          </w:p>
        </w:tc>
        <w:tc>
          <w:tcPr>
            <w:tcW w:w="721" w:type="dxa"/>
          </w:tcPr>
          <w:p w:rsidR="03D60643" w:rsidP="03D60643" w:rsidRDefault="03D60643" w14:paraId="1DD7BA82" w14:textId="010DB4A8">
            <w:pPr>
              <w:jc w:val="both"/>
            </w:pPr>
            <w:r w:rsidRPr="03D60643">
              <w:rPr>
                <w:rFonts w:eastAsia="Arial" w:cs="Arial"/>
                <w:szCs w:val="20"/>
              </w:rPr>
              <w:t xml:space="preserve"> </w:t>
            </w:r>
          </w:p>
        </w:tc>
        <w:tc>
          <w:tcPr>
            <w:tcW w:w="953" w:type="dxa"/>
          </w:tcPr>
          <w:p w:rsidR="03D60643" w:rsidP="03D60643" w:rsidRDefault="03D60643" w14:paraId="6A31031E" w14:textId="19F921DC">
            <w:pPr>
              <w:jc w:val="both"/>
            </w:pPr>
            <w:r w:rsidRPr="03D60643">
              <w:rPr>
                <w:rFonts w:eastAsia="Arial" w:cs="Arial"/>
                <w:szCs w:val="20"/>
              </w:rPr>
              <w:t xml:space="preserve"> </w:t>
            </w:r>
          </w:p>
        </w:tc>
        <w:tc>
          <w:tcPr>
            <w:tcW w:w="717" w:type="dxa"/>
          </w:tcPr>
          <w:p w:rsidR="03D60643" w:rsidP="03D60643" w:rsidRDefault="03D60643" w14:paraId="69313209" w14:textId="23058B59">
            <w:pPr>
              <w:jc w:val="both"/>
            </w:pPr>
            <w:r w:rsidRPr="03D60643">
              <w:rPr>
                <w:rFonts w:eastAsia="Arial" w:cs="Arial"/>
                <w:szCs w:val="20"/>
              </w:rPr>
              <w:t xml:space="preserve"> </w:t>
            </w:r>
          </w:p>
        </w:tc>
        <w:tc>
          <w:tcPr>
            <w:tcW w:w="899" w:type="dxa"/>
          </w:tcPr>
          <w:p w:rsidR="03D60643" w:rsidP="03D60643" w:rsidRDefault="03D60643" w14:paraId="7BE77095" w14:textId="3F61BAE1">
            <w:pPr>
              <w:jc w:val="both"/>
            </w:pPr>
            <w:r w:rsidRPr="03D60643">
              <w:rPr>
                <w:rFonts w:eastAsia="Arial" w:cs="Arial"/>
                <w:szCs w:val="20"/>
              </w:rPr>
              <w:t>Online</w:t>
            </w:r>
          </w:p>
        </w:tc>
      </w:tr>
      <w:tr w:rsidR="00BC3539" w:rsidTr="79E71906" w14:paraId="4927F576" w14:textId="4BAFD553">
        <w:trPr>
          <w:trHeight w:val="300"/>
        </w:trPr>
        <w:tc>
          <w:tcPr>
            <w:tcW w:w="1341" w:type="dxa"/>
          </w:tcPr>
          <w:p w:rsidR="03D60643" w:rsidP="03D60643" w:rsidRDefault="03D60643" w14:paraId="1E8E7E0C" w14:textId="4631E3C5">
            <w:pPr>
              <w:jc w:val="both"/>
            </w:pPr>
            <w:r w:rsidRPr="03D60643">
              <w:rPr>
                <w:rFonts w:eastAsia="Arial" w:cs="Arial"/>
                <w:szCs w:val="20"/>
                <w:lang w:val="hu-HU"/>
              </w:rPr>
              <w:t xml:space="preserve">Etc </w:t>
            </w:r>
          </w:p>
        </w:tc>
        <w:tc>
          <w:tcPr>
            <w:tcW w:w="753" w:type="dxa"/>
          </w:tcPr>
          <w:p w:rsidR="03D60643" w:rsidP="03D60643" w:rsidRDefault="03D60643" w14:paraId="2B4F0B86" w14:textId="7874DAB5">
            <w:pPr>
              <w:jc w:val="both"/>
            </w:pPr>
            <w:r w:rsidRPr="03D60643">
              <w:rPr>
                <w:rFonts w:eastAsia="Arial" w:cs="Arial"/>
                <w:szCs w:val="20"/>
              </w:rPr>
              <w:t xml:space="preserve"> </w:t>
            </w:r>
          </w:p>
        </w:tc>
        <w:tc>
          <w:tcPr>
            <w:tcW w:w="788" w:type="dxa"/>
          </w:tcPr>
          <w:p w:rsidR="03D60643" w:rsidP="03D60643" w:rsidRDefault="03D60643" w14:paraId="6EFC762D" w14:textId="4B03B4CC">
            <w:pPr>
              <w:jc w:val="both"/>
            </w:pPr>
            <w:r w:rsidRPr="03D60643">
              <w:rPr>
                <w:rFonts w:eastAsia="Arial" w:cs="Arial"/>
                <w:szCs w:val="20"/>
              </w:rPr>
              <w:t xml:space="preserve"> </w:t>
            </w:r>
          </w:p>
        </w:tc>
        <w:tc>
          <w:tcPr>
            <w:tcW w:w="772" w:type="dxa"/>
          </w:tcPr>
          <w:p w:rsidR="03D60643" w:rsidP="03D60643" w:rsidRDefault="03D60643" w14:paraId="28FD9DA2" w14:textId="21F9587D">
            <w:pPr>
              <w:jc w:val="both"/>
            </w:pPr>
            <w:r w:rsidRPr="03D60643">
              <w:rPr>
                <w:rFonts w:eastAsia="Arial" w:cs="Arial"/>
                <w:szCs w:val="20"/>
              </w:rPr>
              <w:t xml:space="preserve"> </w:t>
            </w:r>
          </w:p>
        </w:tc>
        <w:tc>
          <w:tcPr>
            <w:tcW w:w="1059" w:type="dxa"/>
          </w:tcPr>
          <w:p w:rsidR="03D60643" w:rsidP="03D60643" w:rsidRDefault="03D60643" w14:paraId="79CC6579" w14:textId="67F93853">
            <w:pPr>
              <w:jc w:val="both"/>
            </w:pPr>
            <w:r w:rsidRPr="03D60643">
              <w:rPr>
                <w:rFonts w:eastAsia="Arial" w:cs="Arial"/>
                <w:szCs w:val="20"/>
              </w:rPr>
              <w:t xml:space="preserve"> </w:t>
            </w:r>
          </w:p>
        </w:tc>
        <w:tc>
          <w:tcPr>
            <w:tcW w:w="1059" w:type="dxa"/>
          </w:tcPr>
          <w:p w:rsidR="03D60643" w:rsidP="03D60643" w:rsidRDefault="03D60643" w14:paraId="4AD0BDA5" w14:textId="77BB6EDA">
            <w:pPr>
              <w:jc w:val="both"/>
            </w:pPr>
            <w:r w:rsidRPr="03D60643">
              <w:rPr>
                <w:rFonts w:eastAsia="Arial" w:cs="Arial"/>
                <w:szCs w:val="20"/>
              </w:rPr>
              <w:t xml:space="preserve"> </w:t>
            </w:r>
          </w:p>
        </w:tc>
        <w:tc>
          <w:tcPr>
            <w:tcW w:w="721" w:type="dxa"/>
          </w:tcPr>
          <w:p w:rsidR="03D60643" w:rsidP="03D60643" w:rsidRDefault="03D60643" w14:paraId="3711D552" w14:textId="0C6ABFD6">
            <w:pPr>
              <w:jc w:val="both"/>
            </w:pPr>
            <w:r w:rsidRPr="03D60643">
              <w:rPr>
                <w:rFonts w:eastAsia="Arial" w:cs="Arial"/>
                <w:szCs w:val="20"/>
              </w:rPr>
              <w:t xml:space="preserve"> </w:t>
            </w:r>
          </w:p>
        </w:tc>
        <w:tc>
          <w:tcPr>
            <w:tcW w:w="953" w:type="dxa"/>
          </w:tcPr>
          <w:p w:rsidR="03D60643" w:rsidP="03D60643" w:rsidRDefault="03D60643" w14:paraId="6F64216D" w14:textId="7526A03C">
            <w:pPr>
              <w:jc w:val="both"/>
            </w:pPr>
            <w:r w:rsidRPr="03D60643">
              <w:rPr>
                <w:rFonts w:eastAsia="Arial" w:cs="Arial"/>
                <w:szCs w:val="20"/>
              </w:rPr>
              <w:t xml:space="preserve"> </w:t>
            </w:r>
          </w:p>
        </w:tc>
        <w:tc>
          <w:tcPr>
            <w:tcW w:w="717" w:type="dxa"/>
          </w:tcPr>
          <w:p w:rsidR="03D60643" w:rsidP="03D60643" w:rsidRDefault="03D60643" w14:paraId="4298F64F" w14:textId="7607617E">
            <w:pPr>
              <w:jc w:val="both"/>
            </w:pPr>
            <w:r w:rsidRPr="03D60643">
              <w:rPr>
                <w:rFonts w:eastAsia="Arial" w:cs="Arial"/>
                <w:szCs w:val="20"/>
              </w:rPr>
              <w:t xml:space="preserve"> </w:t>
            </w:r>
          </w:p>
        </w:tc>
        <w:tc>
          <w:tcPr>
            <w:tcW w:w="899" w:type="dxa"/>
          </w:tcPr>
          <w:p w:rsidR="03D60643" w:rsidP="03D60643" w:rsidRDefault="03D60643" w14:paraId="533713E8" w14:textId="3B56B90E">
            <w:pPr>
              <w:jc w:val="both"/>
              <w:rPr>
                <w:rFonts w:eastAsia="Arial" w:cs="Arial"/>
                <w:szCs w:val="20"/>
              </w:rPr>
            </w:pPr>
          </w:p>
        </w:tc>
      </w:tr>
    </w:tbl>
    <w:p w:rsidRPr="0026288C" w:rsidR="0026288C" w:rsidP="0026288C" w:rsidRDefault="0026288C" w14:paraId="7F556879" w14:textId="640B3376">
      <w:pPr>
        <w:jc w:val="both"/>
        <w:rPr>
          <w:rFonts w:cs="Arial"/>
          <w:szCs w:val="20"/>
          <w:lang w:val="hu-HU" w:eastAsia="hu-HU"/>
        </w:rPr>
      </w:pPr>
      <w:r>
        <w:rPr>
          <w:rFonts w:cs="Arial"/>
          <w:szCs w:val="20"/>
          <w:lang w:val="hu-HU" w:eastAsia="hu-HU"/>
        </w:rPr>
        <w:tab/>
      </w:r>
    </w:p>
    <w:p w:rsidRPr="00E81264" w:rsidR="00E81264" w:rsidP="2BC1B520" w:rsidRDefault="2AB927A5" w14:paraId="634F2901" w14:textId="2F772294">
      <w:pPr>
        <w:pStyle w:val="Heading3"/>
        <w:rPr>
          <w:rFonts w:cs="Arial"/>
          <w:u w:val="single"/>
          <w:lang w:val="hu-HU" w:eastAsia="hu-HU"/>
        </w:rPr>
      </w:pPr>
      <w:bookmarkStart w:name="_Toc1841435746" w:id="637"/>
      <w:commentRangeStart w:id="638"/>
      <w:commentRangeStart w:id="639"/>
      <w:commentRangeStart w:id="640"/>
      <w:commentRangeStart w:id="641"/>
      <w:commentRangeStart w:id="642"/>
      <w:commentRangeStart w:id="643"/>
      <w:commentRangeStart w:id="644"/>
      <w:commentRangeStart w:id="645"/>
      <w:r w:rsidRPr="15D736D9">
        <w:rPr>
          <w:lang w:val="hu-HU"/>
        </w:rPr>
        <w:t xml:space="preserve">CORE02 </w:t>
      </w:r>
      <w:r w:rsidRPr="15D736D9" w:rsidR="3BCC62E5">
        <w:rPr>
          <w:lang w:val="hu-HU"/>
        </w:rPr>
        <w:t>screens</w:t>
      </w:r>
      <w:commentRangeEnd w:id="638"/>
      <w:r>
        <w:rPr>
          <w:rStyle w:val="CommentReference"/>
        </w:rPr>
        <w:commentReference w:id="638"/>
      </w:r>
      <w:commentRangeEnd w:id="639"/>
      <w:r>
        <w:rPr>
          <w:rStyle w:val="CommentReference"/>
        </w:rPr>
        <w:commentReference w:id="639"/>
      </w:r>
      <w:bookmarkEnd w:id="637"/>
      <w:commentRangeEnd w:id="640"/>
      <w:r>
        <w:rPr>
          <w:rStyle w:val="CommentReference"/>
        </w:rPr>
        <w:commentReference w:id="640"/>
      </w:r>
      <w:commentRangeEnd w:id="641"/>
      <w:r>
        <w:rPr>
          <w:rStyle w:val="CommentReference"/>
        </w:rPr>
        <w:commentReference w:id="641"/>
      </w:r>
      <w:commentRangeEnd w:id="642"/>
      <w:r>
        <w:rPr>
          <w:rStyle w:val="CommentReference"/>
        </w:rPr>
        <w:commentReference w:id="642"/>
      </w:r>
      <w:commentRangeEnd w:id="643"/>
      <w:r>
        <w:rPr>
          <w:rStyle w:val="CommentReference"/>
        </w:rPr>
        <w:commentReference w:id="643"/>
      </w:r>
      <w:commentRangeEnd w:id="644"/>
      <w:r>
        <w:rPr>
          <w:rStyle w:val="CommentReference"/>
        </w:rPr>
        <w:commentReference w:id="644"/>
      </w:r>
      <w:commentRangeEnd w:id="645"/>
      <w:r>
        <w:rPr>
          <w:rStyle w:val="CommentReference"/>
        </w:rPr>
        <w:commentReference w:id="645"/>
      </w:r>
    </w:p>
    <w:bookmarkEnd w:id="633"/>
    <w:p w:rsidR="00ED517D" w:rsidP="21C798E4" w:rsidRDefault="3714E577" w14:paraId="77FEE5A7" w14:textId="1DA3CBD6">
      <w:pPr>
        <w:pStyle w:val="ListParagraph"/>
        <w:jc w:val="both"/>
        <w:rPr>
          <w:rFonts w:cs="Arial"/>
          <w:lang w:val="en-US" w:eastAsia="hu-HU"/>
        </w:rPr>
      </w:pPr>
      <w:r w:rsidRPr="21C798E4">
        <w:rPr>
          <w:rFonts w:cs="Arial"/>
          <w:lang w:val="en-US" w:eastAsia="hu-HU"/>
        </w:rPr>
        <w:t xml:space="preserve">These are draft screen plans illustrating the new functionality–can change later in case of better technical feasibility.  </w:t>
      </w:r>
    </w:p>
    <w:p w:rsidR="00ED517D" w:rsidP="00ED517D" w:rsidRDefault="00ED517D" w14:paraId="21B20742" w14:textId="04B309EF">
      <w:pPr>
        <w:pStyle w:val="ListParagraph"/>
        <w:ind w:left="709"/>
        <w:jc w:val="both"/>
        <w:rPr>
          <w:rFonts w:ascii="UniCredit" w:hAnsi="UniCredit"/>
          <w:sz w:val="22"/>
          <w:szCs w:val="22"/>
          <w:lang w:val="hu-HU" w:eastAsia="hu-HU"/>
        </w:rPr>
      </w:pPr>
    </w:p>
    <w:p w:rsidRPr="005E1879" w:rsidR="00803BF3" w:rsidP="6D02E48D" w:rsidRDefault="0571B69B" w14:paraId="2F223A5E" w14:textId="2B870360">
      <w:pPr>
        <w:pStyle w:val="ListParagraph"/>
        <w:ind w:left="709"/>
        <w:jc w:val="both"/>
        <w:rPr>
          <w:rFonts w:cs="Arial"/>
          <w:u w:val="single"/>
          <w:lang w:val="cs-CZ" w:eastAsia="hu-HU"/>
        </w:rPr>
      </w:pPr>
      <w:commentRangeStart w:id="650"/>
      <w:commentRangeStart w:id="651"/>
      <w:commentRangeStart w:id="652"/>
      <w:commentRangeStart w:id="653"/>
      <w:commentRangeStart w:id="654"/>
      <w:commentRangeStart w:id="655"/>
      <w:commentRangeStart w:id="656"/>
      <w:commentRangeStart w:id="657"/>
      <w:commentRangeStart w:id="658"/>
      <w:r w:rsidRPr="15D736D9">
        <w:rPr>
          <w:rFonts w:cs="Arial"/>
          <w:u w:val="single"/>
          <w:lang w:val="hu-HU" w:eastAsia="hu-HU"/>
        </w:rPr>
        <w:t>Display KYC related fields</w:t>
      </w:r>
      <w:commentRangeEnd w:id="650"/>
      <w:r>
        <w:rPr>
          <w:rStyle w:val="CommentReference"/>
        </w:rPr>
        <w:commentReference w:id="650"/>
      </w:r>
      <w:commentRangeEnd w:id="651"/>
      <w:r>
        <w:rPr>
          <w:rStyle w:val="CommentReference"/>
        </w:rPr>
        <w:commentReference w:id="651"/>
      </w:r>
      <w:commentRangeEnd w:id="652"/>
      <w:r>
        <w:rPr>
          <w:rStyle w:val="CommentReference"/>
        </w:rPr>
        <w:commentReference w:id="652"/>
      </w:r>
      <w:commentRangeEnd w:id="653"/>
      <w:r>
        <w:rPr>
          <w:rStyle w:val="CommentReference"/>
        </w:rPr>
        <w:commentReference w:id="653"/>
      </w:r>
      <w:commentRangeEnd w:id="654"/>
      <w:r>
        <w:rPr>
          <w:rStyle w:val="CommentReference"/>
        </w:rPr>
        <w:commentReference w:id="654"/>
      </w:r>
      <w:commentRangeEnd w:id="655"/>
      <w:r>
        <w:rPr>
          <w:rStyle w:val="CommentReference"/>
        </w:rPr>
        <w:commentReference w:id="655"/>
      </w:r>
      <w:commentRangeEnd w:id="656"/>
      <w:r>
        <w:rPr>
          <w:rStyle w:val="CommentReference"/>
        </w:rPr>
        <w:commentReference w:id="656"/>
      </w:r>
      <w:commentRangeEnd w:id="657"/>
      <w:r>
        <w:rPr>
          <w:rStyle w:val="CommentReference"/>
        </w:rPr>
        <w:commentReference w:id="657"/>
      </w:r>
      <w:commentRangeEnd w:id="658"/>
      <w:r>
        <w:rPr>
          <w:rStyle w:val="CommentReference"/>
        </w:rPr>
        <w:commentReference w:id="658"/>
      </w:r>
    </w:p>
    <w:p w:rsidRPr="0043074E" w:rsidR="004A5EC5" w:rsidP="527FABDB" w:rsidRDefault="008837A3" w14:paraId="6F349766" w14:textId="12C3A5EA">
      <w:pPr>
        <w:pStyle w:val="ListParagraph"/>
        <w:ind w:left="709"/>
        <w:jc w:val="both"/>
        <w:rPr>
          <w:rFonts w:cs="Arial"/>
          <w:lang w:val="hu-HU" w:eastAsia="hu-HU"/>
        </w:rPr>
      </w:pPr>
      <w:r w:rsidRPr="527FABDB">
        <w:rPr>
          <w:rFonts w:cs="Arial"/>
          <w:lang w:val="en-US" w:eastAsia="hu-HU"/>
        </w:rPr>
        <w:t xml:space="preserve">All the KYC related fields need to be displayed on CORE02 client enquiry </w:t>
      </w:r>
      <w:r w:rsidRPr="527FABDB" w:rsidR="004A5EC5">
        <w:rPr>
          <w:rFonts w:cs="Arial"/>
          <w:lang w:val="en-US" w:eastAsia="hu-HU"/>
        </w:rPr>
        <w:t>and maintenance screens on a dedicated tab.</w:t>
      </w:r>
      <w:r w:rsidRPr="527FABDB" w:rsidR="656E5E59">
        <w:rPr>
          <w:rFonts w:cs="Arial"/>
          <w:lang w:val="en-US" w:eastAsia="hu-HU"/>
        </w:rPr>
        <w:t xml:space="preserve"> The fields ‘KYC Relevant Client’, ‘Reliability’, ‘KYC Last Questionnaire’ all should be removed from the current places in the Client Enquiry and Client Maintenance screens and all of them needs to be added to the Client Static Details screen (see below).</w:t>
      </w:r>
    </w:p>
    <w:p w:rsidRPr="0043074E" w:rsidR="006A4F20" w:rsidP="004A5EC5" w:rsidRDefault="00994A82" w14:paraId="7C197070" w14:textId="301B6FBE">
      <w:pPr>
        <w:pStyle w:val="ListParagraph"/>
        <w:ind w:left="709"/>
        <w:jc w:val="both"/>
        <w:rPr>
          <w:rFonts w:cs="Arial"/>
          <w:szCs w:val="20"/>
          <w:lang w:val="hu-HU" w:eastAsia="hu-HU"/>
        </w:rPr>
      </w:pPr>
      <w:r w:rsidRPr="0043074E">
        <w:rPr>
          <w:rFonts w:cs="Arial"/>
          <w:szCs w:val="20"/>
          <w:lang w:val="hu-HU" w:eastAsia="hu-HU"/>
        </w:rPr>
        <w:t>The new tab will be available via</w:t>
      </w:r>
      <w:r w:rsidRPr="0043074E" w:rsidR="00ED6F30">
        <w:rPr>
          <w:rFonts w:cs="Arial"/>
          <w:szCs w:val="20"/>
          <w:lang w:val="hu-HU" w:eastAsia="hu-HU"/>
        </w:rPr>
        <w:t xml:space="preserve"> the following menu items</w:t>
      </w:r>
      <w:r w:rsidRPr="0043074E">
        <w:rPr>
          <w:rFonts w:cs="Arial"/>
          <w:szCs w:val="20"/>
          <w:lang w:val="hu-HU" w:eastAsia="hu-HU"/>
        </w:rPr>
        <w:t>:</w:t>
      </w:r>
    </w:p>
    <w:p w:rsidRPr="0043074E" w:rsidR="00994A82" w:rsidP="00994A82" w:rsidRDefault="00C6656A" w14:paraId="11E6669D" w14:textId="5360E6E3">
      <w:pPr>
        <w:pStyle w:val="ListParagraph"/>
        <w:numPr>
          <w:ilvl w:val="0"/>
          <w:numId w:val="40"/>
        </w:numPr>
        <w:jc w:val="both"/>
        <w:rPr>
          <w:rFonts w:cs="Arial"/>
          <w:szCs w:val="20"/>
          <w:lang w:val="hu-HU" w:eastAsia="hu-HU"/>
        </w:rPr>
      </w:pPr>
      <w:r w:rsidRPr="0043074E">
        <w:rPr>
          <w:rFonts w:cs="Arial"/>
          <w:szCs w:val="20"/>
          <w:lang w:val="hu-HU" w:eastAsia="hu-HU"/>
        </w:rPr>
        <w:t>RT</w:t>
      </w:r>
      <w:r w:rsidRPr="0043074E" w:rsidR="00B1254A">
        <w:rPr>
          <w:rFonts w:cs="Arial"/>
          <w:szCs w:val="20"/>
          <w:lang w:val="hu-HU" w:eastAsia="hu-HU"/>
        </w:rPr>
        <w:t>E</w:t>
      </w:r>
      <w:r w:rsidRPr="0043074E">
        <w:rPr>
          <w:rFonts w:cs="Arial"/>
          <w:szCs w:val="20"/>
          <w:lang w:val="hu-HU" w:eastAsia="hu-HU"/>
        </w:rPr>
        <w:t>/</w:t>
      </w:r>
      <w:r w:rsidRPr="0043074E" w:rsidR="00994A82">
        <w:rPr>
          <w:rFonts w:cs="Arial"/>
          <w:szCs w:val="20"/>
          <w:lang w:val="hu-HU" w:eastAsia="hu-HU"/>
        </w:rPr>
        <w:t>Client Static Details</w:t>
      </w:r>
    </w:p>
    <w:p w:rsidRPr="0043074E" w:rsidR="00C6656A" w:rsidP="00994A82" w:rsidRDefault="0064086A" w14:paraId="57919B64" w14:textId="4AF2F7A6">
      <w:pPr>
        <w:pStyle w:val="ListParagraph"/>
        <w:numPr>
          <w:ilvl w:val="0"/>
          <w:numId w:val="40"/>
        </w:numPr>
        <w:jc w:val="both"/>
        <w:rPr>
          <w:rFonts w:cs="Arial"/>
          <w:szCs w:val="20"/>
          <w:lang w:val="hu-HU" w:eastAsia="hu-HU"/>
        </w:rPr>
      </w:pPr>
      <w:r w:rsidRPr="0043074E">
        <w:rPr>
          <w:rFonts w:cs="Arial"/>
          <w:szCs w:val="20"/>
          <w:lang w:val="hu-HU" w:eastAsia="hu-HU"/>
        </w:rPr>
        <w:t>RT/Client Maintenance</w:t>
      </w:r>
    </w:p>
    <w:p w:rsidRPr="0043074E" w:rsidR="0028468C" w:rsidP="004A5EC5" w:rsidRDefault="0028468C" w14:paraId="755221A9" w14:textId="77777777">
      <w:pPr>
        <w:pStyle w:val="ListParagraph"/>
        <w:ind w:left="709"/>
        <w:jc w:val="both"/>
        <w:rPr>
          <w:rFonts w:cs="Arial"/>
          <w:szCs w:val="20"/>
          <w:lang w:val="hu-HU" w:eastAsia="hu-HU"/>
        </w:rPr>
      </w:pPr>
    </w:p>
    <w:p w:rsidRPr="0043074E" w:rsidR="00D54C7B" w:rsidP="004A5EC5" w:rsidRDefault="00D54C7B" w14:paraId="1D20DED0" w14:textId="7E3F3610">
      <w:pPr>
        <w:pStyle w:val="ListParagraph"/>
        <w:ind w:left="709"/>
        <w:jc w:val="both"/>
        <w:rPr>
          <w:rFonts w:cs="Arial"/>
          <w:szCs w:val="20"/>
          <w:lang w:val="hu-HU" w:eastAsia="hu-HU"/>
        </w:rPr>
      </w:pPr>
      <w:r w:rsidRPr="0043074E">
        <w:rPr>
          <w:rFonts w:cs="Arial"/>
          <w:szCs w:val="20"/>
          <w:lang w:val="hu-HU" w:eastAsia="hu-HU"/>
        </w:rPr>
        <w:t>Draft of the new tab</w:t>
      </w:r>
      <w:r w:rsidRPr="0043074E" w:rsidR="008340A4">
        <w:rPr>
          <w:rFonts w:cs="Arial"/>
          <w:szCs w:val="20"/>
          <w:lang w:val="hu-HU" w:eastAsia="hu-HU"/>
        </w:rPr>
        <w:t xml:space="preserve"> via RTE/Client Static Details</w:t>
      </w:r>
      <w:r w:rsidRPr="0043074E">
        <w:rPr>
          <w:rFonts w:cs="Arial"/>
          <w:szCs w:val="20"/>
          <w:lang w:val="hu-HU" w:eastAsia="hu-HU"/>
        </w:rPr>
        <w:t>:</w:t>
      </w:r>
    </w:p>
    <w:p w:rsidRPr="0043074E" w:rsidR="00723E1D" w:rsidP="00A426F8" w:rsidRDefault="00723E1D" w14:paraId="07F10CD9" w14:textId="77777777">
      <w:pPr>
        <w:pStyle w:val="Screentxt"/>
        <w:pBdr>
          <w:left w:val="single" w:color="auto" w:sz="6" w:space="30" w:shadow="1"/>
          <w:right w:val="single" w:color="auto" w:sz="6" w:space="31" w:shadow="1"/>
        </w:pBdr>
        <w:ind w:left="1080"/>
        <w:jc w:val="center"/>
        <w:rPr>
          <w:rFonts w:ascii="Arial" w:hAnsi="Arial" w:cs="Arial"/>
          <w:sz w:val="20"/>
          <w:szCs w:val="24"/>
          <w:u w:val="single"/>
        </w:rPr>
      </w:pPr>
      <w:r w:rsidRPr="0043074E">
        <w:rPr>
          <w:rFonts w:ascii="Arial" w:hAnsi="Arial" w:cs="Arial"/>
          <w:sz w:val="20"/>
          <w:szCs w:val="24"/>
          <w:u w:val="single"/>
        </w:rPr>
        <w:t>Client Static Details</w:t>
      </w:r>
    </w:p>
    <w:p w:rsidRPr="0043074E" w:rsidR="00723E1D" w:rsidP="006D2180" w:rsidRDefault="00723E1D" w14:paraId="45868386" w14:textId="05CE00AB">
      <w:pPr>
        <w:pStyle w:val="Screentxt"/>
        <w:pBdr>
          <w:left w:val="single" w:color="auto" w:sz="6" w:space="30" w:shadow="1"/>
          <w:right w:val="single" w:color="auto" w:sz="6" w:space="31" w:shadow="1"/>
        </w:pBdr>
        <w:ind w:left="1080"/>
        <w:rPr>
          <w:rFonts w:ascii="Arial" w:hAnsi="Arial" w:cs="Arial"/>
          <w:sz w:val="20"/>
          <w:szCs w:val="24"/>
        </w:rPr>
      </w:pPr>
      <w:r w:rsidRPr="0043074E">
        <w:rPr>
          <w:rFonts w:ascii="Arial" w:hAnsi="Arial" w:cs="Arial"/>
          <w:sz w:val="20"/>
          <w:szCs w:val="24"/>
        </w:rPr>
        <w:t>Clien</w:t>
      </w:r>
      <w:r w:rsidR="006E3161">
        <w:rPr>
          <w:rFonts w:ascii="Arial" w:hAnsi="Arial" w:cs="Arial"/>
          <w:sz w:val="20"/>
          <w:szCs w:val="24"/>
        </w:rPr>
        <w:t>t</w:t>
      </w:r>
      <w:r w:rsidRPr="0043074E">
        <w:rPr>
          <w:rFonts w:ascii="Arial" w:hAnsi="Arial" w:cs="Arial"/>
          <w:sz w:val="20"/>
          <w:szCs w:val="24"/>
        </w:rPr>
        <w:t>:</w:t>
      </w:r>
      <w:r w:rsidR="006E3161">
        <w:rPr>
          <w:rFonts w:ascii="Arial" w:hAnsi="Arial" w:cs="Arial"/>
          <w:sz w:val="20"/>
          <w:szCs w:val="24"/>
        </w:rPr>
        <w:t>……</w:t>
      </w:r>
      <w:r w:rsidRPr="0043074E">
        <w:rPr>
          <w:rFonts w:ascii="Arial" w:hAnsi="Arial" w:cs="Arial"/>
          <w:sz w:val="20"/>
          <w:szCs w:val="24"/>
        </w:rPr>
        <w:tab/>
      </w:r>
      <w:r w:rsidRPr="0043074E">
        <w:rPr>
          <w:rFonts w:ascii="Arial" w:hAnsi="Arial" w:cs="Arial"/>
          <w:sz w:val="20"/>
          <w:szCs w:val="24"/>
        </w:rPr>
        <w:tab/>
      </w:r>
      <w:r w:rsidRPr="0043074E">
        <w:rPr>
          <w:rFonts w:ascii="Arial" w:hAnsi="Arial" w:cs="Arial"/>
          <w:sz w:val="20"/>
          <w:szCs w:val="24"/>
        </w:rPr>
        <w:tab/>
      </w:r>
      <w:r w:rsidRPr="0043074E">
        <w:rPr>
          <w:rFonts w:ascii="Arial" w:hAnsi="Arial" w:cs="Arial"/>
          <w:sz w:val="20"/>
          <w:szCs w:val="24"/>
        </w:rPr>
        <w:tab/>
      </w:r>
      <w:r w:rsidRPr="0043074E">
        <w:rPr>
          <w:rFonts w:ascii="Arial" w:hAnsi="Arial" w:cs="Arial"/>
          <w:sz w:val="20"/>
          <w:szCs w:val="24"/>
        </w:rPr>
        <w:tab/>
      </w:r>
      <w:r w:rsidRPr="0043074E">
        <w:rPr>
          <w:rFonts w:ascii="Arial" w:hAnsi="Arial" w:cs="Arial"/>
          <w:sz w:val="20"/>
          <w:szCs w:val="24"/>
        </w:rPr>
        <w:tab/>
      </w:r>
      <w:r w:rsidRPr="0043074E">
        <w:rPr>
          <w:rFonts w:ascii="Arial" w:hAnsi="Arial" w:cs="Arial"/>
          <w:sz w:val="20"/>
          <w:szCs w:val="24"/>
        </w:rPr>
        <w:tab/>
      </w:r>
      <w:r w:rsidR="006D2180">
        <w:rPr>
          <w:rFonts w:ascii="Arial" w:hAnsi="Arial" w:cs="Arial"/>
          <w:sz w:val="20"/>
          <w:szCs w:val="24"/>
        </w:rPr>
        <w:tab/>
      </w:r>
      <w:r w:rsidRPr="0043074E">
        <w:rPr>
          <w:rFonts w:ascii="Arial" w:hAnsi="Arial" w:cs="Arial"/>
          <w:sz w:val="20"/>
          <w:szCs w:val="24"/>
        </w:rPr>
        <w:t>Status:</w:t>
      </w:r>
      <w:r w:rsidR="006E3161">
        <w:rPr>
          <w:rFonts w:ascii="Arial" w:hAnsi="Arial" w:cs="Arial"/>
          <w:sz w:val="20"/>
          <w:szCs w:val="24"/>
        </w:rPr>
        <w:t>………..</w:t>
      </w:r>
    </w:p>
    <w:p w:rsidRPr="00CD5D02" w:rsidR="00723E1D" w:rsidP="00CD5D02" w:rsidRDefault="00723E1D" w14:paraId="54708957" w14:textId="77777777">
      <w:pPr>
        <w:pStyle w:val="Screentxt"/>
        <w:pBdr>
          <w:left w:val="single" w:color="auto" w:sz="6" w:space="30" w:shadow="1"/>
          <w:right w:val="single" w:color="auto" w:sz="6" w:space="31" w:shadow="1"/>
        </w:pBdr>
        <w:ind w:left="1080"/>
        <w:rPr>
          <w:rFonts w:ascii="Arial" w:hAnsi="Arial" w:cs="Arial"/>
          <w:sz w:val="20"/>
          <w:szCs w:val="24"/>
          <w:u w:val="single"/>
        </w:rPr>
      </w:pPr>
      <w:r w:rsidRPr="00CD5D02">
        <w:rPr>
          <w:rFonts w:ascii="Arial" w:hAnsi="Arial" w:cs="Arial"/>
          <w:sz w:val="20"/>
          <w:szCs w:val="24"/>
          <w:u w:val="single"/>
        </w:rPr>
        <w:t>KYC related fields</w:t>
      </w:r>
    </w:p>
    <w:p w:rsidRPr="0043074E" w:rsidR="00723E1D" w:rsidP="3092B974" w:rsidRDefault="6E9E984F" w14:paraId="7C51AA64" w14:textId="6283D15B">
      <w:pPr>
        <w:pStyle w:val="Screentxt"/>
        <w:pBdr>
          <w:left w:val="single" w:color="auto" w:sz="6" w:space="30" w:shadow="1"/>
          <w:right w:val="single" w:color="auto" w:sz="6" w:space="31" w:shadow="1"/>
        </w:pBdr>
        <w:ind w:left="1080"/>
        <w:rPr>
          <w:rFonts w:ascii="Arial" w:hAnsi="Arial" w:cs="Arial"/>
          <w:sz w:val="20"/>
        </w:rPr>
      </w:pPr>
      <w:r w:rsidRPr="3092B974">
        <w:rPr>
          <w:rFonts w:ascii="Arial" w:hAnsi="Arial" w:cs="Arial"/>
          <w:sz w:val="20"/>
        </w:rPr>
        <w:t>AML block:</w:t>
      </w:r>
      <w:r w:rsidR="00723E1D">
        <w:tab/>
      </w:r>
      <w:r w:rsidR="00723E1D">
        <w:tab/>
      </w:r>
      <w:r w:rsidR="00723E1D">
        <w:tab/>
      </w:r>
      <w:r w:rsidR="00723E1D">
        <w:tab/>
      </w:r>
      <w:r w:rsidR="00723E1D">
        <w:tab/>
      </w:r>
      <w:r w:rsidRPr="3092B974">
        <w:rPr>
          <w:rFonts w:ascii="Arial" w:hAnsi="Arial" w:cs="Arial"/>
          <w:sz w:val="20"/>
        </w:rPr>
        <w:t>Y/N</w:t>
      </w:r>
    </w:p>
    <w:p w:rsidRPr="0043074E" w:rsidR="00723E1D" w:rsidP="3092B974" w:rsidRDefault="6E9E984F" w14:paraId="6402ABB9" w14:textId="23C37DCF">
      <w:pPr>
        <w:pStyle w:val="Screentxt"/>
        <w:pBdr>
          <w:left w:val="single" w:color="auto" w:sz="6" w:space="30" w:shadow="1"/>
          <w:right w:val="single" w:color="auto" w:sz="6" w:space="31" w:shadow="1"/>
        </w:pBdr>
        <w:ind w:left="1080"/>
        <w:rPr>
          <w:rFonts w:ascii="Arial" w:hAnsi="Arial" w:cs="Arial"/>
          <w:sz w:val="20"/>
        </w:rPr>
      </w:pPr>
      <w:r w:rsidRPr="3092B974">
        <w:rPr>
          <w:rFonts w:ascii="Arial" w:hAnsi="Arial" w:cs="Arial"/>
          <w:sz w:val="20"/>
        </w:rPr>
        <w:t>KYC status:</w:t>
      </w:r>
      <w:r w:rsidR="00723E1D">
        <w:tab/>
      </w:r>
      <w:r w:rsidR="00723E1D">
        <w:tab/>
      </w:r>
      <w:r w:rsidR="00723E1D">
        <w:tab/>
      </w:r>
      <w:r w:rsidR="00723E1D">
        <w:tab/>
      </w:r>
      <w:r w:rsidRPr="3092B974">
        <w:rPr>
          <w:rFonts w:ascii="Arial" w:hAnsi="Arial" w:cs="Arial"/>
          <w:sz w:val="20"/>
          <w:lang w:val="hu-HU" w:eastAsia="hu-HU"/>
        </w:rPr>
        <w:t>Due diligence not valid/not completed</w:t>
      </w:r>
    </w:p>
    <w:p w:rsidR="679399EC" w:rsidP="3092B974" w:rsidRDefault="09D353AD" w14:paraId="3EB6FB77" w14:textId="2D90E058">
      <w:pPr>
        <w:pStyle w:val="Screentxt"/>
        <w:pBdr>
          <w:left w:val="single" w:color="auto" w:sz="6" w:space="30" w:shadow="1"/>
          <w:right w:val="single" w:color="auto" w:sz="6" w:space="31" w:shadow="1"/>
        </w:pBdr>
        <w:ind w:left="1080"/>
        <w:rPr>
          <w:rFonts w:ascii="Arial" w:hAnsi="Arial" w:cs="Arial"/>
          <w:sz w:val="20"/>
          <w:lang w:val="hu-HU" w:eastAsia="hu-HU"/>
        </w:rPr>
      </w:pPr>
      <w:r w:rsidRPr="15D736D9">
        <w:rPr>
          <w:rFonts w:ascii="Arial" w:hAnsi="Arial" w:cs="Arial"/>
          <w:sz w:val="20"/>
          <w:lang w:val="hu-HU" w:eastAsia="hu-HU"/>
        </w:rPr>
        <w:t>KYC relevant client:</w:t>
      </w:r>
      <w:r w:rsidRPr="15D736D9" w:rsidR="50D52048">
        <w:rPr>
          <w:rFonts w:ascii="Arial" w:hAnsi="Arial" w:cs="Arial"/>
          <w:sz w:val="20"/>
          <w:lang w:val="hu-HU" w:eastAsia="hu-HU"/>
        </w:rPr>
        <w:t xml:space="preserve"> </w:t>
      </w:r>
      <w:r>
        <w:tab/>
      </w:r>
      <w:r>
        <w:tab/>
      </w:r>
      <w:r>
        <w:tab/>
      </w:r>
      <w:r w:rsidRPr="15D736D9" w:rsidR="50D52048">
        <w:rPr>
          <w:rFonts w:ascii="Arial" w:hAnsi="Arial" w:cs="Arial"/>
          <w:sz w:val="20"/>
          <w:lang w:val="hu-HU" w:eastAsia="hu-HU"/>
        </w:rPr>
        <w:t>Y/N</w:t>
      </w:r>
    </w:p>
    <w:p w:rsidRPr="0043074E" w:rsidR="00723E1D" w:rsidP="15D736D9" w:rsidRDefault="35A78A3F" w14:paraId="3F32C759" w14:textId="4D4765D6">
      <w:pPr>
        <w:pStyle w:val="Screentxt"/>
        <w:pBdr>
          <w:left w:val="single" w:color="auto" w:sz="6" w:space="30" w:shadow="1"/>
          <w:right w:val="single" w:color="auto" w:sz="6" w:space="31" w:shadow="1"/>
        </w:pBdr>
        <w:ind w:left="1080"/>
        <w:rPr>
          <w:rFonts w:ascii="Arial" w:hAnsi="Arial" w:cs="Arial"/>
          <w:sz w:val="20"/>
        </w:rPr>
      </w:pPr>
      <w:r w:rsidRPr="15D736D9">
        <w:rPr>
          <w:rFonts w:ascii="Arial" w:hAnsi="Arial" w:cs="Arial"/>
          <w:sz w:val="20"/>
        </w:rPr>
        <w:t>KYC last change date:</w:t>
      </w:r>
      <w:r w:rsidR="73A618F1">
        <w:tab/>
      </w:r>
      <w:r w:rsidR="73A618F1">
        <w:tab/>
      </w:r>
      <w:r w:rsidR="73A618F1">
        <w:tab/>
      </w:r>
      <w:r w:rsidRPr="15D736D9">
        <w:rPr>
          <w:rFonts w:ascii="Arial" w:hAnsi="Arial" w:cs="Arial"/>
          <w:sz w:val="20"/>
        </w:rPr>
        <w:t xml:space="preserve">20251104 </w:t>
      </w:r>
    </w:p>
    <w:p w:rsidRPr="0043074E" w:rsidR="00723E1D" w:rsidP="32A4E4B4" w:rsidRDefault="73A618F1" w14:paraId="5582B98A" w14:textId="7F70E004">
      <w:pPr>
        <w:pStyle w:val="Screentxt"/>
        <w:pBdr>
          <w:left w:val="single" w:color="auto" w:sz="6" w:space="30" w:shadow="1"/>
          <w:right w:val="single" w:color="auto" w:sz="6" w:space="31" w:shadow="1"/>
        </w:pBdr>
        <w:ind w:left="1080"/>
        <w:rPr>
          <w:rFonts w:ascii="Arial" w:hAnsi="Arial" w:cs="Arial"/>
          <w:sz w:val="20"/>
        </w:rPr>
      </w:pPr>
      <w:r w:rsidRPr="32A4E4B4">
        <w:rPr>
          <w:rFonts w:ascii="Arial" w:hAnsi="Arial" w:cs="Arial"/>
          <w:sz w:val="20"/>
        </w:rPr>
        <w:t>Reliability</w:t>
      </w:r>
      <w:r w:rsidRPr="32A4E4B4" w:rsidR="1D14EEA3">
        <w:rPr>
          <w:rFonts w:ascii="Arial" w:hAnsi="Arial" w:cs="Arial"/>
          <w:sz w:val="20"/>
        </w:rPr>
        <w:t>:</w:t>
      </w:r>
      <w:r>
        <w:tab/>
      </w:r>
      <w:r>
        <w:tab/>
      </w:r>
      <w:r>
        <w:tab/>
      </w:r>
      <w:r>
        <w:tab/>
      </w:r>
      <w:r>
        <w:tab/>
      </w:r>
      <w:r w:rsidRPr="32A4E4B4" w:rsidR="6E9E984F">
        <w:rPr>
          <w:rFonts w:ascii="Arial" w:hAnsi="Arial" w:cs="Arial"/>
          <w:sz w:val="20"/>
        </w:rPr>
        <w:t>2</w:t>
      </w:r>
    </w:p>
    <w:p w:rsidRPr="0043074E" w:rsidR="00723E1D" w:rsidP="32A4E4B4" w:rsidRDefault="2BEEC7E9" w14:paraId="1314BB1A" w14:textId="564FD1E0">
      <w:pPr>
        <w:pStyle w:val="Screentxt"/>
        <w:pBdr>
          <w:left w:val="single" w:color="auto" w:sz="6" w:space="30" w:shadow="1"/>
          <w:right w:val="single" w:color="auto" w:sz="6" w:space="31" w:shadow="1"/>
        </w:pBdr>
        <w:ind w:left="1080"/>
        <w:rPr>
          <w:rFonts w:ascii="Arial" w:hAnsi="Arial" w:cs="Arial"/>
          <w:sz w:val="20"/>
        </w:rPr>
      </w:pPr>
      <w:r w:rsidRPr="32A4E4B4">
        <w:rPr>
          <w:rFonts w:ascii="Arial" w:hAnsi="Arial" w:cs="Arial"/>
          <w:sz w:val="20"/>
        </w:rPr>
        <w:t>KYC Last Questionnaire</w:t>
      </w:r>
      <w:r w:rsidRPr="32A4E4B4" w:rsidR="6E9E984F">
        <w:rPr>
          <w:rFonts w:ascii="Arial" w:hAnsi="Arial" w:cs="Arial"/>
          <w:sz w:val="20"/>
        </w:rPr>
        <w:t>:</w:t>
      </w:r>
      <w:r w:rsidR="6E9E984F">
        <w:tab/>
      </w:r>
      <w:r w:rsidR="6E9E984F">
        <w:tab/>
      </w:r>
      <w:r w:rsidRPr="32A4E4B4" w:rsidR="6A573A06">
        <w:rPr>
          <w:rFonts w:ascii="Arial" w:hAnsi="Arial" w:cs="Arial"/>
          <w:sz w:val="20"/>
        </w:rPr>
        <w:t xml:space="preserve"> </w:t>
      </w:r>
      <w:r w:rsidR="6E9E984F">
        <w:tab/>
      </w:r>
      <w:r w:rsidRPr="32A4E4B4" w:rsidR="6E9E984F">
        <w:rPr>
          <w:rFonts w:ascii="Arial" w:hAnsi="Arial" w:cs="Arial"/>
          <w:sz w:val="20"/>
        </w:rPr>
        <w:t>20251104</w:t>
      </w:r>
    </w:p>
    <w:p w:rsidR="58D1A140" w:rsidP="3092B974" w:rsidRDefault="7E1BDDB7" w14:paraId="41260EFF" w14:textId="6D91F6B3">
      <w:pPr>
        <w:pStyle w:val="Screentxt"/>
        <w:pBdr>
          <w:left w:val="single" w:color="auto" w:sz="6" w:space="30" w:shadow="1"/>
          <w:right w:val="single" w:color="auto" w:sz="6" w:space="31" w:shadow="1"/>
        </w:pBdr>
        <w:ind w:left="1080"/>
        <w:rPr>
          <w:rFonts w:ascii="Arial" w:hAnsi="Arial" w:cs="Arial"/>
          <w:sz w:val="20"/>
        </w:rPr>
      </w:pPr>
      <w:r w:rsidRPr="3092B974">
        <w:rPr>
          <w:rFonts w:ascii="Arial" w:hAnsi="Arial" w:cs="Arial"/>
          <w:sz w:val="20"/>
        </w:rPr>
        <w:t>Expiry date</w:t>
      </w:r>
      <w:r w:rsidRPr="3092B974" w:rsidR="32BD1C14">
        <w:rPr>
          <w:rFonts w:ascii="Arial" w:hAnsi="Arial" w:cs="Arial"/>
          <w:sz w:val="20"/>
        </w:rPr>
        <w:t>:</w:t>
      </w:r>
      <w:r w:rsidR="58D1A140">
        <w:tab/>
      </w:r>
      <w:r w:rsidRPr="3092B974" w:rsidR="32BD1C14">
        <w:rPr>
          <w:rFonts w:ascii="Arial" w:hAnsi="Arial" w:cs="Arial"/>
          <w:sz w:val="20"/>
        </w:rPr>
        <w:t xml:space="preserve"> </w:t>
      </w:r>
      <w:r w:rsidR="58D1A140">
        <w:tab/>
      </w:r>
      <w:r w:rsidR="58D1A140">
        <w:tab/>
      </w:r>
      <w:r w:rsidR="58D1A140">
        <w:tab/>
      </w:r>
      <w:r w:rsidRPr="3092B974" w:rsidR="3ED56C55">
        <w:rPr>
          <w:rFonts w:ascii="Arial" w:hAnsi="Arial" w:cs="Arial"/>
          <w:sz w:val="20"/>
        </w:rPr>
        <w:t>20291209</w:t>
      </w:r>
    </w:p>
    <w:p w:rsidRPr="0043074E" w:rsidR="00723E1D" w:rsidP="3092B974" w:rsidRDefault="6E9E984F" w14:paraId="36876A1D" w14:textId="0D16F179">
      <w:pPr>
        <w:pStyle w:val="Screentxt"/>
        <w:pBdr>
          <w:left w:val="single" w:color="auto" w:sz="6" w:space="30" w:shadow="1"/>
          <w:right w:val="single" w:color="auto" w:sz="6" w:space="31" w:shadow="1"/>
        </w:pBdr>
        <w:ind w:left="1080"/>
        <w:rPr>
          <w:rFonts w:ascii="Arial" w:hAnsi="Arial" w:cs="Arial"/>
          <w:sz w:val="20"/>
        </w:rPr>
      </w:pPr>
      <w:r w:rsidRPr="3092B974">
        <w:rPr>
          <w:rFonts w:ascii="Arial" w:hAnsi="Arial" w:cs="Arial"/>
          <w:sz w:val="20"/>
        </w:rPr>
        <w:t>PEP:</w:t>
      </w:r>
      <w:r w:rsidR="00723E1D">
        <w:tab/>
      </w:r>
      <w:r w:rsidR="00723E1D">
        <w:tab/>
      </w:r>
      <w:r w:rsidR="00723E1D">
        <w:tab/>
      </w:r>
      <w:r w:rsidR="00723E1D">
        <w:tab/>
      </w:r>
      <w:r w:rsidR="00723E1D">
        <w:tab/>
      </w:r>
      <w:r w:rsidRPr="3092B974">
        <w:rPr>
          <w:rFonts w:ascii="Arial" w:hAnsi="Arial" w:cs="Arial"/>
          <w:sz w:val="20"/>
        </w:rPr>
        <w:t>Y/N</w:t>
      </w:r>
    </w:p>
    <w:p w:rsidRPr="0043074E" w:rsidR="00723E1D" w:rsidP="3092B974" w:rsidRDefault="6EA98696" w14:paraId="03FE9F66" w14:textId="6CFCD796">
      <w:pPr>
        <w:pStyle w:val="Screentxt"/>
        <w:pBdr>
          <w:left w:val="single" w:color="auto" w:sz="6" w:space="30" w:shadow="1"/>
          <w:right w:val="single" w:color="auto" w:sz="6" w:space="31" w:shadow="1"/>
        </w:pBdr>
        <w:ind w:left="1080"/>
        <w:rPr>
          <w:rFonts w:ascii="Arial" w:hAnsi="Arial" w:cs="Arial"/>
          <w:sz w:val="20"/>
        </w:rPr>
      </w:pPr>
      <w:r w:rsidRPr="3092B974">
        <w:rPr>
          <w:rFonts w:ascii="Arial" w:hAnsi="Arial" w:cs="Arial"/>
          <w:sz w:val="20"/>
        </w:rPr>
        <w:t>Sanction Block Flag</w:t>
      </w:r>
      <w:r w:rsidRPr="3092B974" w:rsidR="6E9E984F">
        <w:rPr>
          <w:rFonts w:ascii="Arial" w:hAnsi="Arial" w:cs="Arial"/>
          <w:sz w:val="20"/>
        </w:rPr>
        <w:t>:</w:t>
      </w:r>
      <w:r w:rsidR="005E571F">
        <w:tab/>
      </w:r>
      <w:r w:rsidR="005E571F">
        <w:tab/>
      </w:r>
      <w:r w:rsidR="005E571F">
        <w:tab/>
      </w:r>
      <w:r w:rsidRPr="3092B974" w:rsidR="6E9E984F">
        <w:rPr>
          <w:rFonts w:ascii="Arial" w:hAnsi="Arial" w:cs="Arial"/>
          <w:sz w:val="20"/>
        </w:rPr>
        <w:t>Y/N</w:t>
      </w:r>
    </w:p>
    <w:p w:rsidRPr="0043074E" w:rsidR="00723E1D" w:rsidP="006D2180" w:rsidRDefault="00723E1D" w14:paraId="5A35BCC2" w14:textId="77777777">
      <w:pPr>
        <w:pStyle w:val="Screentxt"/>
        <w:pBdr>
          <w:left w:val="single" w:color="auto" w:sz="6" w:space="30" w:shadow="1"/>
          <w:right w:val="single" w:color="auto" w:sz="6" w:space="31" w:shadow="1"/>
        </w:pBdr>
        <w:ind w:left="1080"/>
        <w:rPr>
          <w:rFonts w:ascii="Arial" w:hAnsi="Arial" w:cs="Arial"/>
          <w:sz w:val="20"/>
          <w:szCs w:val="24"/>
        </w:rPr>
      </w:pPr>
    </w:p>
    <w:p w:rsidRPr="0043074E" w:rsidR="00723E1D" w:rsidP="00A426F8" w:rsidRDefault="00723E1D" w14:paraId="5A973ADD" w14:textId="50673790">
      <w:pPr>
        <w:pStyle w:val="Screentxt"/>
        <w:pBdr>
          <w:left w:val="single" w:color="auto" w:sz="6" w:space="30" w:shadow="1"/>
          <w:right w:val="single" w:color="auto" w:sz="6" w:space="31" w:shadow="1"/>
        </w:pBdr>
        <w:ind w:left="1080"/>
        <w:rPr>
          <w:rFonts w:ascii="Arial" w:hAnsi="Arial" w:cs="Arial"/>
          <w:sz w:val="20"/>
          <w:szCs w:val="24"/>
        </w:rPr>
      </w:pPr>
      <w:r w:rsidRPr="0043074E">
        <w:rPr>
          <w:rFonts w:ascii="Arial" w:hAnsi="Arial" w:cs="Arial"/>
          <w:sz w:val="20"/>
          <w:szCs w:val="24"/>
        </w:rPr>
        <w:t>F4- Previous</w:t>
      </w:r>
      <w:r w:rsidR="0004434E">
        <w:rPr>
          <w:rFonts w:ascii="Arial" w:hAnsi="Arial" w:cs="Arial"/>
          <w:sz w:val="20"/>
          <w:szCs w:val="24"/>
        </w:rPr>
        <w:tab/>
      </w:r>
      <w:r w:rsidRPr="0043074E">
        <w:rPr>
          <w:rFonts w:ascii="Arial" w:hAnsi="Arial" w:cs="Arial"/>
          <w:sz w:val="20"/>
          <w:szCs w:val="24"/>
        </w:rPr>
        <w:t>F5-Cancel</w:t>
      </w:r>
      <w:r w:rsidR="0004434E">
        <w:rPr>
          <w:rFonts w:ascii="Arial" w:hAnsi="Arial" w:cs="Arial"/>
          <w:sz w:val="20"/>
          <w:szCs w:val="24"/>
        </w:rPr>
        <w:tab/>
      </w:r>
      <w:r w:rsidRPr="0043074E">
        <w:rPr>
          <w:rFonts w:ascii="Arial" w:hAnsi="Arial" w:cs="Arial"/>
          <w:b/>
          <w:bCs/>
          <w:sz w:val="20"/>
          <w:szCs w:val="24"/>
        </w:rPr>
        <w:t>F15-KYC History</w:t>
      </w:r>
    </w:p>
    <w:p w:rsidR="004A5EC5" w:rsidP="004A5EC5" w:rsidRDefault="004A5EC5" w14:paraId="3A8FB5CA" w14:textId="77777777">
      <w:pPr>
        <w:pStyle w:val="ListParagraph"/>
        <w:ind w:left="709"/>
        <w:jc w:val="both"/>
        <w:rPr>
          <w:rFonts w:ascii="UniCredit" w:hAnsi="UniCredit"/>
          <w:sz w:val="22"/>
          <w:szCs w:val="22"/>
          <w:lang w:eastAsia="hu-HU"/>
        </w:rPr>
      </w:pPr>
    </w:p>
    <w:p w:rsidRPr="0043074E" w:rsidR="00335EE2" w:rsidP="004A5EC5" w:rsidRDefault="00335EE2" w14:paraId="6EADAD65" w14:textId="6386BC97">
      <w:pPr>
        <w:pStyle w:val="ListParagraph"/>
        <w:ind w:left="709"/>
        <w:jc w:val="both"/>
        <w:rPr>
          <w:rFonts w:cs="Arial"/>
          <w:szCs w:val="20"/>
          <w:lang w:eastAsia="hu-HU"/>
        </w:rPr>
      </w:pPr>
      <w:r w:rsidRPr="0043074E">
        <w:rPr>
          <w:rFonts w:cs="Arial"/>
          <w:szCs w:val="20"/>
          <w:lang w:eastAsia="hu-HU"/>
        </w:rPr>
        <w:t xml:space="preserve">The fields </w:t>
      </w:r>
      <w:r w:rsidRPr="0043074E" w:rsidR="00727BBA">
        <w:rPr>
          <w:rFonts w:cs="Arial"/>
          <w:szCs w:val="20"/>
          <w:lang w:eastAsia="hu-HU"/>
        </w:rPr>
        <w:t xml:space="preserve">to display </w:t>
      </w:r>
      <w:r w:rsidRPr="0043074E">
        <w:rPr>
          <w:rFonts w:cs="Arial"/>
          <w:szCs w:val="20"/>
          <w:lang w:eastAsia="hu-HU"/>
        </w:rPr>
        <w:t>are the ones which are listed in the first chapter.</w:t>
      </w:r>
    </w:p>
    <w:p w:rsidRPr="0043074E" w:rsidR="00B6732A" w:rsidP="6C1ABEE9" w:rsidRDefault="00B6732A" w14:paraId="7FFE3B93" w14:textId="32BB53EC">
      <w:pPr>
        <w:pStyle w:val="ListParagraph"/>
        <w:ind w:left="709"/>
        <w:jc w:val="both"/>
        <w:rPr>
          <w:rFonts w:cs="Arial"/>
          <w:lang w:eastAsia="hu-HU"/>
        </w:rPr>
      </w:pPr>
      <w:r w:rsidRPr="6C1ABEE9">
        <w:rPr>
          <w:rFonts w:cs="Arial"/>
          <w:lang w:eastAsia="hu-HU"/>
        </w:rPr>
        <w:t>All fields</w:t>
      </w:r>
      <w:del w:author="Huszka Fruzsina (UniCredit)" w:date="2025-04-01T15:32:00Z" w:id="663">
        <w:r w:rsidRPr="6C1ABEE9" w:rsidDel="00B6732A">
          <w:rPr>
            <w:rFonts w:cs="Arial"/>
            <w:lang w:eastAsia="hu-HU"/>
          </w:rPr>
          <w:delText xml:space="preserve"> </w:delText>
        </w:r>
      </w:del>
      <w:ins w:author="Huszka Fruzsina (UniCredit)" w:date="2025-04-01T15:32:00Z" w:id="664">
        <w:r w:rsidRPr="6C1ABEE9" w:rsidR="4F827331">
          <w:rPr>
            <w:rFonts w:cs="Arial"/>
            <w:lang w:eastAsia="hu-HU"/>
          </w:rPr>
          <w:t xml:space="preserve"> –except for AML block for special users- </w:t>
        </w:r>
      </w:ins>
      <w:r w:rsidRPr="6C1ABEE9">
        <w:rPr>
          <w:rFonts w:cs="Arial"/>
          <w:lang w:eastAsia="hu-HU"/>
        </w:rPr>
        <w:t>need to be read-only</w:t>
      </w:r>
      <w:r w:rsidRPr="6C1ABEE9" w:rsidR="00353A74">
        <w:rPr>
          <w:rFonts w:cs="Arial"/>
          <w:lang w:eastAsia="hu-HU"/>
        </w:rPr>
        <w:t xml:space="preserve"> both for enquiry and maintenance screens. No maintenance possibility is available </w:t>
      </w:r>
      <w:r w:rsidRPr="6C1ABEE9" w:rsidR="00982304">
        <w:rPr>
          <w:rFonts w:cs="Arial"/>
          <w:lang w:eastAsia="hu-HU"/>
        </w:rPr>
        <w:t>for the KYC related fields</w:t>
      </w:r>
      <w:ins w:author="Huszka Fruzsina (UniCredit)" w:date="2025-04-01T15:33:00Z" w:id="665">
        <w:r w:rsidRPr="6C1ABEE9" w:rsidR="64BC450A">
          <w:rPr>
            <w:rFonts w:cs="Arial"/>
            <w:lang w:eastAsia="hu-HU"/>
          </w:rPr>
          <w:t>, except for AML block field</w:t>
        </w:r>
      </w:ins>
      <w:del w:author="Huszka Fruzsina (UniCredit)" w:date="2025-04-01T15:33:00Z" w:id="666">
        <w:r w:rsidRPr="6C1ABEE9" w:rsidDel="00982304">
          <w:rPr>
            <w:rFonts w:cs="Arial"/>
            <w:lang w:eastAsia="hu-HU"/>
          </w:rPr>
          <w:delText>.</w:delText>
        </w:r>
      </w:del>
    </w:p>
    <w:p w:rsidRPr="0043074E" w:rsidR="00335EE2" w:rsidP="004A5EC5" w:rsidRDefault="00335EE2" w14:paraId="60CDB91F" w14:textId="1FB7CB16">
      <w:pPr>
        <w:pStyle w:val="ListParagraph"/>
        <w:ind w:left="709"/>
        <w:jc w:val="both"/>
        <w:rPr>
          <w:rFonts w:cs="Arial"/>
          <w:szCs w:val="20"/>
          <w:lang w:eastAsia="hu-HU"/>
        </w:rPr>
      </w:pPr>
      <w:r w:rsidRPr="0043074E">
        <w:rPr>
          <w:rFonts w:cs="Arial"/>
          <w:szCs w:val="20"/>
          <w:lang w:eastAsia="hu-HU"/>
        </w:rPr>
        <w:t>Feeding of the screen happens from client extension file, BMF00XUD.</w:t>
      </w:r>
      <w:r w:rsidRPr="0043074E" w:rsidR="00196866">
        <w:rPr>
          <w:rFonts w:cs="Arial"/>
          <w:szCs w:val="20"/>
          <w:lang w:eastAsia="hu-HU"/>
        </w:rPr>
        <w:t xml:space="preserve"> </w:t>
      </w:r>
      <w:r w:rsidRPr="0043074E" w:rsidR="007E6248">
        <w:rPr>
          <w:rFonts w:cs="Arial"/>
          <w:szCs w:val="20"/>
          <w:lang w:eastAsia="hu-HU"/>
        </w:rPr>
        <w:t xml:space="preserve">The tab </w:t>
      </w:r>
      <w:r w:rsidRPr="0043074E" w:rsidR="00196866">
        <w:rPr>
          <w:rFonts w:cs="Arial"/>
          <w:szCs w:val="20"/>
          <w:lang w:eastAsia="hu-HU"/>
        </w:rPr>
        <w:t>will show the actual values of the fields.</w:t>
      </w:r>
    </w:p>
    <w:p w:rsidRPr="0043074E" w:rsidR="00924F8F" w:rsidP="6C1ABEE9" w:rsidRDefault="00295BA1" w14:paraId="06E27859" w14:textId="1ADC0254">
      <w:pPr>
        <w:pStyle w:val="ListParagraph"/>
        <w:ind w:left="709"/>
        <w:jc w:val="both"/>
        <w:rPr>
          <w:del w:author="Huszka Fruzsina (UniCredit)" w:date="2025-04-01T15:34:00Z" w:id="667"/>
          <w:rFonts w:cs="Arial"/>
          <w:lang w:eastAsia="hu-HU"/>
        </w:rPr>
      </w:pPr>
      <w:del w:author="Huszka Fruzsina (UniCredit)" w:date="2025-04-01T15:34:00Z" w:id="668">
        <w:r w:rsidRPr="6C1ABEE9" w:rsidDel="00295BA1">
          <w:rPr>
            <w:rFonts w:cs="Arial"/>
            <w:lang w:eastAsia="hu-HU"/>
          </w:rPr>
          <w:delText xml:space="preserve">In case of ‘KYC status’ and ‘Risk rating’ the screen </w:delText>
        </w:r>
        <w:r w:rsidRPr="6C1ABEE9" w:rsidDel="00727BBA">
          <w:rPr>
            <w:rFonts w:cs="Arial"/>
            <w:lang w:eastAsia="hu-HU"/>
          </w:rPr>
          <w:delText>must</w:delText>
        </w:r>
        <w:r w:rsidRPr="6C1ABEE9" w:rsidDel="00B20730">
          <w:rPr>
            <w:rFonts w:cs="Arial"/>
            <w:lang w:eastAsia="hu-HU"/>
          </w:rPr>
          <w:delText xml:space="preserve"> display both the description coming from </w:delText>
        </w:r>
        <w:r w:rsidRPr="6C1ABEE9" w:rsidDel="00F842BE">
          <w:rPr>
            <w:rFonts w:cs="Arial"/>
            <w:lang w:eastAsia="hu-HU"/>
          </w:rPr>
          <w:delText xml:space="preserve">the relevant static table </w:delText>
        </w:r>
        <w:r w:rsidRPr="6C1ABEE9" w:rsidDel="00B20730">
          <w:rPr>
            <w:rFonts w:cs="Arial"/>
            <w:lang w:eastAsia="hu-HU"/>
          </w:rPr>
          <w:delText>and the dedicated code of the description</w:delText>
        </w:r>
        <w:r w:rsidRPr="6C1ABEE9" w:rsidDel="002866FC">
          <w:rPr>
            <w:rFonts w:cs="Arial"/>
            <w:lang w:eastAsia="hu-HU"/>
          </w:rPr>
          <w:delText>, stored in BMF00XUD</w:delText>
        </w:r>
        <w:r w:rsidRPr="6C1ABEE9" w:rsidDel="00B20730">
          <w:rPr>
            <w:rFonts w:cs="Arial"/>
            <w:lang w:eastAsia="hu-HU"/>
          </w:rPr>
          <w:delText>.</w:delText>
        </w:r>
      </w:del>
    </w:p>
    <w:p w:rsidRPr="0043074E" w:rsidR="00295BA1" w:rsidP="004A5EC5" w:rsidRDefault="00295BA1" w14:paraId="4AFFFA92" w14:textId="77777777">
      <w:pPr>
        <w:pStyle w:val="ListParagraph"/>
        <w:ind w:left="709"/>
        <w:jc w:val="both"/>
        <w:rPr>
          <w:rFonts w:cs="Arial"/>
          <w:szCs w:val="20"/>
          <w:lang w:eastAsia="hu-HU"/>
        </w:rPr>
      </w:pPr>
    </w:p>
    <w:p w:rsidRPr="0043074E" w:rsidR="002F6F48" w:rsidP="004A5EC5" w:rsidRDefault="002F6F48" w14:paraId="643EF75B" w14:textId="05521A79">
      <w:pPr>
        <w:pStyle w:val="ListParagraph"/>
        <w:ind w:left="709"/>
        <w:jc w:val="both"/>
        <w:rPr>
          <w:rFonts w:cs="Arial"/>
          <w:szCs w:val="20"/>
          <w:lang w:eastAsia="hu-HU"/>
        </w:rPr>
      </w:pPr>
      <w:r w:rsidRPr="0043074E">
        <w:rPr>
          <w:rFonts w:cs="Arial"/>
          <w:szCs w:val="20"/>
          <w:lang w:eastAsia="hu-HU"/>
        </w:rPr>
        <w:t>A new submenu</w:t>
      </w:r>
      <w:r w:rsidRPr="0043074E" w:rsidR="002E33FA">
        <w:rPr>
          <w:rFonts w:cs="Arial"/>
          <w:szCs w:val="20"/>
          <w:lang w:eastAsia="hu-HU"/>
        </w:rPr>
        <w:t xml:space="preserve"> will be introduced </w:t>
      </w:r>
      <w:r w:rsidRPr="0043074E" w:rsidR="00D72306">
        <w:rPr>
          <w:rFonts w:cs="Arial"/>
          <w:szCs w:val="20"/>
          <w:lang w:eastAsia="hu-HU"/>
        </w:rPr>
        <w:t xml:space="preserve">for </w:t>
      </w:r>
      <w:r w:rsidRPr="0043074E" w:rsidR="00F74B7A">
        <w:rPr>
          <w:rFonts w:cs="Arial"/>
          <w:szCs w:val="20"/>
          <w:lang w:eastAsia="hu-HU"/>
        </w:rPr>
        <w:t xml:space="preserve">displaying the </w:t>
      </w:r>
      <w:r w:rsidRPr="0043074E" w:rsidR="00395485">
        <w:rPr>
          <w:rFonts w:cs="Arial"/>
          <w:b/>
          <w:bCs/>
          <w:szCs w:val="20"/>
          <w:lang w:eastAsia="hu-HU"/>
        </w:rPr>
        <w:t>KYC History</w:t>
      </w:r>
      <w:r w:rsidRPr="0043074E" w:rsidR="00395485">
        <w:rPr>
          <w:rFonts w:cs="Arial"/>
          <w:szCs w:val="20"/>
          <w:lang w:eastAsia="hu-HU"/>
        </w:rPr>
        <w:t>.</w:t>
      </w:r>
      <w:r w:rsidRPr="0043074E" w:rsidR="00000B4A">
        <w:rPr>
          <w:rFonts w:cs="Arial"/>
          <w:szCs w:val="20"/>
          <w:lang w:eastAsia="hu-HU"/>
        </w:rPr>
        <w:t xml:space="preserve"> It will be available from the same place</w:t>
      </w:r>
      <w:r w:rsidRPr="0043074E" w:rsidR="00DC7B07">
        <w:rPr>
          <w:rFonts w:cs="Arial"/>
          <w:szCs w:val="20"/>
          <w:lang w:eastAsia="hu-HU"/>
        </w:rPr>
        <w:t>s</w:t>
      </w:r>
      <w:r w:rsidRPr="0043074E" w:rsidR="00000B4A">
        <w:rPr>
          <w:rFonts w:cs="Arial"/>
          <w:szCs w:val="20"/>
          <w:lang w:eastAsia="hu-HU"/>
        </w:rPr>
        <w:t xml:space="preserve"> as the new tab.</w:t>
      </w:r>
    </w:p>
    <w:p w:rsidRPr="00723E1D" w:rsidR="00000B4A" w:rsidP="004A5EC5" w:rsidRDefault="00000B4A" w14:paraId="617E796A" w14:textId="77777777">
      <w:pPr>
        <w:pStyle w:val="ListParagraph"/>
        <w:ind w:left="709"/>
        <w:jc w:val="both"/>
        <w:rPr>
          <w:rFonts w:ascii="UniCredit" w:hAnsi="UniCredit"/>
          <w:sz w:val="22"/>
          <w:szCs w:val="22"/>
          <w:lang w:eastAsia="hu-HU"/>
        </w:rPr>
      </w:pPr>
    </w:p>
    <w:p w:rsidRPr="0043074E" w:rsidR="00E81264" w:rsidP="03D60643" w:rsidRDefault="00E81264" w14:paraId="19C9C2B4" w14:textId="77777777">
      <w:pPr>
        <w:pStyle w:val="Screentxt"/>
        <w:pBdr>
          <w:left w:val="single" w:color="auto" w:sz="6" w:space="31" w:shadow="1"/>
          <w:right w:val="single" w:color="auto" w:sz="6" w:space="31" w:shadow="1"/>
        </w:pBdr>
        <w:ind w:left="284" w:right="255" w:hanging="1135"/>
        <w:jc w:val="center"/>
        <w:rPr>
          <w:rFonts w:ascii="Arial" w:hAnsi="Arial" w:cs="Arial"/>
          <w:sz w:val="12"/>
          <w:szCs w:val="12"/>
        </w:rPr>
      </w:pPr>
    </w:p>
    <w:p w:rsidRPr="003145C3" w:rsidR="00E81264" w:rsidP="03D60643" w:rsidRDefault="00E81264" w14:paraId="6C3F2956" w14:textId="560BBDDF">
      <w:pPr>
        <w:pStyle w:val="Screentxt"/>
        <w:pBdr>
          <w:left w:val="single" w:color="auto" w:sz="6" w:space="31" w:shadow="1"/>
          <w:right w:val="single" w:color="auto" w:sz="6" w:space="31" w:shadow="1"/>
        </w:pBdr>
        <w:ind w:left="284" w:right="255" w:hanging="1135"/>
        <w:jc w:val="center"/>
        <w:rPr>
          <w:rFonts w:ascii="Arial" w:hAnsi="Arial" w:cs="Arial"/>
          <w:sz w:val="12"/>
          <w:szCs w:val="12"/>
          <w:u w:val="single"/>
        </w:rPr>
      </w:pPr>
      <w:r w:rsidRPr="03D60643">
        <w:rPr>
          <w:rFonts w:ascii="Arial" w:hAnsi="Arial" w:cs="Arial"/>
          <w:sz w:val="12"/>
          <w:szCs w:val="12"/>
          <w:u w:val="single"/>
        </w:rPr>
        <w:t>KYC History</w:t>
      </w:r>
    </w:p>
    <w:p w:rsidRPr="0043074E" w:rsidR="00E81264" w:rsidP="03D60643" w:rsidRDefault="00E81264" w14:paraId="4E21C00D" w14:textId="0BC8D003">
      <w:pPr>
        <w:pStyle w:val="Screentxt"/>
        <w:pBdr>
          <w:left w:val="single" w:color="auto" w:sz="6" w:space="31" w:shadow="1"/>
          <w:right w:val="single" w:color="auto" w:sz="6" w:space="31" w:shadow="1"/>
        </w:pBdr>
        <w:ind w:left="284" w:right="255" w:hanging="1135"/>
        <w:rPr>
          <w:rFonts w:ascii="Arial" w:hAnsi="Arial" w:cs="Arial"/>
          <w:sz w:val="12"/>
          <w:szCs w:val="12"/>
        </w:rPr>
      </w:pPr>
    </w:p>
    <w:p w:rsidRPr="0043074E" w:rsidR="00E81264" w:rsidP="04A39201" w:rsidRDefault="00E81264" w14:paraId="7FD19DA4" w14:textId="201B8D56">
      <w:pPr>
        <w:pStyle w:val="Screentxt"/>
        <w:pBdr>
          <w:left w:val="single" w:color="auto" w:sz="6" w:space="31" w:shadow="1"/>
          <w:right w:val="single" w:color="auto" w:sz="6" w:space="31" w:shadow="1"/>
        </w:pBdr>
        <w:ind w:left="284" w:right="255" w:hanging="1135"/>
        <w:rPr>
          <w:rFonts w:ascii="Arial" w:hAnsi="Arial" w:cs="Arial"/>
          <w:b/>
          <w:bCs/>
          <w:sz w:val="12"/>
          <w:szCs w:val="12"/>
        </w:rPr>
      </w:pPr>
      <w:r w:rsidRPr="04A39201">
        <w:rPr>
          <w:rFonts w:ascii="Arial" w:hAnsi="Arial" w:cs="Arial"/>
          <w:b/>
          <w:bCs/>
          <w:sz w:val="12"/>
          <w:szCs w:val="12"/>
        </w:rPr>
        <w:t>AML block</w:t>
      </w:r>
      <w:r>
        <w:tab/>
      </w:r>
      <w:r w:rsidRPr="04A39201">
        <w:rPr>
          <w:rFonts w:ascii="Arial" w:hAnsi="Arial" w:cs="Arial"/>
          <w:b/>
          <w:bCs/>
          <w:sz w:val="12"/>
          <w:szCs w:val="12"/>
        </w:rPr>
        <w:t>KYC status</w:t>
      </w:r>
      <w:r>
        <w:tab/>
      </w:r>
      <w:r w:rsidRPr="04A39201">
        <w:rPr>
          <w:rFonts w:ascii="Arial" w:hAnsi="Arial" w:cs="Arial"/>
          <w:b/>
          <w:bCs/>
          <w:sz w:val="12"/>
          <w:szCs w:val="12"/>
        </w:rPr>
        <w:t xml:space="preserve">Risk </w:t>
      </w:r>
      <w:r w:rsidRPr="04A39201" w:rsidR="00340198">
        <w:rPr>
          <w:rFonts w:ascii="Arial" w:hAnsi="Arial" w:cs="Arial"/>
          <w:b/>
          <w:bCs/>
          <w:sz w:val="12"/>
          <w:szCs w:val="12"/>
        </w:rPr>
        <w:t>rating</w:t>
      </w:r>
      <w:r>
        <w:tab/>
      </w:r>
      <w:r w:rsidRPr="04A39201" w:rsidR="00340198">
        <w:rPr>
          <w:rFonts w:ascii="Arial" w:hAnsi="Arial" w:cs="Arial"/>
          <w:b/>
          <w:bCs/>
          <w:sz w:val="12"/>
          <w:szCs w:val="12"/>
        </w:rPr>
        <w:t>Review date</w:t>
      </w:r>
      <w:r>
        <w:tab/>
      </w:r>
      <w:r>
        <w:tab/>
      </w:r>
      <w:r w:rsidRPr="04A39201" w:rsidR="00BF5383">
        <w:rPr>
          <w:rFonts w:ascii="Arial" w:hAnsi="Arial" w:cs="Arial"/>
          <w:b/>
          <w:bCs/>
          <w:sz w:val="12"/>
          <w:szCs w:val="12"/>
        </w:rPr>
        <w:t>E</w:t>
      </w:r>
      <w:r w:rsidRPr="04A39201">
        <w:rPr>
          <w:rFonts w:ascii="Arial" w:hAnsi="Arial" w:cs="Arial"/>
          <w:b/>
          <w:bCs/>
          <w:sz w:val="12"/>
          <w:szCs w:val="12"/>
        </w:rPr>
        <w:t>xpiry</w:t>
      </w:r>
      <w:r w:rsidRPr="04A39201" w:rsidR="00BF5383">
        <w:rPr>
          <w:rFonts w:ascii="Arial" w:hAnsi="Arial" w:cs="Arial"/>
          <w:b/>
          <w:bCs/>
          <w:sz w:val="12"/>
          <w:szCs w:val="12"/>
        </w:rPr>
        <w:t xml:space="preserve"> date</w:t>
      </w:r>
      <w:r>
        <w:tab/>
      </w:r>
      <w:r w:rsidRPr="04A39201" w:rsidR="00BF5383">
        <w:rPr>
          <w:rFonts w:ascii="Arial" w:hAnsi="Arial" w:cs="Arial"/>
          <w:b/>
          <w:bCs/>
          <w:sz w:val="12"/>
          <w:szCs w:val="12"/>
        </w:rPr>
        <w:t>PEP</w:t>
      </w:r>
      <w:r>
        <w:tab/>
      </w:r>
      <w:r w:rsidRPr="04A39201" w:rsidR="005E571F">
        <w:rPr>
          <w:rFonts w:ascii="Arial" w:hAnsi="Arial" w:cs="Arial"/>
          <w:b/>
          <w:bCs/>
          <w:sz w:val="12"/>
          <w:szCs w:val="12"/>
        </w:rPr>
        <w:t>Sanction</w:t>
      </w:r>
      <w:r w:rsidRPr="04A39201">
        <w:rPr>
          <w:rFonts w:ascii="Arial" w:hAnsi="Arial" w:cs="Arial"/>
          <w:b/>
          <w:bCs/>
          <w:sz w:val="12"/>
          <w:szCs w:val="12"/>
        </w:rPr>
        <w:t xml:space="preserve"> blo</w:t>
      </w:r>
      <w:r w:rsidRPr="04A39201" w:rsidR="00FD04A4">
        <w:rPr>
          <w:rFonts w:ascii="Arial" w:hAnsi="Arial" w:cs="Arial"/>
          <w:b/>
          <w:bCs/>
          <w:sz w:val="12"/>
          <w:szCs w:val="12"/>
        </w:rPr>
        <w:t>c</w:t>
      </w:r>
      <w:r w:rsidRPr="04A39201" w:rsidR="2579DF15">
        <w:rPr>
          <w:rFonts w:ascii="Arial" w:hAnsi="Arial" w:cs="Arial"/>
          <w:b/>
          <w:bCs/>
          <w:sz w:val="12"/>
          <w:szCs w:val="12"/>
        </w:rPr>
        <w:t xml:space="preserve">k </w:t>
      </w:r>
      <w:r w:rsidRPr="04A39201" w:rsidR="34F3CA6A">
        <w:rPr>
          <w:rFonts w:ascii="Arial" w:hAnsi="Arial" w:cs="Arial"/>
          <w:b/>
          <w:bCs/>
          <w:sz w:val="12"/>
          <w:szCs w:val="12"/>
        </w:rPr>
        <w:t xml:space="preserve"> </w:t>
      </w:r>
      <w:r>
        <w:tab/>
      </w:r>
      <w:r w:rsidRPr="04A39201" w:rsidR="34F3CA6A">
        <w:rPr>
          <w:rFonts w:ascii="Arial" w:hAnsi="Arial" w:cs="Arial"/>
          <w:b/>
          <w:bCs/>
          <w:sz w:val="12"/>
          <w:szCs w:val="12"/>
        </w:rPr>
        <w:t xml:space="preserve"> </w:t>
      </w:r>
      <w:r w:rsidRPr="04A39201" w:rsidR="00BF5383">
        <w:rPr>
          <w:rFonts w:ascii="Arial" w:hAnsi="Arial" w:cs="Arial"/>
          <w:b/>
          <w:bCs/>
          <w:sz w:val="12"/>
          <w:szCs w:val="12"/>
        </w:rPr>
        <w:t>Date eff</w:t>
      </w:r>
      <w:r w:rsidRPr="04A39201" w:rsidR="005E571F">
        <w:rPr>
          <w:rFonts w:ascii="Arial" w:hAnsi="Arial" w:cs="Arial"/>
          <w:b/>
          <w:bCs/>
          <w:sz w:val="12"/>
          <w:szCs w:val="12"/>
        </w:rPr>
        <w:t>.</w:t>
      </w:r>
      <w:r w:rsidRPr="04A39201" w:rsidR="20FE803D">
        <w:rPr>
          <w:rFonts w:ascii="Arial" w:hAnsi="Arial" w:cs="Arial"/>
          <w:b/>
          <w:bCs/>
          <w:sz w:val="12"/>
          <w:szCs w:val="12"/>
        </w:rPr>
        <w:t xml:space="preserve">    </w:t>
      </w:r>
      <w:r w:rsidRPr="04A39201" w:rsidR="27A3E212">
        <w:rPr>
          <w:rFonts w:ascii="Arial" w:hAnsi="Arial" w:cs="Arial"/>
          <w:b/>
          <w:bCs/>
          <w:sz w:val="12"/>
          <w:szCs w:val="12"/>
        </w:rPr>
        <w:t xml:space="preserve">  Change triggered by</w:t>
      </w:r>
      <w:r w:rsidRPr="04A39201" w:rsidR="20FE803D">
        <w:rPr>
          <w:rFonts w:ascii="Arial" w:hAnsi="Arial" w:cs="Arial"/>
          <w:b/>
          <w:bCs/>
          <w:sz w:val="12"/>
          <w:szCs w:val="12"/>
        </w:rPr>
        <w:t xml:space="preserve">   </w:t>
      </w:r>
    </w:p>
    <w:p w:rsidRPr="0043074E" w:rsidR="00E81264" w:rsidP="04A39201" w:rsidRDefault="00E81264" w14:paraId="2799A480" w14:textId="55E4BDE2">
      <w:pPr>
        <w:pStyle w:val="Screentxt"/>
        <w:pBdr>
          <w:left w:val="single" w:color="000000" w:sz="6" w:space="31" w:shadow="1"/>
          <w:right w:val="single" w:color="000000" w:sz="6" w:space="31" w:shadow="1"/>
        </w:pBdr>
        <w:ind w:left="284" w:right="255" w:hanging="1135"/>
        <w:rPr>
          <w:rFonts w:ascii="Arial" w:hAnsi="Arial" w:cs="Arial"/>
          <w:sz w:val="12"/>
          <w:szCs w:val="12"/>
        </w:rPr>
      </w:pPr>
      <w:r w:rsidRPr="04A39201">
        <w:rPr>
          <w:rFonts w:ascii="Arial" w:hAnsi="Arial" w:cs="Arial"/>
          <w:sz w:val="12"/>
          <w:szCs w:val="12"/>
          <w:u w:val="single"/>
        </w:rPr>
        <w:t>Y</w:t>
      </w:r>
      <w:r>
        <w:tab/>
      </w:r>
      <w:r w:rsidRPr="04A39201" w:rsidR="35A8FA8E">
        <w:rPr>
          <w:rFonts w:ascii="Arial" w:hAnsi="Arial" w:cs="Arial"/>
          <w:sz w:val="12"/>
          <w:szCs w:val="12"/>
          <w:u w:val="single"/>
        </w:rPr>
        <w:t>KYC valid</w:t>
      </w:r>
      <w:r w:rsidR="35A8FA8E">
        <w:t xml:space="preserve"> </w:t>
      </w:r>
      <w:r>
        <w:tab/>
      </w:r>
      <w:r w:rsidRPr="04A39201">
        <w:rPr>
          <w:rFonts w:ascii="Arial" w:hAnsi="Arial" w:cs="Arial"/>
          <w:sz w:val="12"/>
          <w:szCs w:val="12"/>
        </w:rPr>
        <w:t>1</w:t>
      </w:r>
      <w:r>
        <w:tab/>
      </w:r>
      <w:r>
        <w:tab/>
      </w:r>
      <w:r w:rsidRPr="04A39201">
        <w:rPr>
          <w:rFonts w:ascii="Arial" w:hAnsi="Arial" w:cs="Arial"/>
          <w:sz w:val="12"/>
          <w:szCs w:val="12"/>
        </w:rPr>
        <w:t>026.05.2</w:t>
      </w:r>
      <w:r w:rsidRPr="04A39201" w:rsidR="0A2B1B8B">
        <w:rPr>
          <w:rFonts w:ascii="Arial" w:hAnsi="Arial" w:cs="Arial"/>
          <w:sz w:val="12"/>
          <w:szCs w:val="12"/>
        </w:rPr>
        <w:t>3</w:t>
      </w:r>
      <w:r>
        <w:tab/>
      </w:r>
      <w:r>
        <w:tab/>
      </w:r>
      <w:r w:rsidRPr="04A39201" w:rsidR="0A2B1B8B">
        <w:rPr>
          <w:rFonts w:ascii="Arial" w:hAnsi="Arial" w:cs="Arial"/>
          <w:sz w:val="12"/>
          <w:szCs w:val="12"/>
        </w:rPr>
        <w:t>20</w:t>
      </w:r>
      <w:r w:rsidRPr="04A39201" w:rsidR="00FD04A4">
        <w:rPr>
          <w:rFonts w:ascii="Arial" w:hAnsi="Arial" w:cs="Arial"/>
          <w:sz w:val="12"/>
          <w:szCs w:val="12"/>
        </w:rPr>
        <w:t>29.05.23</w:t>
      </w:r>
      <w:r>
        <w:tab/>
      </w:r>
      <w:r w:rsidRPr="04A39201">
        <w:rPr>
          <w:rFonts w:ascii="Arial" w:hAnsi="Arial" w:cs="Arial"/>
          <w:sz w:val="12"/>
          <w:szCs w:val="12"/>
        </w:rPr>
        <w:t>Y</w:t>
      </w:r>
      <w:r>
        <w:tab/>
      </w:r>
      <w:r w:rsidRPr="04A39201" w:rsidR="00FD04A4">
        <w:rPr>
          <w:rFonts w:ascii="Arial" w:hAnsi="Arial" w:cs="Arial"/>
          <w:sz w:val="12"/>
          <w:szCs w:val="12"/>
        </w:rPr>
        <w:t>Y</w:t>
      </w:r>
      <w:r>
        <w:tab/>
      </w:r>
      <w:r>
        <w:tab/>
      </w:r>
      <w:r w:rsidRPr="04A39201">
        <w:rPr>
          <w:rFonts w:ascii="Arial" w:hAnsi="Arial" w:cs="Arial"/>
          <w:sz w:val="12"/>
          <w:szCs w:val="12"/>
          <w:u w:val="single"/>
        </w:rPr>
        <w:t>20</w:t>
      </w:r>
      <w:r w:rsidRPr="04A39201" w:rsidR="00FF78C9">
        <w:rPr>
          <w:rFonts w:ascii="Arial" w:hAnsi="Arial" w:cs="Arial"/>
          <w:sz w:val="12"/>
          <w:szCs w:val="12"/>
          <w:u w:val="single"/>
        </w:rPr>
        <w:t>26</w:t>
      </w:r>
      <w:r w:rsidRPr="04A39201">
        <w:rPr>
          <w:rFonts w:ascii="Arial" w:hAnsi="Arial" w:cs="Arial"/>
          <w:sz w:val="12"/>
          <w:szCs w:val="12"/>
          <w:u w:val="single"/>
        </w:rPr>
        <w:t>052</w:t>
      </w:r>
      <w:r w:rsidRPr="04A39201" w:rsidR="00FF78C9">
        <w:rPr>
          <w:rFonts w:ascii="Arial" w:hAnsi="Arial" w:cs="Arial"/>
          <w:sz w:val="12"/>
          <w:szCs w:val="12"/>
          <w:u w:val="single"/>
        </w:rPr>
        <w:t>4</w:t>
      </w:r>
      <w:r>
        <w:tab/>
      </w:r>
      <w:r w:rsidRPr="04A39201" w:rsidR="1BC42AD6">
        <w:rPr>
          <w:rFonts w:ascii="Arial" w:hAnsi="Arial" w:cs="Arial"/>
          <w:sz w:val="12"/>
          <w:szCs w:val="12"/>
        </w:rPr>
        <w:t>System</w:t>
      </w:r>
    </w:p>
    <w:p w:rsidRPr="0043074E" w:rsidR="00E81264" w:rsidP="04A39201" w:rsidRDefault="00E81264" w14:paraId="4C488928" w14:textId="0BE671EB">
      <w:pPr>
        <w:pStyle w:val="Screentxt"/>
        <w:pBdr>
          <w:top w:val="single" w:color="000000" w:sz="6" w:space="1"/>
          <w:left w:val="single" w:color="000000" w:sz="6" w:space="31" w:shadow="1"/>
          <w:bottom w:val="single" w:color="000000" w:sz="6" w:space="1"/>
          <w:right w:val="single" w:color="000000" w:sz="6" w:space="31" w:shadow="1"/>
        </w:pBdr>
        <w:shd w:val="clear" w:color="auto" w:fill="auto"/>
        <w:spacing w:line="259" w:lineRule="auto"/>
        <w:ind w:left="284" w:right="255" w:hanging="1135"/>
        <w:rPr>
          <w:rFonts w:ascii="Arial" w:hAnsi="Arial" w:cs="Arial"/>
          <w:sz w:val="12"/>
          <w:szCs w:val="12"/>
        </w:rPr>
      </w:pPr>
      <w:r w:rsidRPr="04A39201">
        <w:rPr>
          <w:rFonts w:ascii="Arial" w:hAnsi="Arial" w:cs="Arial"/>
          <w:sz w:val="12"/>
          <w:szCs w:val="12"/>
          <w:u w:val="single"/>
        </w:rPr>
        <w:t>N</w:t>
      </w:r>
      <w:r>
        <w:tab/>
      </w:r>
      <w:r w:rsidRPr="04A39201" w:rsidR="2EA8B92B">
        <w:rPr>
          <w:rFonts w:ascii="Arial" w:hAnsi="Arial" w:cs="Arial"/>
          <w:sz w:val="12"/>
          <w:szCs w:val="12"/>
          <w:u w:val="single"/>
        </w:rPr>
        <w:t>KYC valid</w:t>
      </w:r>
      <w:r>
        <w:tab/>
      </w:r>
      <w:r>
        <w:tab/>
      </w:r>
      <w:r w:rsidRPr="04A39201">
        <w:rPr>
          <w:rFonts w:ascii="Arial" w:hAnsi="Arial" w:cs="Arial"/>
          <w:sz w:val="12"/>
          <w:szCs w:val="12"/>
        </w:rPr>
        <w:t>2</w:t>
      </w:r>
      <w:r>
        <w:tab/>
      </w:r>
      <w:r w:rsidRPr="04A39201">
        <w:rPr>
          <w:rFonts w:ascii="Arial" w:hAnsi="Arial" w:cs="Arial"/>
          <w:sz w:val="12"/>
          <w:szCs w:val="12"/>
        </w:rPr>
        <w:t>2026.05.23</w:t>
      </w:r>
      <w:r>
        <w:tab/>
      </w:r>
      <w:r>
        <w:tab/>
      </w:r>
      <w:r w:rsidRPr="04A39201" w:rsidR="00FD04A4">
        <w:rPr>
          <w:rFonts w:ascii="Arial" w:hAnsi="Arial" w:cs="Arial"/>
          <w:sz w:val="12"/>
          <w:szCs w:val="12"/>
        </w:rPr>
        <w:t>2029.05.23</w:t>
      </w:r>
      <w:r>
        <w:tab/>
      </w:r>
      <w:r w:rsidRPr="04A39201">
        <w:rPr>
          <w:rFonts w:ascii="Arial" w:hAnsi="Arial" w:cs="Arial"/>
          <w:sz w:val="12"/>
          <w:szCs w:val="12"/>
        </w:rPr>
        <w:t>N</w:t>
      </w:r>
      <w:r>
        <w:tab/>
      </w:r>
      <w:r w:rsidRPr="04A39201" w:rsidR="00FD04A4">
        <w:rPr>
          <w:rFonts w:ascii="Arial" w:hAnsi="Arial" w:cs="Arial"/>
          <w:sz w:val="12"/>
          <w:szCs w:val="12"/>
        </w:rPr>
        <w:t>N</w:t>
      </w:r>
      <w:r>
        <w:tab/>
      </w:r>
      <w:r>
        <w:tab/>
      </w:r>
      <w:r w:rsidRPr="04A39201">
        <w:rPr>
          <w:rFonts w:ascii="Arial" w:hAnsi="Arial" w:cs="Arial"/>
          <w:sz w:val="12"/>
          <w:szCs w:val="12"/>
          <w:u w:val="single"/>
        </w:rPr>
        <w:t>20</w:t>
      </w:r>
      <w:r w:rsidRPr="04A39201" w:rsidR="00FF78C9">
        <w:rPr>
          <w:rFonts w:ascii="Arial" w:hAnsi="Arial" w:cs="Arial"/>
          <w:sz w:val="12"/>
          <w:szCs w:val="12"/>
          <w:u w:val="single"/>
        </w:rPr>
        <w:t>26</w:t>
      </w:r>
      <w:r w:rsidRPr="04A39201">
        <w:rPr>
          <w:rFonts w:ascii="Arial" w:hAnsi="Arial" w:cs="Arial"/>
          <w:sz w:val="12"/>
          <w:szCs w:val="12"/>
          <w:u w:val="single"/>
        </w:rPr>
        <w:t>0</w:t>
      </w:r>
      <w:r w:rsidRPr="04A39201" w:rsidR="00FF78C9">
        <w:rPr>
          <w:rFonts w:ascii="Arial" w:hAnsi="Arial" w:cs="Arial"/>
          <w:sz w:val="12"/>
          <w:szCs w:val="12"/>
          <w:u w:val="single"/>
        </w:rPr>
        <w:t>9</w:t>
      </w:r>
      <w:r w:rsidRPr="04A39201">
        <w:rPr>
          <w:rFonts w:ascii="Arial" w:hAnsi="Arial" w:cs="Arial"/>
          <w:sz w:val="12"/>
          <w:szCs w:val="12"/>
          <w:u w:val="single"/>
        </w:rPr>
        <w:t>3</w:t>
      </w:r>
      <w:r w:rsidRPr="04A39201" w:rsidR="00FF78C9">
        <w:rPr>
          <w:rFonts w:ascii="Arial" w:hAnsi="Arial" w:cs="Arial"/>
          <w:sz w:val="12"/>
          <w:szCs w:val="12"/>
          <w:u w:val="single"/>
        </w:rPr>
        <w:t>0</w:t>
      </w:r>
      <w:r>
        <w:tab/>
      </w:r>
      <w:r w:rsidRPr="04A39201" w:rsidR="1D581871">
        <w:rPr>
          <w:rFonts w:ascii="Arial" w:hAnsi="Arial" w:cs="Arial"/>
          <w:sz w:val="12"/>
          <w:szCs w:val="12"/>
        </w:rPr>
        <w:t>CORE02 User EE00000</w:t>
      </w:r>
    </w:p>
    <w:p w:rsidRPr="0043074E" w:rsidR="00E81264" w:rsidP="03D60643" w:rsidRDefault="00853E4A" w14:paraId="15C2A863" w14:textId="69E692A2">
      <w:pPr>
        <w:pStyle w:val="Screentxt"/>
        <w:pBdr>
          <w:left w:val="single" w:color="auto" w:sz="6" w:space="31" w:shadow="1"/>
          <w:right w:val="single" w:color="auto" w:sz="6" w:space="31" w:shadow="1"/>
        </w:pBdr>
        <w:ind w:left="284" w:right="255" w:hanging="1135"/>
        <w:rPr>
          <w:rFonts w:ascii="Arial" w:hAnsi="Arial" w:cs="Arial"/>
          <w:sz w:val="12"/>
          <w:szCs w:val="12"/>
        </w:rPr>
      </w:pPr>
      <w:r w:rsidRPr="03D60643">
        <w:rPr>
          <w:rFonts w:ascii="Arial" w:hAnsi="Arial" w:cs="Arial"/>
          <w:sz w:val="12"/>
          <w:szCs w:val="12"/>
        </w:rPr>
        <w:t>Etc.</w:t>
      </w:r>
    </w:p>
    <w:p w:rsidRPr="0043074E" w:rsidR="00853E4A" w:rsidP="03D60643" w:rsidRDefault="00853E4A" w14:paraId="3E02EC44" w14:textId="77777777">
      <w:pPr>
        <w:pStyle w:val="Screentxt"/>
        <w:pBdr>
          <w:left w:val="single" w:color="auto" w:sz="6" w:space="31" w:shadow="1"/>
          <w:right w:val="single" w:color="auto" w:sz="6" w:space="31" w:shadow="1"/>
        </w:pBdr>
        <w:ind w:left="284" w:right="255" w:hanging="1135"/>
        <w:rPr>
          <w:rFonts w:ascii="Arial" w:hAnsi="Arial" w:cs="Arial"/>
          <w:sz w:val="12"/>
          <w:szCs w:val="12"/>
        </w:rPr>
      </w:pPr>
    </w:p>
    <w:p w:rsidRPr="0043074E" w:rsidR="00E81264" w:rsidP="03D60643" w:rsidRDefault="00E81264" w14:paraId="67C2A42C" w14:textId="45096F22">
      <w:pPr>
        <w:pStyle w:val="Screentxt"/>
        <w:pBdr>
          <w:left w:val="single" w:color="auto" w:sz="6" w:space="31" w:shadow="1"/>
          <w:right w:val="single" w:color="auto" w:sz="6" w:space="31" w:shadow="1"/>
        </w:pBdr>
        <w:ind w:left="284" w:right="255" w:hanging="1135"/>
        <w:rPr>
          <w:rFonts w:ascii="Arial" w:hAnsi="Arial" w:cs="Arial"/>
          <w:sz w:val="12"/>
          <w:szCs w:val="12"/>
        </w:rPr>
      </w:pPr>
      <w:r w:rsidRPr="04A39201">
        <w:rPr>
          <w:rFonts w:ascii="Arial" w:hAnsi="Arial" w:cs="Arial"/>
          <w:sz w:val="12"/>
          <w:szCs w:val="12"/>
        </w:rPr>
        <w:t>F4- Previous</w:t>
      </w:r>
      <w:r>
        <w:tab/>
      </w:r>
      <w:r>
        <w:tab/>
      </w:r>
      <w:r w:rsidRPr="04A39201">
        <w:rPr>
          <w:rFonts w:ascii="Arial" w:hAnsi="Arial" w:cs="Arial"/>
          <w:sz w:val="12"/>
          <w:szCs w:val="12"/>
        </w:rPr>
        <w:t>F5-Cancel</w:t>
      </w:r>
    </w:p>
    <w:p w:rsidR="62F0C505" w:rsidP="04A39201" w:rsidRDefault="62F0C505" w14:paraId="2AD0F076" w14:textId="2A843445">
      <w:pPr>
        <w:jc w:val="both"/>
        <w:rPr>
          <w:rFonts w:cs="Arial"/>
          <w:lang w:val="en-US" w:eastAsia="hu-HU"/>
        </w:rPr>
      </w:pPr>
      <w:r w:rsidRPr="04A39201">
        <w:rPr>
          <w:rFonts w:cs="Arial"/>
          <w:lang w:val="en-US" w:eastAsia="hu-HU"/>
        </w:rPr>
        <w:t>The field ‘change triggered by</w:t>
      </w:r>
      <w:r w:rsidRPr="04A39201" w:rsidR="54B3A11E">
        <w:rPr>
          <w:rFonts w:cs="Arial"/>
          <w:lang w:val="en-US" w:eastAsia="hu-HU"/>
        </w:rPr>
        <w:t>’</w:t>
      </w:r>
      <w:r w:rsidRPr="04A39201">
        <w:rPr>
          <w:rFonts w:cs="Arial"/>
          <w:lang w:val="en-US" w:eastAsia="hu-HU"/>
        </w:rPr>
        <w:t xml:space="preserve"> meant to represent that the last KYC block change happened by either:</w:t>
      </w:r>
      <w:r>
        <w:br/>
      </w:r>
      <w:r w:rsidRPr="04A39201" w:rsidR="5D58F089">
        <w:rPr>
          <w:rFonts w:cs="Arial"/>
          <w:lang w:val="en-US" w:eastAsia="hu-HU"/>
        </w:rPr>
        <w:t>- the sytem (batch)</w:t>
      </w:r>
      <w:r>
        <w:br/>
      </w:r>
      <w:r w:rsidRPr="04A39201" w:rsidR="096B5215">
        <w:rPr>
          <w:rFonts w:cs="Arial"/>
          <w:lang w:val="en-US" w:eastAsia="hu-HU"/>
        </w:rPr>
        <w:t>- or by a user (with user ID displayed)</w:t>
      </w:r>
      <w:r w:rsidRPr="04A39201" w:rsidR="0CBE10FB">
        <w:rPr>
          <w:rFonts w:cs="Arial"/>
          <w:lang w:val="en-US" w:eastAsia="hu-HU"/>
        </w:rPr>
        <w:t>.</w:t>
      </w:r>
    </w:p>
    <w:p w:rsidR="04A39201" w:rsidP="04A39201" w:rsidRDefault="04A39201" w14:paraId="2746E725" w14:textId="3785E8F0">
      <w:pPr>
        <w:jc w:val="both"/>
        <w:rPr>
          <w:rFonts w:cs="Arial"/>
          <w:lang w:val="hu-HU" w:eastAsia="hu-HU"/>
        </w:rPr>
      </w:pPr>
    </w:p>
    <w:p w:rsidRPr="0043074E" w:rsidR="00E81264" w:rsidP="04A39201" w:rsidRDefault="00E02A95" w14:paraId="31210D64" w14:textId="56A1D644">
      <w:pPr>
        <w:jc w:val="both"/>
        <w:rPr>
          <w:rFonts w:cs="Arial"/>
          <w:lang w:val="hu-HU" w:eastAsia="hu-HU"/>
        </w:rPr>
      </w:pPr>
      <w:r w:rsidRPr="04A39201">
        <w:rPr>
          <w:rFonts w:cs="Arial"/>
          <w:lang w:val="hu-HU" w:eastAsia="hu-HU"/>
        </w:rPr>
        <w:t>Feeding of the KYC History screen</w:t>
      </w:r>
      <w:r w:rsidRPr="04A39201" w:rsidR="00315307">
        <w:rPr>
          <w:rFonts w:cs="Arial"/>
          <w:lang w:val="hu-HU" w:eastAsia="hu-HU"/>
        </w:rPr>
        <w:t xml:space="preserve"> happens from the new </w:t>
      </w:r>
      <w:r w:rsidRPr="04A39201" w:rsidR="001D11F0">
        <w:rPr>
          <w:rFonts w:cs="Arial"/>
          <w:lang w:val="hu-HU" w:eastAsia="hu-HU"/>
        </w:rPr>
        <w:t xml:space="preserve">KYC History </w:t>
      </w:r>
      <w:r w:rsidRPr="04A39201" w:rsidR="00315307">
        <w:rPr>
          <w:rFonts w:cs="Arial"/>
          <w:lang w:val="hu-HU" w:eastAsia="hu-HU"/>
        </w:rPr>
        <w:t>CORE02 file described in previous chapter.</w:t>
      </w:r>
    </w:p>
    <w:p w:rsidRPr="0043074E" w:rsidR="00D038C3" w:rsidP="6C1ABEE9" w:rsidRDefault="003938DA" w14:paraId="08C9332E" w14:textId="0AA762AF">
      <w:pPr>
        <w:ind w:left="709"/>
        <w:jc w:val="both"/>
        <w:rPr>
          <w:del w:author="Huszka Fruzsina (UniCredit)" w:date="2025-04-01T15:33:00Z" w:id="669"/>
          <w:rFonts w:cs="Arial"/>
          <w:lang w:val="hu-HU" w:eastAsia="hu-HU"/>
        </w:rPr>
      </w:pPr>
      <w:del w:author="Huszka Fruzsina (UniCredit)" w:date="2025-04-01T15:34:00Z" w:id="670">
        <w:r w:rsidRPr="6C1ABEE9" w:rsidDel="003938DA">
          <w:rPr>
            <w:rFonts w:cs="Arial"/>
            <w:lang w:val="hu-HU" w:eastAsia="hu-HU"/>
          </w:rPr>
          <w:delText xml:space="preserve">’KYC status’ and ’Risk rating’ will be displayed </w:delText>
        </w:r>
      </w:del>
      <w:ins w:author="Huszka Fruzsina (UniCredit)" w:date="2025-04-01T15:34:00Z" w:id="671">
        <w:r w:rsidRPr="6C1ABEE9" w:rsidR="3E9E3A9F">
          <w:rPr>
            <w:rFonts w:cs="Arial"/>
            <w:lang w:val="hu-HU" w:eastAsia="hu-HU"/>
          </w:rPr>
          <w:t xml:space="preserve"> </w:t>
        </w:r>
      </w:ins>
      <w:del w:author="Huszka Fruzsina (UniCredit)" w:date="2025-04-01T15:33:00Z" w:id="672">
        <w:r w:rsidRPr="6C1ABEE9" w:rsidDel="003938DA">
          <w:rPr>
            <w:rFonts w:cs="Arial"/>
            <w:lang w:val="hu-HU" w:eastAsia="hu-HU"/>
          </w:rPr>
          <w:delText xml:space="preserve">with code </w:delText>
        </w:r>
        <w:r w:rsidRPr="6C1ABEE9" w:rsidDel="00911894">
          <w:rPr>
            <w:rFonts w:cs="Arial"/>
            <w:lang w:val="hu-HU" w:eastAsia="hu-HU"/>
          </w:rPr>
          <w:delText xml:space="preserve">-to fit in the screen- </w:delText>
        </w:r>
        <w:r w:rsidRPr="6C1ABEE9" w:rsidDel="003938DA">
          <w:rPr>
            <w:rFonts w:cs="Arial"/>
            <w:lang w:val="hu-HU" w:eastAsia="hu-HU"/>
          </w:rPr>
          <w:delText xml:space="preserve">but </w:delText>
        </w:r>
        <w:r w:rsidRPr="6C1ABEE9" w:rsidDel="00B2314F">
          <w:rPr>
            <w:rFonts w:cs="Arial"/>
            <w:lang w:val="hu-HU" w:eastAsia="hu-HU"/>
          </w:rPr>
          <w:delText xml:space="preserve">there has to be an option to see the description belonging to </w:delText>
        </w:r>
        <w:r w:rsidRPr="6C1ABEE9" w:rsidDel="00B9134A">
          <w:rPr>
            <w:rFonts w:cs="Arial"/>
            <w:lang w:val="hu-HU" w:eastAsia="hu-HU"/>
          </w:rPr>
          <w:delText>the code, coming from static table.</w:delText>
        </w:r>
      </w:del>
    </w:p>
    <w:p w:rsidRPr="0043074E" w:rsidR="00E81264" w:rsidP="6C1ABEE9" w:rsidRDefault="00E81264" w14:paraId="5C0B9443" w14:textId="77777777">
      <w:pPr>
        <w:rPr>
          <w:del w:author="Huszka Fruzsina (UniCredit)" w:date="2025-04-01T15:33:00Z" w:id="673"/>
          <w:rFonts w:cs="Arial"/>
          <w:lang w:eastAsia="hu-HU"/>
        </w:rPr>
      </w:pPr>
    </w:p>
    <w:p w:rsidRPr="0043074E" w:rsidR="00803BF3" w:rsidP="6C1ABEE9" w:rsidRDefault="00803BF3" w14:paraId="42284117" w14:textId="2FF0C586">
      <w:pPr>
        <w:ind w:firstLine="360"/>
        <w:rPr>
          <w:del w:author="Huszka Fruzsina (UniCredit)" w:date="2025-04-01T15:33:00Z" w:id="674"/>
          <w:rFonts w:cs="Arial"/>
          <w:u w:val="single"/>
          <w:lang w:eastAsia="hu-HU"/>
        </w:rPr>
      </w:pPr>
      <w:del w:author="Huszka Fruzsina (UniCredit)" w:date="2025-04-01T15:33:00Z" w:id="675">
        <w:r w:rsidRPr="6C1ABEE9" w:rsidDel="00803BF3">
          <w:rPr>
            <w:rFonts w:cs="Arial"/>
            <w:u w:val="single"/>
            <w:lang w:eastAsia="hu-HU"/>
          </w:rPr>
          <w:delText>Static table enquiry and maintenance screen</w:delText>
        </w:r>
      </w:del>
    </w:p>
    <w:p w:rsidR="00803BF3" w:rsidP="6C1ABEE9" w:rsidRDefault="002F438E" w14:paraId="358015AF" w14:textId="32B150A7">
      <w:pPr>
        <w:jc w:val="both"/>
        <w:rPr>
          <w:del w:author="Huszka Fruzsina (UniCredit)" w:date="2025-04-01T15:33:00Z" w:id="676"/>
          <w:rFonts w:cs="Arial"/>
          <w:lang w:eastAsia="hu-HU"/>
        </w:rPr>
      </w:pPr>
      <w:del w:author="Huszka Fruzsina (UniCredit)" w:date="2025-04-01T15:33:00Z" w:id="677">
        <w:r w:rsidRPr="6C1ABEE9" w:rsidDel="002F438E">
          <w:rPr>
            <w:rFonts w:cs="Arial"/>
            <w:lang w:eastAsia="hu-HU"/>
          </w:rPr>
          <w:delText>For</w:delText>
        </w:r>
        <w:r w:rsidRPr="6C1ABEE9" w:rsidDel="00D3418A">
          <w:rPr>
            <w:rFonts w:cs="Arial"/>
            <w:lang w:eastAsia="hu-HU"/>
          </w:rPr>
          <w:delText xml:space="preserve"> the new static table being introduced for ‘KYC status’ field</w:delText>
        </w:r>
        <w:r w:rsidRPr="6C1ABEE9" w:rsidDel="007C643C">
          <w:rPr>
            <w:rFonts w:cs="Arial"/>
            <w:lang w:eastAsia="hu-HU"/>
          </w:rPr>
          <w:delText>,</w:delText>
        </w:r>
        <w:r w:rsidRPr="6C1ABEE9" w:rsidDel="00905012">
          <w:rPr>
            <w:rFonts w:cs="Arial"/>
            <w:lang w:eastAsia="hu-HU"/>
          </w:rPr>
          <w:delText xml:space="preserve"> new static table enquiry and maintenance screens are needed</w:delText>
        </w:r>
        <w:r w:rsidRPr="6C1ABEE9" w:rsidDel="00B308B8">
          <w:rPr>
            <w:rFonts w:cs="Arial"/>
            <w:lang w:eastAsia="hu-HU"/>
          </w:rPr>
          <w:delText>.</w:delText>
        </w:r>
      </w:del>
    </w:p>
    <w:p w:rsidR="002F438E" w:rsidP="6C1ABEE9" w:rsidRDefault="002F438E" w14:paraId="76B117C3" w14:textId="7CFE02D6">
      <w:pPr>
        <w:jc w:val="both"/>
        <w:rPr>
          <w:del w:author="Huszka Fruzsina (UniCredit)" w:date="2025-04-01T15:33:00Z" w:id="678"/>
          <w:rFonts w:cs="Arial"/>
          <w:lang w:eastAsia="hu-HU"/>
        </w:rPr>
      </w:pPr>
    </w:p>
    <w:p w:rsidR="009102B8" w:rsidP="6C1ABEE9" w:rsidRDefault="009102B8" w14:paraId="37BFBB89" w14:textId="3B9C39D1">
      <w:pPr>
        <w:jc w:val="both"/>
        <w:rPr>
          <w:del w:author="Huszka Fruzsina (UniCredit)" w:date="2025-04-01T15:33:00Z" w:id="679"/>
          <w:rFonts w:cs="Arial"/>
          <w:lang w:eastAsia="hu-HU"/>
        </w:rPr>
      </w:pPr>
      <w:del w:author="Huszka Fruzsina (UniCredit)" w:date="2025-04-01T15:33:00Z" w:id="680">
        <w:r w:rsidRPr="6C1ABEE9" w:rsidDel="009102B8">
          <w:rPr>
            <w:rFonts w:cs="Arial"/>
            <w:lang w:eastAsia="hu-HU"/>
          </w:rPr>
          <w:delText>Maintenance screen, from GL menu:</w:delText>
        </w:r>
      </w:del>
    </w:p>
    <w:p w:rsidRPr="0043074E" w:rsidR="002F438E" w:rsidP="6C1ABEE9" w:rsidRDefault="002F438E" w14:paraId="00851234" w14:textId="0F5DDA24">
      <w:pPr>
        <w:pStyle w:val="Screentxt"/>
        <w:numPr>
          <w:ilvl w:val="0"/>
          <w:numId w:val="40"/>
        </w:numPr>
        <w:pBdr>
          <w:right w:val="single" w:color="auto" w:sz="6" w:space="31" w:shadow="1"/>
        </w:pBdr>
        <w:jc w:val="center"/>
        <w:rPr>
          <w:del w:author="Huszka Fruzsina (UniCredit)" w:date="2025-04-01T15:33:00Z" w:id="681"/>
          <w:rFonts w:ascii="Arial" w:hAnsi="Arial" w:cs="Arial"/>
          <w:sz w:val="20"/>
          <w:u w:val="single"/>
        </w:rPr>
      </w:pPr>
      <w:del w:author="Huszka Fruzsina (UniCredit)" w:date="2025-04-01T15:33:00Z" w:id="682">
        <w:r w:rsidRPr="6C1ABEE9" w:rsidDel="002F438E">
          <w:rPr>
            <w:rFonts w:ascii="Arial" w:hAnsi="Arial" w:cs="Arial"/>
            <w:sz w:val="20"/>
            <w:u w:val="single"/>
          </w:rPr>
          <w:delText>KYC Status Details</w:delText>
        </w:r>
        <w:r>
          <w:tab/>
        </w:r>
        <w:r w:rsidRPr="6C1ABEE9" w:rsidDel="002F438E">
          <w:rPr>
            <w:rFonts w:ascii="Arial" w:hAnsi="Arial" w:cs="Arial"/>
            <w:sz w:val="20"/>
            <w:u w:val="single"/>
          </w:rPr>
          <w:delText>Deal No : 546540</w:delText>
        </w:r>
      </w:del>
    </w:p>
    <w:p w:rsidRPr="0043074E" w:rsidR="002F438E" w:rsidP="6C1ABEE9" w:rsidRDefault="002F438E" w14:paraId="0C180D04" w14:textId="307A1D6A">
      <w:pPr>
        <w:pStyle w:val="Screentxt"/>
        <w:numPr>
          <w:ilvl w:val="0"/>
          <w:numId w:val="40"/>
        </w:numPr>
        <w:pBdr>
          <w:right w:val="single" w:color="auto" w:sz="6" w:space="31" w:shadow="1"/>
        </w:pBdr>
        <w:rPr>
          <w:del w:author="Huszka Fruzsina (UniCredit)" w:date="2025-04-01T15:33:00Z" w:id="683"/>
          <w:rFonts w:ascii="Arial" w:hAnsi="Arial" w:cs="Arial"/>
          <w:sz w:val="20"/>
        </w:rPr>
      </w:pPr>
      <w:del w:author="Huszka Fruzsina (UniCredit)" w:date="2025-04-01T15:33:00Z" w:id="684">
        <w:r w:rsidRPr="6C1ABEE9" w:rsidDel="002F438E">
          <w:rPr>
            <w:rFonts w:ascii="Arial" w:hAnsi="Arial" w:cs="Arial"/>
            <w:sz w:val="20"/>
          </w:rPr>
          <w:delText>Action Code:</w:delText>
        </w:r>
        <w:r>
          <w:tab/>
        </w:r>
        <w:r>
          <w:tab/>
        </w:r>
        <w:r w:rsidRPr="6C1ABEE9" w:rsidDel="009102B8">
          <w:rPr>
            <w:rFonts w:ascii="Arial" w:hAnsi="Arial" w:cs="Arial"/>
            <w:sz w:val="20"/>
          </w:rPr>
          <w:delText>A/O</w:delText>
        </w:r>
      </w:del>
    </w:p>
    <w:p w:rsidRPr="0043074E" w:rsidR="002F438E" w:rsidP="6C1ABEE9" w:rsidRDefault="002F438E" w14:paraId="11B807CE" w14:textId="1ED964B3">
      <w:pPr>
        <w:pStyle w:val="Screentxt"/>
        <w:numPr>
          <w:ilvl w:val="0"/>
          <w:numId w:val="40"/>
        </w:numPr>
        <w:pBdr>
          <w:right w:val="single" w:color="auto" w:sz="6" w:space="31" w:shadow="1"/>
        </w:pBdr>
        <w:rPr>
          <w:del w:author="Huszka Fruzsina (UniCredit)" w:date="2025-04-01T15:33:00Z" w:id="685"/>
          <w:rFonts w:ascii="Arial" w:hAnsi="Arial" w:cs="Arial"/>
          <w:sz w:val="20"/>
        </w:rPr>
      </w:pPr>
      <w:del w:author="Huszka Fruzsina (UniCredit)" w:date="2025-04-01T15:33:00Z" w:id="686">
        <w:r w:rsidRPr="6C1ABEE9" w:rsidDel="002F438E">
          <w:rPr>
            <w:rFonts w:ascii="Arial" w:hAnsi="Arial" w:cs="Arial"/>
            <w:sz w:val="20"/>
          </w:rPr>
          <w:delText>KYC status code:</w:delText>
        </w:r>
        <w:r>
          <w:tab/>
        </w:r>
        <w:r w:rsidRPr="6C1ABEE9" w:rsidDel="009102B8">
          <w:rPr>
            <w:rFonts w:ascii="Arial" w:hAnsi="Arial" w:cs="Arial"/>
            <w:sz w:val="20"/>
          </w:rPr>
          <w:delText>1/2/3/4, etc</w:delText>
        </w:r>
      </w:del>
    </w:p>
    <w:p w:rsidRPr="009102B8" w:rsidR="002F438E" w:rsidP="6C1ABEE9" w:rsidRDefault="002F438E" w14:paraId="5C103566" w14:textId="592BB650">
      <w:pPr>
        <w:pStyle w:val="Screentxt"/>
        <w:numPr>
          <w:ilvl w:val="0"/>
          <w:numId w:val="40"/>
        </w:numPr>
        <w:pBdr>
          <w:right w:val="single" w:color="auto" w:sz="6" w:space="31" w:shadow="1"/>
        </w:pBdr>
        <w:rPr>
          <w:del w:author="Huszka Fruzsina (UniCredit)" w:date="2025-04-01T15:33:00Z" w:id="687"/>
          <w:rFonts w:ascii="Arial" w:hAnsi="Arial" w:cs="Arial"/>
          <w:sz w:val="20"/>
          <w:u w:val="single"/>
        </w:rPr>
      </w:pPr>
      <w:del w:author="Huszka Fruzsina (UniCredit)" w:date="2025-04-01T15:33:00Z" w:id="688">
        <w:r w:rsidRPr="6C1ABEE9" w:rsidDel="002F438E">
          <w:rPr>
            <w:rFonts w:ascii="Arial" w:hAnsi="Arial" w:cs="Arial"/>
            <w:sz w:val="20"/>
          </w:rPr>
          <w:delText>ENG description</w:delText>
        </w:r>
        <w:r w:rsidRPr="6C1ABEE9" w:rsidDel="009102B8">
          <w:rPr>
            <w:rFonts w:ascii="Arial" w:hAnsi="Arial" w:cs="Arial"/>
            <w:sz w:val="20"/>
          </w:rPr>
          <w:delText>:</w:delText>
        </w:r>
        <w:r>
          <w:tab/>
        </w:r>
        <w:r w:rsidRPr="6C1ABEE9" w:rsidDel="009102B8">
          <w:rPr>
            <w:rFonts w:ascii="Arial" w:hAnsi="Arial" w:cs="Arial"/>
            <w:sz w:val="20"/>
            <w:u w:val="single"/>
          </w:rPr>
          <w:delText>KYC in progress</w:delText>
        </w:r>
      </w:del>
    </w:p>
    <w:p w:rsidR="002F438E" w:rsidP="6C1ABEE9" w:rsidRDefault="002F438E" w14:paraId="74DD7E27" w14:textId="77777777">
      <w:pPr>
        <w:pStyle w:val="Screentxt"/>
        <w:numPr>
          <w:ilvl w:val="0"/>
          <w:numId w:val="40"/>
        </w:numPr>
        <w:pBdr>
          <w:right w:val="single" w:color="auto" w:sz="6" w:space="31" w:shadow="1"/>
        </w:pBdr>
        <w:rPr>
          <w:del w:author="Huszka Fruzsina (UniCredit)" w:date="2025-04-01T15:33:00Z" w:id="689"/>
          <w:rFonts w:ascii="Arial" w:hAnsi="Arial" w:cs="Arial"/>
          <w:sz w:val="20"/>
        </w:rPr>
      </w:pPr>
      <w:del w:author="Huszka Fruzsina (UniCredit)" w:date="2025-04-01T15:33:00Z" w:id="690">
        <w:r w:rsidRPr="6C1ABEE9" w:rsidDel="002F438E">
          <w:rPr>
            <w:rFonts w:ascii="Arial" w:hAnsi="Arial" w:cs="Arial"/>
            <w:sz w:val="20"/>
          </w:rPr>
          <w:delText>CZ description:</w:delText>
        </w:r>
        <w:r>
          <w:tab/>
        </w:r>
        <w:r>
          <w:tab/>
        </w:r>
        <w:r w:rsidRPr="6C1ABEE9" w:rsidDel="002F438E">
          <w:rPr>
            <w:rFonts w:ascii="Arial" w:hAnsi="Arial" w:cs="Arial"/>
            <w:sz w:val="20"/>
          </w:rPr>
          <w:delText>____________</w:delText>
        </w:r>
      </w:del>
    </w:p>
    <w:p w:rsidRPr="0043074E" w:rsidR="002F438E" w:rsidP="6C1ABEE9" w:rsidRDefault="002F438E" w14:paraId="703D9C7F" w14:textId="77777777">
      <w:pPr>
        <w:pStyle w:val="Screentxt"/>
        <w:numPr>
          <w:ilvl w:val="0"/>
          <w:numId w:val="40"/>
        </w:numPr>
        <w:pBdr>
          <w:right w:val="single" w:color="auto" w:sz="6" w:space="31" w:shadow="1"/>
        </w:pBdr>
        <w:rPr>
          <w:del w:author="Huszka Fruzsina (UniCredit)" w:date="2025-04-01T15:33:00Z" w:id="691"/>
          <w:rFonts w:ascii="Arial" w:hAnsi="Arial" w:cs="Arial"/>
          <w:sz w:val="20"/>
        </w:rPr>
      </w:pPr>
      <w:del w:author="Huszka Fruzsina (UniCredit)" w:date="2025-04-01T15:33:00Z" w:id="692">
        <w:r w:rsidRPr="6C1ABEE9" w:rsidDel="002F438E">
          <w:rPr>
            <w:rFonts w:ascii="Arial" w:hAnsi="Arial" w:cs="Arial"/>
            <w:sz w:val="20"/>
          </w:rPr>
          <w:delText>SK description:</w:delText>
        </w:r>
        <w:r>
          <w:tab/>
        </w:r>
        <w:r>
          <w:tab/>
        </w:r>
        <w:r w:rsidRPr="6C1ABEE9" w:rsidDel="002F438E">
          <w:rPr>
            <w:rFonts w:ascii="Arial" w:hAnsi="Arial" w:cs="Arial"/>
            <w:sz w:val="20"/>
          </w:rPr>
          <w:delText>____________</w:delText>
        </w:r>
      </w:del>
    </w:p>
    <w:p w:rsidRPr="0043074E" w:rsidR="002F438E" w:rsidP="6C1ABEE9" w:rsidRDefault="002F438E" w14:paraId="06A99792" w14:textId="77777777">
      <w:pPr>
        <w:pStyle w:val="Screentxt"/>
        <w:pBdr>
          <w:right w:val="single" w:color="auto" w:sz="6" w:space="31" w:shadow="1"/>
        </w:pBdr>
        <w:ind w:left="1080"/>
        <w:rPr>
          <w:del w:author="Huszka Fruzsina (UniCredit)" w:date="2025-04-01T15:33:00Z" w:id="693"/>
          <w:rFonts w:ascii="Arial" w:hAnsi="Arial" w:cs="Arial"/>
          <w:sz w:val="20"/>
        </w:rPr>
      </w:pPr>
    </w:p>
    <w:p w:rsidRPr="0043074E" w:rsidR="002F438E" w:rsidP="6C1ABEE9" w:rsidRDefault="002F438E" w14:paraId="33287104" w14:textId="77777777">
      <w:pPr>
        <w:pStyle w:val="Screentxt"/>
        <w:numPr>
          <w:ilvl w:val="0"/>
          <w:numId w:val="40"/>
        </w:numPr>
        <w:pBdr>
          <w:right w:val="single" w:color="auto" w:sz="6" w:space="31" w:shadow="1"/>
        </w:pBdr>
        <w:rPr>
          <w:del w:author="Huszka Fruzsina (UniCredit)" w:date="2025-04-01T15:33:00Z" w:id="694"/>
          <w:rFonts w:ascii="Arial" w:hAnsi="Arial" w:cs="Arial"/>
          <w:sz w:val="20"/>
        </w:rPr>
      </w:pPr>
      <w:del w:author="Huszka Fruzsina (UniCredit)" w:date="2025-04-01T15:33:00Z" w:id="695">
        <w:r w:rsidRPr="6C1ABEE9" w:rsidDel="002F438E">
          <w:rPr>
            <w:rFonts w:ascii="Arial" w:hAnsi="Arial" w:cs="Arial"/>
            <w:sz w:val="20"/>
          </w:rPr>
          <w:delText>ENTER-VALIDATE</w:delText>
        </w:r>
        <w:r>
          <w:tab/>
        </w:r>
        <w:r w:rsidRPr="6C1ABEE9" w:rsidDel="002F438E">
          <w:rPr>
            <w:rFonts w:ascii="Arial" w:hAnsi="Arial" w:cs="Arial"/>
            <w:sz w:val="20"/>
          </w:rPr>
          <w:delText xml:space="preserve">F1- CONTINUE </w:delText>
        </w:r>
        <w:r>
          <w:tab/>
        </w:r>
        <w:r w:rsidRPr="6C1ABEE9" w:rsidDel="002F438E">
          <w:rPr>
            <w:rFonts w:ascii="Arial" w:hAnsi="Arial" w:cs="Arial"/>
            <w:sz w:val="20"/>
          </w:rPr>
          <w:delText>F5-Cancel</w:delText>
        </w:r>
      </w:del>
    </w:p>
    <w:p w:rsidR="002F438E" w:rsidP="009102B8" w:rsidRDefault="002F438E" w14:paraId="31846A0A" w14:textId="6A1A7F30">
      <w:pPr>
        <w:rPr>
          <w:del w:author="Huszka Fruzsina (UniCredit)" w:date="2025-04-01T15:33:00Z" w:id="696"/>
          <w:rFonts w:ascii="UniCredit" w:hAnsi="UniCredit"/>
          <w:sz w:val="22"/>
          <w:szCs w:val="22"/>
          <w:lang w:eastAsia="hu-HU"/>
        </w:rPr>
      </w:pPr>
    </w:p>
    <w:p w:rsidRPr="00BA3002" w:rsidR="00BA3002" w:rsidP="6C1ABEE9" w:rsidRDefault="00BA3002" w14:paraId="158E3C84" w14:textId="0A8EF22C">
      <w:pPr>
        <w:ind w:left="1080"/>
        <w:rPr>
          <w:del w:author="Huszka Fruzsina (UniCredit)" w:date="2025-04-01T15:33:00Z" w:id="697"/>
          <w:rFonts w:cs="Arial"/>
          <w:lang w:eastAsia="hu-HU"/>
        </w:rPr>
      </w:pPr>
      <w:del w:author="Huszka Fruzsina (UniCredit)" w:date="2025-04-01T15:33:00Z" w:id="698">
        <w:r w:rsidRPr="6C1ABEE9" w:rsidDel="00BA3002">
          <w:rPr>
            <w:rFonts w:cs="Arial"/>
            <w:lang w:eastAsia="hu-HU"/>
          </w:rPr>
          <w:delText xml:space="preserve">Action code: </w:delText>
        </w:r>
        <w:commentRangeStart w:id="699"/>
        <w:commentRangeStart w:id="700"/>
        <w:r w:rsidRPr="6C1ABEE9" w:rsidDel="00BA3002">
          <w:rPr>
            <w:rFonts w:cs="Arial"/>
            <w:lang w:eastAsia="hu-HU"/>
          </w:rPr>
          <w:delText xml:space="preserve">A-amend, </w:delText>
        </w:r>
      </w:del>
      <w:commentRangeEnd w:id="699"/>
      <w:r>
        <w:rPr>
          <w:rStyle w:val="CommentReference"/>
        </w:rPr>
        <w:commentReference w:id="699"/>
      </w:r>
      <w:commentRangeEnd w:id="700"/>
      <w:r>
        <w:rPr>
          <w:rStyle w:val="CommentReference"/>
        </w:rPr>
        <w:commentReference w:id="700"/>
      </w:r>
      <w:del w:author="Huszka Fruzsina (UniCredit)" w:date="2025-04-01T15:33:00Z" w:id="701">
        <w:r w:rsidRPr="6C1ABEE9" w:rsidDel="00BA3002">
          <w:rPr>
            <w:rFonts w:cs="Arial"/>
            <w:lang w:eastAsia="hu-HU"/>
          </w:rPr>
          <w:delText>O-open</w:delText>
        </w:r>
      </w:del>
    </w:p>
    <w:p w:rsidRPr="00BA3002" w:rsidR="00BA3002" w:rsidP="6C1ABEE9" w:rsidRDefault="00BA3002" w14:paraId="28ED2B32" w14:textId="38030A01">
      <w:pPr>
        <w:ind w:left="1080"/>
        <w:rPr>
          <w:del w:author="Huszka Fruzsina (UniCredit)" w:date="2025-04-01T15:33:00Z" w:id="702"/>
          <w:rFonts w:cs="Arial"/>
          <w:lang w:eastAsia="hu-HU"/>
        </w:rPr>
      </w:pPr>
      <w:del w:author="Huszka Fruzsina (UniCredit)" w:date="2025-04-01T15:33:00Z" w:id="703">
        <w:r w:rsidRPr="6C1ABEE9" w:rsidDel="00BA3002">
          <w:rPr>
            <w:rFonts w:cs="Arial"/>
            <w:lang w:eastAsia="hu-HU"/>
          </w:rPr>
          <w:delText>KYC status code: DECIMAL(2,0)</w:delText>
        </w:r>
      </w:del>
    </w:p>
    <w:p w:rsidRPr="00BA3002" w:rsidR="00BA3002" w:rsidP="6C1ABEE9" w:rsidRDefault="00BA3002" w14:paraId="288D60EA" w14:textId="67281308">
      <w:pPr>
        <w:ind w:left="1080"/>
        <w:rPr>
          <w:del w:author="Huszka Fruzsina (UniCredit)" w:date="2025-04-01T15:33:00Z" w:id="704"/>
          <w:rFonts w:cs="Arial"/>
          <w:lang w:eastAsia="hu-HU"/>
        </w:rPr>
      </w:pPr>
      <w:del w:author="Huszka Fruzsina (UniCredit)" w:date="2025-04-01T15:33:00Z" w:id="705">
        <w:r w:rsidRPr="6C1ABEE9" w:rsidDel="00BA3002">
          <w:rPr>
            <w:rFonts w:cs="Arial"/>
            <w:lang w:eastAsia="hu-HU"/>
          </w:rPr>
          <w:delText>ENG/CZ/SK description: CHAR(20)</w:delText>
        </w:r>
      </w:del>
    </w:p>
    <w:p w:rsidRPr="00BA3002" w:rsidR="00BA3002" w:rsidP="009102B8" w:rsidRDefault="00BA3002" w14:paraId="1C204136" w14:textId="77777777">
      <w:pPr>
        <w:rPr>
          <w:del w:author="Huszka Fruzsina (UniCredit)" w:date="2025-04-01T15:33:00Z" w:id="706"/>
          <w:rFonts w:ascii="UniCredit" w:hAnsi="UniCredit"/>
          <w:sz w:val="22"/>
          <w:szCs w:val="22"/>
          <w:lang w:val="en-US" w:eastAsia="hu-HU"/>
        </w:rPr>
      </w:pPr>
    </w:p>
    <w:p w:rsidR="009102B8" w:rsidP="6C1ABEE9" w:rsidRDefault="009102B8" w14:paraId="740DF372" w14:textId="28B03838">
      <w:pPr>
        <w:jc w:val="both"/>
        <w:rPr>
          <w:del w:author="Huszka Fruzsina (UniCredit)" w:date="2025-04-01T15:33:00Z" w:id="707"/>
          <w:rFonts w:cs="Arial"/>
          <w:lang w:eastAsia="hu-HU"/>
        </w:rPr>
      </w:pPr>
      <w:del w:author="Huszka Fruzsina (UniCredit)" w:date="2025-04-01T15:33:00Z" w:id="708">
        <w:r w:rsidRPr="6C1ABEE9" w:rsidDel="009102B8">
          <w:rPr>
            <w:rFonts w:cs="Arial"/>
            <w:lang w:eastAsia="hu-HU"/>
          </w:rPr>
          <w:delText>Enquiry screen, from GLE menu:</w:delText>
        </w:r>
      </w:del>
    </w:p>
    <w:p w:rsidRPr="009102B8" w:rsidR="009102B8" w:rsidP="6C1ABEE9" w:rsidRDefault="009102B8" w14:paraId="564152BA" w14:textId="63684324">
      <w:pPr>
        <w:pStyle w:val="Screentxt"/>
        <w:pBdr>
          <w:right w:val="single" w:color="auto" w:sz="6" w:space="31" w:shadow="1"/>
        </w:pBdr>
        <w:tabs>
          <w:tab w:val="left" w:pos="1418"/>
        </w:tabs>
        <w:ind w:left="1080"/>
        <w:jc w:val="center"/>
        <w:rPr>
          <w:del w:author="Huszka Fruzsina (UniCredit)" w:date="2025-04-01T15:33:00Z" w:id="709"/>
          <w:rFonts w:ascii="Arial" w:hAnsi="Arial" w:cs="Arial"/>
          <w:sz w:val="20"/>
          <w:u w:val="single"/>
        </w:rPr>
      </w:pPr>
      <w:del w:author="Huszka Fruzsina (UniCredit)" w:date="2025-04-01T15:33:00Z" w:id="710">
        <w:r w:rsidRPr="6C1ABEE9" w:rsidDel="009102B8">
          <w:rPr>
            <w:rFonts w:ascii="Arial" w:hAnsi="Arial" w:cs="Arial"/>
            <w:sz w:val="20"/>
            <w:u w:val="single"/>
          </w:rPr>
          <w:delText>KYC Status Details</w:delText>
        </w:r>
        <w:r>
          <w:tab/>
        </w:r>
      </w:del>
    </w:p>
    <w:p w:rsidRPr="00BB1802" w:rsidR="009102B8" w:rsidP="6C1ABEE9" w:rsidRDefault="009102B8" w14:paraId="230F7C38" w14:textId="09049954">
      <w:pPr>
        <w:pStyle w:val="Screentxt"/>
        <w:pBdr>
          <w:right w:val="single" w:color="auto" w:sz="6" w:space="31" w:shadow="1"/>
        </w:pBdr>
        <w:ind w:left="1080"/>
        <w:rPr>
          <w:del w:author="Huszka Fruzsina (UniCredit)" w:date="2025-04-01T15:33:00Z" w:id="711"/>
          <w:rFonts w:ascii="Arial" w:hAnsi="Arial" w:cs="Arial"/>
          <w:sz w:val="20"/>
          <w:lang w:val="en-US"/>
        </w:rPr>
      </w:pPr>
      <w:del w:author="Huszka Fruzsina (UniCredit)" w:date="2025-04-01T15:33:00Z" w:id="712">
        <w:r w:rsidRPr="6C1ABEE9" w:rsidDel="009102B8">
          <w:rPr>
            <w:rFonts w:ascii="Arial" w:hAnsi="Arial" w:cs="Arial"/>
            <w:sz w:val="20"/>
            <w:lang w:val="en-US"/>
          </w:rPr>
          <w:delText>Code</w:delText>
        </w:r>
        <w:r>
          <w:tab/>
        </w:r>
        <w:r w:rsidRPr="6C1ABEE9" w:rsidDel="009102B8">
          <w:rPr>
            <w:rFonts w:ascii="Arial" w:hAnsi="Arial" w:cs="Arial"/>
            <w:sz w:val="20"/>
            <w:lang w:val="en-US"/>
          </w:rPr>
          <w:delText>ENG Desc</w:delText>
        </w:r>
        <w:r>
          <w:tab/>
        </w:r>
        <w:r>
          <w:tab/>
        </w:r>
        <w:r>
          <w:tab/>
        </w:r>
        <w:r>
          <w:tab/>
        </w:r>
        <w:r>
          <w:tab/>
        </w:r>
        <w:r w:rsidRPr="6C1ABEE9" w:rsidDel="009102B8">
          <w:rPr>
            <w:rFonts w:ascii="Arial" w:hAnsi="Arial" w:cs="Arial"/>
            <w:sz w:val="20"/>
            <w:lang w:val="en-US"/>
          </w:rPr>
          <w:delText>CZ Desc</w:delText>
        </w:r>
        <w:r>
          <w:tab/>
        </w:r>
        <w:r w:rsidRPr="6C1ABEE9" w:rsidDel="009102B8">
          <w:rPr>
            <w:rFonts w:ascii="Arial" w:hAnsi="Arial" w:cs="Arial"/>
            <w:sz w:val="20"/>
            <w:lang w:val="en-US"/>
          </w:rPr>
          <w:delText>SK Desc</w:delText>
        </w:r>
      </w:del>
    </w:p>
    <w:p w:rsidRPr="009102B8" w:rsidR="009102B8" w:rsidP="6C1ABEE9" w:rsidRDefault="009102B8" w14:paraId="0B3EA232" w14:textId="15F93B87">
      <w:pPr>
        <w:pStyle w:val="Screentxt"/>
        <w:pBdr>
          <w:right w:val="single" w:color="auto" w:sz="6" w:space="31" w:shadow="1"/>
        </w:pBdr>
        <w:ind w:left="1080"/>
        <w:rPr>
          <w:del w:author="Huszka Fruzsina (UniCredit)" w:date="2025-04-01T15:33:00Z" w:id="713"/>
          <w:rFonts w:ascii="Arial" w:hAnsi="Arial" w:cs="Arial"/>
          <w:sz w:val="20"/>
        </w:rPr>
      </w:pPr>
      <w:del w:author="Huszka Fruzsina (UniCredit)" w:date="2025-04-01T15:33:00Z" w:id="714">
        <w:r w:rsidRPr="6C1ABEE9" w:rsidDel="009102B8">
          <w:rPr>
            <w:rFonts w:ascii="Arial" w:hAnsi="Arial" w:cs="Arial"/>
            <w:sz w:val="20"/>
          </w:rPr>
          <w:delText>1</w:delText>
        </w:r>
        <w:r>
          <w:tab/>
        </w:r>
        <w:r>
          <w:tab/>
        </w:r>
        <w:r w:rsidRPr="6C1ABEE9" w:rsidDel="009102B8">
          <w:rPr>
            <w:rFonts w:ascii="Arial" w:hAnsi="Arial" w:cs="Arial"/>
            <w:sz w:val="20"/>
            <w:lang w:val="hu-HU" w:eastAsia="hu-HU"/>
          </w:rPr>
          <w:delText>Due diligence not valid/not completed</w:delText>
        </w:r>
      </w:del>
    </w:p>
    <w:p w:rsidRPr="009102B8" w:rsidR="009102B8" w:rsidP="6C1ABEE9" w:rsidRDefault="009102B8" w14:paraId="06C3C91D" w14:textId="156D6B29">
      <w:pPr>
        <w:pStyle w:val="Screentxt"/>
        <w:pBdr>
          <w:right w:val="single" w:color="auto" w:sz="6" w:space="31" w:shadow="1"/>
        </w:pBdr>
        <w:ind w:left="1080"/>
        <w:rPr>
          <w:del w:author="Huszka Fruzsina (UniCredit)" w:date="2025-04-01T15:33:00Z" w:id="715"/>
          <w:rFonts w:ascii="Arial" w:hAnsi="Arial" w:cs="Arial"/>
          <w:sz w:val="20"/>
        </w:rPr>
      </w:pPr>
      <w:del w:author="Huszka Fruzsina (UniCredit)" w:date="2025-04-01T15:33:00Z" w:id="716">
        <w:r w:rsidRPr="6C1ABEE9" w:rsidDel="009102B8">
          <w:rPr>
            <w:rFonts w:ascii="Arial" w:hAnsi="Arial" w:cs="Arial"/>
            <w:sz w:val="20"/>
          </w:rPr>
          <w:delText>2</w:delText>
        </w:r>
        <w:r>
          <w:tab/>
        </w:r>
        <w:r>
          <w:tab/>
        </w:r>
        <w:r w:rsidRPr="6C1ABEE9" w:rsidDel="009102B8">
          <w:rPr>
            <w:rFonts w:ascii="Arial" w:hAnsi="Arial" w:cs="Arial"/>
            <w:sz w:val="20"/>
            <w:lang w:val="hu-HU" w:eastAsia="hu-HU"/>
          </w:rPr>
          <w:delText>KYC in progress</w:delText>
        </w:r>
      </w:del>
    </w:p>
    <w:p w:rsidRPr="009102B8" w:rsidR="009102B8" w:rsidP="6C1ABEE9" w:rsidRDefault="009102B8" w14:paraId="24048B6D" w14:textId="21B4B174">
      <w:pPr>
        <w:pStyle w:val="Screentxt"/>
        <w:pBdr>
          <w:right w:val="single" w:color="auto" w:sz="6" w:space="31" w:shadow="1"/>
        </w:pBdr>
        <w:ind w:left="1080"/>
        <w:rPr>
          <w:del w:author="Huszka Fruzsina (UniCredit)" w:date="2025-04-01T15:33:00Z" w:id="717"/>
          <w:rFonts w:ascii="Arial" w:hAnsi="Arial" w:cs="Arial"/>
          <w:sz w:val="20"/>
        </w:rPr>
      </w:pPr>
      <w:del w:author="Huszka Fruzsina (UniCredit)" w:date="2025-04-01T15:33:00Z" w:id="718">
        <w:r w:rsidRPr="6C1ABEE9" w:rsidDel="009102B8">
          <w:rPr>
            <w:rFonts w:ascii="Arial" w:hAnsi="Arial" w:cs="Arial"/>
            <w:sz w:val="20"/>
          </w:rPr>
          <w:delText>3</w:delText>
        </w:r>
        <w:r>
          <w:tab/>
        </w:r>
        <w:r>
          <w:tab/>
        </w:r>
        <w:r w:rsidRPr="6C1ABEE9" w:rsidDel="009102B8">
          <w:rPr>
            <w:rFonts w:ascii="Arial" w:hAnsi="Arial" w:cs="Arial"/>
            <w:sz w:val="20"/>
            <w:lang w:val="hu-HU" w:eastAsia="hu-HU"/>
          </w:rPr>
          <w:delText>Review in progress</w:delText>
        </w:r>
      </w:del>
    </w:p>
    <w:p w:rsidRPr="009102B8" w:rsidR="009102B8" w:rsidP="6C1ABEE9" w:rsidRDefault="009102B8" w14:paraId="202D3B02" w14:textId="2C087367">
      <w:pPr>
        <w:pStyle w:val="Screentxt"/>
        <w:pBdr>
          <w:right w:val="single" w:color="auto" w:sz="6" w:space="31" w:shadow="1"/>
        </w:pBdr>
        <w:ind w:left="1080"/>
        <w:rPr>
          <w:del w:author="Huszka Fruzsina (UniCredit)" w:date="2025-04-01T15:33:00Z" w:id="719"/>
          <w:rFonts w:ascii="Arial" w:hAnsi="Arial" w:cs="Arial"/>
          <w:sz w:val="20"/>
        </w:rPr>
      </w:pPr>
      <w:del w:author="Huszka Fruzsina (UniCredit)" w:date="2025-04-01T15:33:00Z" w:id="720">
        <w:r w:rsidRPr="6C1ABEE9" w:rsidDel="009102B8">
          <w:rPr>
            <w:rFonts w:ascii="Arial" w:hAnsi="Arial" w:cs="Arial"/>
            <w:sz w:val="20"/>
          </w:rPr>
          <w:delText>4</w:delText>
        </w:r>
        <w:r>
          <w:tab/>
        </w:r>
        <w:r>
          <w:tab/>
        </w:r>
        <w:r w:rsidRPr="6C1ABEE9" w:rsidDel="009102B8">
          <w:rPr>
            <w:rFonts w:ascii="Arial" w:hAnsi="Arial" w:cs="Arial"/>
            <w:sz w:val="20"/>
            <w:lang w:val="hu-HU" w:eastAsia="hu-HU"/>
          </w:rPr>
          <w:delText>KYC review date expired</w:delText>
        </w:r>
      </w:del>
    </w:p>
    <w:p w:rsidRPr="009102B8" w:rsidR="009102B8" w:rsidP="6C1ABEE9" w:rsidRDefault="009102B8" w14:paraId="17A1A4B1" w14:textId="5B3FFC1A">
      <w:pPr>
        <w:pStyle w:val="Screentxt"/>
        <w:pBdr>
          <w:right w:val="single" w:color="auto" w:sz="6" w:space="31" w:shadow="1"/>
        </w:pBdr>
        <w:ind w:left="1080"/>
        <w:rPr>
          <w:del w:author="Huszka Fruzsina (UniCredit)" w:date="2025-04-01T15:33:00Z" w:id="721"/>
          <w:rFonts w:ascii="Arial" w:hAnsi="Arial" w:cs="Arial"/>
          <w:sz w:val="20"/>
        </w:rPr>
      </w:pPr>
      <w:del w:author="Huszka Fruzsina (UniCredit)" w:date="2025-04-01T15:33:00Z" w:id="722">
        <w:r w:rsidRPr="6C1ABEE9" w:rsidDel="009102B8">
          <w:rPr>
            <w:rFonts w:ascii="Arial" w:hAnsi="Arial" w:cs="Arial"/>
            <w:sz w:val="20"/>
          </w:rPr>
          <w:delText>5</w:delText>
        </w:r>
        <w:r>
          <w:tab/>
        </w:r>
        <w:r>
          <w:tab/>
        </w:r>
        <w:r w:rsidRPr="6C1ABEE9" w:rsidDel="009102B8">
          <w:rPr>
            <w:rFonts w:ascii="Arial" w:hAnsi="Arial" w:cs="Arial"/>
            <w:sz w:val="20"/>
          </w:rPr>
          <w:delText>KYC valid</w:delText>
        </w:r>
      </w:del>
    </w:p>
    <w:p w:rsidRPr="009102B8" w:rsidR="009102B8" w:rsidP="6C1ABEE9" w:rsidRDefault="009102B8" w14:paraId="43A6F55E" w14:textId="40B74870">
      <w:pPr>
        <w:pStyle w:val="Screentxt"/>
        <w:pBdr>
          <w:right w:val="single" w:color="auto" w:sz="6" w:space="31" w:shadow="1"/>
        </w:pBdr>
        <w:ind w:left="1080"/>
        <w:rPr>
          <w:del w:author="Huszka Fruzsina (UniCredit)" w:date="2025-04-01T15:33:00Z" w:id="723"/>
          <w:rFonts w:ascii="Arial" w:hAnsi="Arial" w:cs="Arial"/>
          <w:sz w:val="20"/>
        </w:rPr>
      </w:pPr>
      <w:del w:author="Huszka Fruzsina (UniCredit)" w:date="2025-04-01T15:33:00Z" w:id="724">
        <w:r w:rsidRPr="6C1ABEE9" w:rsidDel="009102B8">
          <w:rPr>
            <w:rFonts w:ascii="Arial" w:hAnsi="Arial" w:cs="Arial"/>
            <w:sz w:val="20"/>
          </w:rPr>
          <w:delText>6</w:delText>
        </w:r>
        <w:r>
          <w:tab/>
        </w:r>
        <w:r>
          <w:tab/>
        </w:r>
        <w:r w:rsidRPr="6C1ABEE9" w:rsidDel="009102B8">
          <w:rPr>
            <w:rFonts w:ascii="Arial" w:hAnsi="Arial" w:cs="Arial"/>
            <w:sz w:val="20"/>
            <w:lang w:val="hu-HU" w:eastAsia="hu-HU"/>
          </w:rPr>
          <w:delText>Ad hoc KYC review required</w:delText>
        </w:r>
      </w:del>
    </w:p>
    <w:p w:rsidRPr="009102B8" w:rsidR="009102B8" w:rsidP="6C1ABEE9" w:rsidRDefault="009102B8" w14:paraId="17E2BC57" w14:textId="77777777">
      <w:pPr>
        <w:pStyle w:val="Screentxt"/>
        <w:pBdr>
          <w:right w:val="single" w:color="auto" w:sz="6" w:space="31" w:shadow="1"/>
        </w:pBdr>
        <w:ind w:left="1080"/>
        <w:rPr>
          <w:del w:author="Huszka Fruzsina (UniCredit)" w:date="2025-04-01T15:33:00Z" w:id="725"/>
          <w:rFonts w:ascii="Arial" w:hAnsi="Arial" w:cs="Arial"/>
          <w:sz w:val="20"/>
        </w:rPr>
      </w:pPr>
    </w:p>
    <w:p w:rsidRPr="009102B8" w:rsidR="009102B8" w:rsidP="6C1ABEE9" w:rsidRDefault="009102B8" w14:paraId="7CE11ED1" w14:textId="4DC3FD3C">
      <w:pPr>
        <w:pStyle w:val="Screentxt"/>
        <w:pBdr>
          <w:right w:val="single" w:color="auto" w:sz="6" w:space="31" w:shadow="1"/>
        </w:pBdr>
        <w:ind w:left="1080"/>
        <w:rPr>
          <w:del w:author="Huszka Fruzsina (UniCredit)" w:date="2025-04-01T15:33:00Z" w:id="726"/>
          <w:rFonts w:ascii="Arial" w:hAnsi="Arial" w:cs="Arial"/>
          <w:sz w:val="20"/>
        </w:rPr>
      </w:pPr>
      <w:del w:author="Huszka Fruzsina (UniCredit)" w:date="2025-04-01T15:33:00Z" w:id="727">
        <w:r w:rsidRPr="6C1ABEE9" w:rsidDel="009102B8">
          <w:rPr>
            <w:rFonts w:ascii="Arial" w:hAnsi="Arial" w:cs="Arial"/>
            <w:sz w:val="20"/>
          </w:rPr>
          <w:delText>F4 - Previous</w:delText>
        </w:r>
        <w:r>
          <w:tab/>
        </w:r>
        <w:r w:rsidRPr="6C1ABEE9" w:rsidDel="009102B8">
          <w:rPr>
            <w:rFonts w:ascii="Arial" w:hAnsi="Arial" w:cs="Arial"/>
            <w:sz w:val="20"/>
          </w:rPr>
          <w:delText>F5- Return</w:delText>
        </w:r>
      </w:del>
    </w:p>
    <w:p w:rsidRPr="00013858" w:rsidR="009102B8" w:rsidP="009102B8" w:rsidRDefault="009102B8" w14:paraId="0E8088D4" w14:textId="77777777">
      <w:pPr>
        <w:rPr>
          <w:rFonts w:ascii="UniCredit" w:hAnsi="UniCredit"/>
          <w:sz w:val="22"/>
          <w:szCs w:val="22"/>
          <w:lang w:eastAsia="hu-HU"/>
        </w:rPr>
      </w:pPr>
    </w:p>
    <w:p w:rsidRPr="007247BE" w:rsidR="007247BE" w:rsidP="2BC1B520" w:rsidRDefault="007247BE" w14:paraId="2C1405B1" w14:textId="60C5F6AF">
      <w:pPr>
        <w:pStyle w:val="Heading3"/>
        <w:rPr>
          <w:rFonts w:cs="Arial"/>
          <w:u w:val="single"/>
          <w:lang w:val="hu-HU" w:eastAsia="hu-HU"/>
        </w:rPr>
      </w:pPr>
      <w:bookmarkStart w:name="_Toc3475848" w:id="728"/>
      <w:bookmarkStart w:name="_Hlk172806325" w:id="729"/>
      <w:r w:rsidRPr="6C1ABEE9">
        <w:rPr>
          <w:lang w:val="hu-HU"/>
        </w:rPr>
        <w:t>To review the existing</w:t>
      </w:r>
      <w:r w:rsidRPr="6C1ABEE9" w:rsidR="006D2180">
        <w:rPr>
          <w:lang w:val="hu-HU"/>
        </w:rPr>
        <w:t>/redundant</w:t>
      </w:r>
      <w:r w:rsidRPr="6C1ABEE9">
        <w:rPr>
          <w:lang w:val="hu-HU"/>
        </w:rPr>
        <w:t xml:space="preserve"> logics</w:t>
      </w:r>
      <w:bookmarkEnd w:id="728"/>
    </w:p>
    <w:bookmarkEnd w:id="729"/>
    <w:p w:rsidR="007247BE" w:rsidP="006D2180" w:rsidRDefault="006D2180" w14:paraId="172B1EB6" w14:textId="5ABDEC24">
      <w:pPr>
        <w:pStyle w:val="ListParagraph"/>
        <w:jc w:val="both"/>
        <w:rPr>
          <w:rFonts w:cs="Arial"/>
          <w:szCs w:val="20"/>
          <w:lang w:val="hu-HU" w:eastAsia="hu-HU"/>
        </w:rPr>
      </w:pPr>
      <w:r w:rsidRPr="00B71646">
        <w:rPr>
          <w:rFonts w:cs="Arial"/>
          <w:szCs w:val="20"/>
          <w:lang w:val="hu-HU" w:eastAsia="hu-HU"/>
        </w:rPr>
        <w:t xml:space="preserve">This project </w:t>
      </w:r>
      <w:r w:rsidRPr="00B71646" w:rsidR="00475787">
        <w:rPr>
          <w:rFonts w:cs="Arial"/>
          <w:szCs w:val="20"/>
          <w:lang w:val="hu-HU" w:eastAsia="hu-HU"/>
        </w:rPr>
        <w:t>needs to cover r</w:t>
      </w:r>
      <w:r w:rsidRPr="00B71646" w:rsidR="007247BE">
        <w:rPr>
          <w:rFonts w:cs="Arial"/>
          <w:szCs w:val="20"/>
          <w:lang w:val="hu-HU" w:eastAsia="hu-HU"/>
        </w:rPr>
        <w:t>eview</w:t>
      </w:r>
      <w:r w:rsidRPr="00B71646" w:rsidR="00475787">
        <w:rPr>
          <w:rFonts w:cs="Arial"/>
          <w:szCs w:val="20"/>
          <w:lang w:val="hu-HU" w:eastAsia="hu-HU"/>
        </w:rPr>
        <w:t>ing</w:t>
      </w:r>
      <w:r w:rsidRPr="00B71646" w:rsidR="007247BE">
        <w:rPr>
          <w:rFonts w:cs="Arial"/>
          <w:szCs w:val="20"/>
          <w:lang w:val="hu-HU" w:eastAsia="hu-HU"/>
        </w:rPr>
        <w:t xml:space="preserve"> and remov</w:t>
      </w:r>
      <w:r w:rsidRPr="00B71646" w:rsidR="00475787">
        <w:rPr>
          <w:rFonts w:cs="Arial"/>
          <w:szCs w:val="20"/>
          <w:lang w:val="hu-HU" w:eastAsia="hu-HU"/>
        </w:rPr>
        <w:t>ing</w:t>
      </w:r>
      <w:r w:rsidRPr="00B71646" w:rsidR="007247BE">
        <w:rPr>
          <w:rFonts w:cs="Arial"/>
          <w:szCs w:val="20"/>
          <w:lang w:val="hu-HU" w:eastAsia="hu-HU"/>
        </w:rPr>
        <w:t xml:space="preserve"> the logics</w:t>
      </w:r>
      <w:r w:rsidRPr="00B71646" w:rsidR="00475787">
        <w:rPr>
          <w:rFonts w:cs="Arial"/>
          <w:szCs w:val="20"/>
          <w:lang w:val="hu-HU" w:eastAsia="hu-HU"/>
        </w:rPr>
        <w:t xml:space="preserve"> which become redundant by Siron being replaced. No </w:t>
      </w:r>
      <w:r w:rsidR="0036449B">
        <w:rPr>
          <w:rFonts w:cs="Arial"/>
          <w:szCs w:val="20"/>
          <w:lang w:val="hu-HU" w:eastAsia="hu-HU"/>
        </w:rPr>
        <w:t xml:space="preserve">major </w:t>
      </w:r>
      <w:r w:rsidRPr="00B71646" w:rsidR="00475787">
        <w:rPr>
          <w:rFonts w:cs="Arial"/>
          <w:szCs w:val="20"/>
          <w:lang w:val="hu-HU" w:eastAsia="hu-HU"/>
        </w:rPr>
        <w:t>logic should be left on CORE02 side as Oracle will cover all</w:t>
      </w:r>
      <w:r w:rsidR="0036449B">
        <w:rPr>
          <w:rFonts w:cs="Arial"/>
          <w:szCs w:val="20"/>
          <w:lang w:val="hu-HU" w:eastAsia="hu-HU"/>
        </w:rPr>
        <w:t xml:space="preserve"> the evaluat</w:t>
      </w:r>
      <w:r w:rsidR="008B5223">
        <w:rPr>
          <w:rFonts w:cs="Arial"/>
          <w:szCs w:val="20"/>
          <w:lang w:val="hu-HU" w:eastAsia="hu-HU"/>
        </w:rPr>
        <w:t>ions</w:t>
      </w:r>
      <w:r w:rsidRPr="00B71646" w:rsidR="00475787">
        <w:rPr>
          <w:rFonts w:cs="Arial"/>
          <w:szCs w:val="20"/>
          <w:lang w:val="hu-HU" w:eastAsia="hu-HU"/>
        </w:rPr>
        <w:t>.</w:t>
      </w:r>
    </w:p>
    <w:p w:rsidRPr="00B71646" w:rsidR="008B5223" w:rsidP="006D2180" w:rsidRDefault="008B5223" w14:paraId="325BA427" w14:textId="77777777">
      <w:pPr>
        <w:pStyle w:val="ListParagraph"/>
        <w:jc w:val="both"/>
        <w:rPr>
          <w:rFonts w:cs="Arial"/>
          <w:szCs w:val="20"/>
          <w:lang w:val="hu-HU" w:eastAsia="hu-HU"/>
        </w:rPr>
      </w:pPr>
    </w:p>
    <w:p w:rsidRPr="00B71646" w:rsidR="00475787" w:rsidP="006D2180" w:rsidRDefault="00475787" w14:paraId="29C3C045" w14:textId="69E90167">
      <w:pPr>
        <w:pStyle w:val="ListParagraph"/>
        <w:jc w:val="both"/>
        <w:rPr>
          <w:rFonts w:cs="Arial"/>
          <w:szCs w:val="20"/>
          <w:lang w:val="hu-HU" w:eastAsia="hu-HU"/>
        </w:rPr>
      </w:pPr>
      <w:r w:rsidRPr="00B71646">
        <w:rPr>
          <w:rFonts w:cs="Arial"/>
          <w:szCs w:val="20"/>
          <w:lang w:val="hu-HU" w:eastAsia="hu-HU"/>
        </w:rPr>
        <w:t>Remove the following logics:</w:t>
      </w:r>
    </w:p>
    <w:p w:rsidRPr="00611FC0" w:rsidR="00611FC0" w:rsidP="3FEFF878" w:rsidRDefault="44D34126" w14:paraId="675F93EF" w14:textId="1DD75716">
      <w:pPr>
        <w:pStyle w:val="ListParagraph"/>
        <w:numPr>
          <w:ilvl w:val="0"/>
          <w:numId w:val="44"/>
        </w:numPr>
        <w:jc w:val="both"/>
        <w:rPr>
          <w:del w:author="Huszka Fruzsina (UniCredit)" w:date="2025-04-03T08:03:00Z" w:id="730"/>
          <w:rFonts w:cs="Arial"/>
          <w:lang w:val="hu-HU" w:eastAsia="hu-HU"/>
        </w:rPr>
      </w:pPr>
      <w:commentRangeStart w:id="731"/>
      <w:commentRangeStart w:id="732"/>
      <w:commentRangeStart w:id="733"/>
      <w:commentRangeStart w:id="734"/>
      <w:commentRangeStart w:id="735"/>
      <w:commentRangeStart w:id="736"/>
      <w:del w:author="Huszka Fruzsina (UniCredit)" w:date="2025-04-03T08:03:00Z" w:id="737">
        <w:r w:rsidRPr="2E0103E2" w:rsidDel="44D34126">
          <w:rPr>
            <w:rFonts w:cs="Arial"/>
            <w:lang w:val="hu-HU" w:eastAsia="hu-HU"/>
          </w:rPr>
          <w:delText xml:space="preserve">In EoD there is a re-evaluation logic regarding ’Risk rating’ field. CORE02 checks clients having </w:delText>
        </w:r>
        <w:r w:rsidRPr="2E0103E2" w:rsidDel="105ECFBF">
          <w:rPr>
            <w:rFonts w:cs="Arial"/>
            <w:lang w:eastAsia="hu-HU"/>
          </w:rPr>
          <w:delText xml:space="preserve">risk </w:delText>
        </w:r>
        <w:r w:rsidRPr="2E0103E2" w:rsidDel="44D34126">
          <w:rPr>
            <w:rFonts w:cs="Arial"/>
            <w:lang w:eastAsia="hu-HU"/>
          </w:rPr>
          <w:delText>rating</w:delText>
        </w:r>
        <w:r w:rsidRPr="2E0103E2" w:rsidDel="105ECFBF">
          <w:rPr>
            <w:rFonts w:cs="Arial"/>
            <w:lang w:eastAsia="hu-HU"/>
          </w:rPr>
          <w:delText xml:space="preserve"> (1 / 2 / 3)</w:delText>
        </w:r>
        <w:r w:rsidRPr="2E0103E2" w:rsidDel="44D34126">
          <w:rPr>
            <w:rFonts w:cs="Arial"/>
            <w:lang w:eastAsia="hu-HU"/>
          </w:rPr>
          <w:delText xml:space="preserve"> and </w:delText>
        </w:r>
        <w:r w:rsidRPr="2E0103E2" w:rsidDel="105ECFBF">
          <w:rPr>
            <w:rFonts w:cs="Arial"/>
            <w:lang w:eastAsia="hu-HU"/>
          </w:rPr>
          <w:delText xml:space="preserve">if the client has any open product. If the result is that the client has no longer open products, the </w:delText>
        </w:r>
        <w:r w:rsidRPr="2E0103E2" w:rsidDel="44D34126">
          <w:rPr>
            <w:rFonts w:cs="Arial"/>
            <w:lang w:eastAsia="hu-HU"/>
          </w:rPr>
          <w:delText>‘Risk rating’ field</w:delText>
        </w:r>
        <w:r w:rsidRPr="2E0103E2" w:rsidDel="105ECFBF">
          <w:rPr>
            <w:rFonts w:cs="Arial"/>
            <w:lang w:eastAsia="hu-HU"/>
          </w:rPr>
          <w:delText xml:space="preserve"> will be set to </w:delText>
        </w:r>
        <w:r w:rsidRPr="2E0103E2" w:rsidDel="44D34126">
          <w:rPr>
            <w:rFonts w:cs="Arial"/>
            <w:lang w:eastAsia="hu-HU"/>
          </w:rPr>
          <w:delText>‘</w:delText>
        </w:r>
        <w:r w:rsidRPr="2E0103E2" w:rsidDel="105ECFBF">
          <w:rPr>
            <w:rFonts w:cs="Arial"/>
            <w:lang w:eastAsia="hu-HU"/>
          </w:rPr>
          <w:delText>9</w:delText>
        </w:r>
        <w:r w:rsidRPr="2E0103E2" w:rsidDel="44D34126">
          <w:rPr>
            <w:rFonts w:cs="Arial"/>
            <w:lang w:eastAsia="hu-HU"/>
          </w:rPr>
          <w:delText>’</w:delText>
        </w:r>
        <w:r w:rsidRPr="2E0103E2" w:rsidDel="105ECFBF">
          <w:rPr>
            <w:rFonts w:cs="Arial"/>
            <w:lang w:eastAsia="hu-HU"/>
          </w:rPr>
          <w:delText xml:space="preserve"> marking that the client is without products</w:delText>
        </w:r>
        <w:r w:rsidRPr="2E0103E2" w:rsidDel="44D34126">
          <w:rPr>
            <w:rFonts w:cs="Arial"/>
            <w:lang w:eastAsia="hu-HU"/>
          </w:rPr>
          <w:delText>.</w:delText>
        </w:r>
        <w:r w:rsidRPr="2E0103E2" w:rsidDel="5EA44FB5">
          <w:rPr>
            <w:rFonts w:cs="Arial"/>
            <w:lang w:eastAsia="hu-HU"/>
          </w:rPr>
          <w:delText xml:space="preserve"> If clients do not hold any products but have blocked account(s) than the ‘Risk rating’</w:delText>
        </w:r>
        <w:r w:rsidRPr="2E0103E2" w:rsidDel="550E1A40">
          <w:rPr>
            <w:rFonts w:cs="Arial"/>
            <w:lang w:eastAsia="hu-HU"/>
          </w:rPr>
          <w:delText xml:space="preserve"> is not being changed. </w:delText>
        </w:r>
        <w:r w:rsidRPr="2E0103E2" w:rsidDel="550E1A40">
          <w:rPr>
            <w:rFonts w:cs="Arial"/>
            <w:lang w:val="en-US"/>
          </w:rPr>
          <w:delText>Clients with AML code 9 are not re-evaluated by CORE02</w:delText>
        </w:r>
      </w:del>
      <w:commentRangeEnd w:id="731"/>
      <w:r>
        <w:rPr>
          <w:rStyle w:val="CommentReference"/>
        </w:rPr>
        <w:commentReference w:id="731"/>
      </w:r>
      <w:commentRangeEnd w:id="732"/>
      <w:r>
        <w:rPr>
          <w:rStyle w:val="CommentReference"/>
        </w:rPr>
        <w:commentReference w:id="732"/>
      </w:r>
      <w:commentRangeEnd w:id="733"/>
      <w:r>
        <w:rPr>
          <w:rStyle w:val="CommentReference"/>
        </w:rPr>
        <w:commentReference w:id="733"/>
      </w:r>
      <w:commentRangeEnd w:id="734"/>
      <w:r>
        <w:rPr>
          <w:rStyle w:val="CommentReference"/>
        </w:rPr>
        <w:commentReference w:id="734"/>
      </w:r>
      <w:commentRangeEnd w:id="735"/>
      <w:r>
        <w:rPr>
          <w:rStyle w:val="CommentReference"/>
        </w:rPr>
        <w:commentReference w:id="735"/>
      </w:r>
      <w:commentRangeEnd w:id="736"/>
      <w:r w:rsidR="006711D0">
        <w:rPr>
          <w:rStyle w:val="CommentReference"/>
        </w:rPr>
        <w:commentReference w:id="736"/>
      </w:r>
      <w:del w:author="Huszka Fruzsina (UniCredit)" w:date="2025-04-03T08:03:00Z" w:id="742">
        <w:r w:rsidRPr="2E0103E2" w:rsidDel="550E1A40">
          <w:rPr>
            <w:rFonts w:cs="Arial"/>
            <w:lang w:val="en-US"/>
          </w:rPr>
          <w:delText>.</w:delText>
        </w:r>
      </w:del>
    </w:p>
    <w:p w:rsidRPr="00733DE1" w:rsidR="00912E39" w:rsidP="00475787" w:rsidRDefault="00912E39" w14:paraId="15605273" w14:textId="2D3C0293">
      <w:pPr>
        <w:pStyle w:val="ListParagraph"/>
        <w:numPr>
          <w:ilvl w:val="0"/>
          <w:numId w:val="44"/>
        </w:numPr>
        <w:jc w:val="both"/>
        <w:rPr>
          <w:rFonts w:cs="Arial"/>
          <w:szCs w:val="20"/>
          <w:lang w:val="hu-HU" w:eastAsia="hu-HU"/>
        </w:rPr>
      </w:pPr>
      <w:r w:rsidRPr="00912E39">
        <w:rPr>
          <w:rFonts w:cs="Arial"/>
          <w:szCs w:val="20"/>
        </w:rPr>
        <w:t>There is a history file – CAHNKP- for following up the Siron generated risk rating update and the time of the update.</w:t>
      </w:r>
    </w:p>
    <w:p w:rsidRPr="00FE0848" w:rsidR="00733DE1" w:rsidP="00475787" w:rsidRDefault="00733DE1" w14:paraId="723B8FD9" w14:textId="2707295F">
      <w:pPr>
        <w:pStyle w:val="ListParagraph"/>
        <w:numPr>
          <w:ilvl w:val="0"/>
          <w:numId w:val="44"/>
        </w:numPr>
        <w:jc w:val="both"/>
        <w:rPr>
          <w:rFonts w:cs="Arial"/>
          <w:szCs w:val="20"/>
          <w:lang w:val="hu-HU" w:eastAsia="hu-HU"/>
        </w:rPr>
      </w:pPr>
      <w:r w:rsidRPr="00733DE1">
        <w:rPr>
          <w:rFonts w:ascii="Arial Bold" w:hAnsi="Arial Bold" w:cs="Arial"/>
          <w:szCs w:val="20"/>
        </w:rPr>
        <w:t>There is a report -CAILLE- which shows the Risk rating upload exceptions</w:t>
      </w:r>
    </w:p>
    <w:p w:rsidR="00FE0848" w:rsidP="16EBF011" w:rsidRDefault="00070609" w14:paraId="2B276F51" w14:textId="6C6D785D">
      <w:pPr>
        <w:pStyle w:val="ListParagraph"/>
        <w:numPr>
          <w:ilvl w:val="0"/>
          <w:numId w:val="44"/>
        </w:numPr>
        <w:jc w:val="both"/>
        <w:rPr>
          <w:rFonts w:ascii="Arial Bold" w:hAnsi="Arial Bold" w:cs="Arial"/>
        </w:rPr>
      </w:pPr>
      <w:r w:rsidRPr="16EBF011">
        <w:rPr>
          <w:rFonts w:ascii="Arial Bold" w:hAnsi="Arial Bold" w:cs="Arial"/>
        </w:rPr>
        <w:t xml:space="preserve">CAILLG Extract SironAML Client Risk Ranking program updates </w:t>
      </w:r>
      <w:r w:rsidRPr="16EBF011" w:rsidR="00145040">
        <w:rPr>
          <w:rFonts w:ascii="Arial Bold" w:hAnsi="Arial Bold" w:cs="Arial"/>
        </w:rPr>
        <w:t>the ‘Risk rating’ and ‘PEP’ from</w:t>
      </w:r>
    </w:p>
    <w:p w:rsidR="4A9ABDC5" w:rsidP="16EBF011" w:rsidRDefault="4A9ABDC5" w14:paraId="43224B22" w14:textId="4DF9C682">
      <w:pPr>
        <w:pStyle w:val="ListParagraph"/>
        <w:numPr>
          <w:ilvl w:val="0"/>
          <w:numId w:val="44"/>
        </w:numPr>
        <w:jc w:val="both"/>
        <w:rPr>
          <w:rFonts w:ascii="Arial Bold" w:hAnsi="Arial Bold" w:cs="Arial"/>
        </w:rPr>
      </w:pPr>
      <w:r w:rsidRPr="16EBF011">
        <w:rPr>
          <w:rFonts w:ascii="Arial Bold" w:hAnsi="Arial Bold" w:cs="Arial"/>
        </w:rPr>
        <w:t>The expiry date will not be calculated in CORE02 anymore, instead of that it will be feeding over from Oracle.</w:t>
      </w:r>
    </w:p>
    <w:p w:rsidR="003D3C3E" w:rsidP="003D3C3E" w:rsidRDefault="00145040" w14:paraId="0B208282" w14:textId="77777777">
      <w:pPr>
        <w:pStyle w:val="ListParagraph"/>
        <w:numPr>
          <w:ilvl w:val="0"/>
          <w:numId w:val="44"/>
        </w:numPr>
        <w:jc w:val="both"/>
        <w:rPr>
          <w:rFonts w:ascii="Arial Bold" w:hAnsi="Arial Bold" w:cs="Arial"/>
          <w:szCs w:val="20"/>
        </w:rPr>
      </w:pPr>
      <w:r>
        <w:rPr>
          <w:rFonts w:ascii="Arial Bold" w:hAnsi="Arial Bold" w:cs="Arial"/>
          <w:szCs w:val="20"/>
        </w:rPr>
        <w:t>CAXNKP input file</w:t>
      </w:r>
      <w:r w:rsidR="00EF0F74">
        <w:rPr>
          <w:rFonts w:ascii="Arial Bold" w:hAnsi="Arial Bold" w:cs="Arial"/>
          <w:szCs w:val="20"/>
        </w:rPr>
        <w:t xml:space="preserve"> (client level risk ranking and PEP flag)</w:t>
      </w:r>
    </w:p>
    <w:p w:rsidRPr="005426C7" w:rsidR="007247BE" w:rsidP="003D3C3E" w:rsidRDefault="003D3C3E" w14:paraId="2350D430" w14:textId="5A46F136">
      <w:pPr>
        <w:pStyle w:val="ListParagraph"/>
        <w:numPr>
          <w:ilvl w:val="0"/>
          <w:numId w:val="44"/>
        </w:numPr>
        <w:jc w:val="both"/>
        <w:rPr>
          <w:rFonts w:ascii="Arial Bold" w:hAnsi="Arial Bold" w:cs="Arial"/>
          <w:szCs w:val="20"/>
        </w:rPr>
      </w:pPr>
      <w:r>
        <w:rPr>
          <w:rFonts w:ascii="Arial Bold" w:hAnsi="Arial Bold" w:cs="Arial"/>
          <w:szCs w:val="20"/>
        </w:rPr>
        <w:t xml:space="preserve">Remove the </w:t>
      </w:r>
      <w:r w:rsidRPr="003D3C3E" w:rsidR="007247BE">
        <w:rPr>
          <w:rFonts w:cs="Arial"/>
          <w:szCs w:val="20"/>
          <w:lang w:eastAsia="hu-HU"/>
        </w:rPr>
        <w:t xml:space="preserve">Siron feeding </w:t>
      </w:r>
      <w:r>
        <w:rPr>
          <w:rFonts w:cs="Arial"/>
          <w:szCs w:val="20"/>
          <w:lang w:eastAsia="hu-HU"/>
        </w:rPr>
        <w:t xml:space="preserve">logic </w:t>
      </w:r>
      <w:r w:rsidRPr="003D3C3E" w:rsidR="007247BE">
        <w:rPr>
          <w:rFonts w:cs="Arial"/>
          <w:szCs w:val="20"/>
          <w:lang w:eastAsia="hu-HU"/>
        </w:rPr>
        <w:t xml:space="preserve">regarding </w:t>
      </w:r>
      <w:r>
        <w:rPr>
          <w:rFonts w:cs="Arial"/>
          <w:szCs w:val="20"/>
          <w:lang w:eastAsia="hu-HU"/>
        </w:rPr>
        <w:t>‘</w:t>
      </w:r>
      <w:r w:rsidR="005E571F">
        <w:rPr>
          <w:rFonts w:cs="Arial"/>
          <w:szCs w:val="20"/>
          <w:lang w:val="hu-HU" w:eastAsia="hu-HU"/>
        </w:rPr>
        <w:t>Sanction</w:t>
      </w:r>
      <w:r w:rsidRPr="00C3739E" w:rsidR="005E571F">
        <w:rPr>
          <w:rFonts w:cs="Arial"/>
          <w:szCs w:val="20"/>
          <w:lang w:val="hu-HU" w:eastAsia="hu-HU"/>
        </w:rPr>
        <w:t xml:space="preserve"> </w:t>
      </w:r>
      <w:r w:rsidR="005E571F">
        <w:rPr>
          <w:rFonts w:cs="Arial"/>
          <w:szCs w:val="20"/>
          <w:lang w:val="hu-HU" w:eastAsia="hu-HU"/>
        </w:rPr>
        <w:t>B</w:t>
      </w:r>
      <w:r w:rsidRPr="00C3739E" w:rsidR="005E571F">
        <w:rPr>
          <w:rFonts w:cs="Arial"/>
          <w:szCs w:val="20"/>
          <w:lang w:val="hu-HU" w:eastAsia="hu-HU"/>
        </w:rPr>
        <w:t xml:space="preserve">lock </w:t>
      </w:r>
      <w:r w:rsidR="005E571F">
        <w:rPr>
          <w:rFonts w:cs="Arial"/>
          <w:szCs w:val="20"/>
          <w:lang w:val="hu-HU" w:eastAsia="hu-HU"/>
        </w:rPr>
        <w:t>Flag’</w:t>
      </w:r>
      <w:r w:rsidR="005E571F">
        <w:rPr>
          <w:rFonts w:cs="Arial"/>
          <w:szCs w:val="20"/>
          <w:lang w:eastAsia="hu-HU"/>
        </w:rPr>
        <w:t xml:space="preserve"> </w:t>
      </w:r>
      <w:r w:rsidR="00C40D57">
        <w:rPr>
          <w:rFonts w:cs="Arial"/>
          <w:szCs w:val="20"/>
          <w:lang w:eastAsia="hu-HU"/>
        </w:rPr>
        <w:t xml:space="preserve">(introduced in </w:t>
      </w:r>
      <w:r w:rsidR="00C1017B">
        <w:t>PJ660735)</w:t>
      </w:r>
      <w:r w:rsidR="00C1017B">
        <w:rPr>
          <w:rFonts w:cs="Arial"/>
          <w:szCs w:val="20"/>
          <w:lang w:eastAsia="hu-HU"/>
        </w:rPr>
        <w:t xml:space="preserve"> as </w:t>
      </w:r>
      <w:r w:rsidR="00D365E4">
        <w:rPr>
          <w:rFonts w:cs="Arial"/>
          <w:szCs w:val="20"/>
          <w:lang w:eastAsia="hu-HU"/>
        </w:rPr>
        <w:t xml:space="preserve">it will be populated </w:t>
      </w:r>
      <w:r w:rsidR="00AC7A65">
        <w:rPr>
          <w:rFonts w:cs="Arial"/>
          <w:szCs w:val="20"/>
          <w:lang w:eastAsia="hu-HU"/>
        </w:rPr>
        <w:t>by Oracle after this project</w:t>
      </w:r>
    </w:p>
    <w:p w:rsidRPr="00662DCD" w:rsidR="005426C7" w:rsidP="003D3C3E" w:rsidRDefault="005426C7" w14:paraId="2BB05B79" w14:textId="517C7039">
      <w:pPr>
        <w:pStyle w:val="ListParagraph"/>
        <w:numPr>
          <w:ilvl w:val="0"/>
          <w:numId w:val="44"/>
        </w:numPr>
        <w:jc w:val="both"/>
        <w:rPr>
          <w:rFonts w:ascii="Arial Bold" w:hAnsi="Arial Bold" w:cs="Arial"/>
          <w:szCs w:val="20"/>
        </w:rPr>
      </w:pPr>
      <w:r>
        <w:rPr>
          <w:rFonts w:cs="Arial"/>
          <w:szCs w:val="20"/>
          <w:lang w:eastAsia="hu-HU"/>
        </w:rPr>
        <w:t>Stop the Siron ETL</w:t>
      </w:r>
      <w:r w:rsidR="00E31666">
        <w:rPr>
          <w:rFonts w:cs="Arial"/>
          <w:szCs w:val="20"/>
          <w:lang w:eastAsia="hu-HU"/>
        </w:rPr>
        <w:t>-s</w:t>
      </w:r>
      <w:r w:rsidR="00FC5C0B">
        <w:rPr>
          <w:rFonts w:cs="Arial"/>
          <w:szCs w:val="20"/>
          <w:lang w:eastAsia="hu-HU"/>
        </w:rPr>
        <w:t xml:space="preserve"> (‘Needed in ‘to be’’=N)</w:t>
      </w:r>
      <w:r w:rsidR="00E31666">
        <w:rPr>
          <w:rFonts w:cs="Arial"/>
          <w:szCs w:val="20"/>
          <w:lang w:eastAsia="hu-HU"/>
        </w:rPr>
        <w:t xml:space="preserve">, except for the ones which are </w:t>
      </w:r>
      <w:r w:rsidR="00FC5C0B">
        <w:rPr>
          <w:rFonts w:cs="Arial"/>
          <w:szCs w:val="20"/>
          <w:lang w:eastAsia="hu-HU"/>
        </w:rPr>
        <w:t>required</w:t>
      </w:r>
      <w:r w:rsidR="00E31666">
        <w:rPr>
          <w:rFonts w:cs="Arial"/>
          <w:szCs w:val="20"/>
          <w:lang w:eastAsia="hu-HU"/>
        </w:rPr>
        <w:t xml:space="preserve"> for FATCA and CRS checks</w:t>
      </w:r>
      <w:r w:rsidR="00FC5C0B">
        <w:rPr>
          <w:rFonts w:cs="Arial"/>
          <w:szCs w:val="20"/>
          <w:lang w:eastAsia="hu-HU"/>
        </w:rPr>
        <w:t xml:space="preserve"> in the future too (‘Needed in ‘to be’’=Y)</w:t>
      </w:r>
      <w:r w:rsidR="00662DCD">
        <w:rPr>
          <w:rFonts w:cs="Arial"/>
          <w:szCs w:val="20"/>
          <w:lang w:eastAsia="hu-HU"/>
        </w:rPr>
        <w:t>.</w:t>
      </w:r>
    </w:p>
    <w:p w:rsidR="00662DCD" w:rsidP="00662DCD" w:rsidRDefault="00662DCD" w14:paraId="25D2F71C" w14:textId="5B983870">
      <w:pPr>
        <w:pStyle w:val="ListParagraph"/>
        <w:ind w:left="1440"/>
        <w:jc w:val="both"/>
        <w:rPr>
          <w:rFonts w:cs="Arial"/>
          <w:szCs w:val="20"/>
          <w:lang w:eastAsia="hu-HU"/>
        </w:rPr>
      </w:pPr>
      <w:r w:rsidRPr="47B5FFD4">
        <w:rPr>
          <w:rFonts w:cs="Arial"/>
          <w:lang w:eastAsia="hu-HU"/>
        </w:rPr>
        <w:t xml:space="preserve">Please find here the table which </w:t>
      </w:r>
      <w:r w:rsidRPr="47B5FFD4" w:rsidR="00FB68B5">
        <w:rPr>
          <w:rFonts w:cs="Arial"/>
          <w:lang w:eastAsia="hu-HU"/>
        </w:rPr>
        <w:t xml:space="preserve">shows </w:t>
      </w:r>
      <w:r w:rsidRPr="47B5FFD4">
        <w:rPr>
          <w:rFonts w:cs="Arial"/>
          <w:lang w:eastAsia="hu-HU"/>
        </w:rPr>
        <w:t>the one</w:t>
      </w:r>
      <w:r w:rsidRPr="47B5FFD4" w:rsidR="00FB68B5">
        <w:rPr>
          <w:rFonts w:cs="Arial"/>
          <w:lang w:eastAsia="hu-HU"/>
        </w:rPr>
        <w:t>s</w:t>
      </w:r>
      <w:r w:rsidRPr="47B5FFD4">
        <w:rPr>
          <w:rFonts w:cs="Arial"/>
          <w:lang w:eastAsia="hu-HU"/>
        </w:rPr>
        <w:t xml:space="preserve"> to stay and the one</w:t>
      </w:r>
      <w:r w:rsidRPr="47B5FFD4" w:rsidR="00FB68B5">
        <w:rPr>
          <w:rFonts w:cs="Arial"/>
          <w:lang w:eastAsia="hu-HU"/>
        </w:rPr>
        <w:t>s</w:t>
      </w:r>
      <w:r w:rsidRPr="47B5FFD4">
        <w:rPr>
          <w:rFonts w:cs="Arial"/>
          <w:lang w:eastAsia="hu-HU"/>
        </w:rPr>
        <w:t xml:space="preserve"> becoming redundant.</w:t>
      </w:r>
    </w:p>
    <w:p w:rsidR="58BDC9D6" w:rsidP="01CAA904" w:rsidRDefault="24BB6F23" w14:paraId="29979421" w14:textId="43B5964F">
      <w:pPr>
        <w:pStyle w:val="ListParagraph"/>
        <w:ind w:left="1440"/>
        <w:jc w:val="both"/>
      </w:pPr>
      <w:r>
        <w:t xml:space="preserve">The final list of CORE02 extracts to keep needs to be confirmed by Siron team latest during the Technical Specification phase.  </w:t>
      </w:r>
    </w:p>
    <w:tbl>
      <w:tblPr>
        <w:tblW w:w="8511" w:type="dxa"/>
        <w:tblInd w:w="1080" w:type="dxa"/>
        <w:tblCellMar>
          <w:left w:w="0" w:type="dxa"/>
          <w:right w:w="0" w:type="dxa"/>
        </w:tblCellMar>
        <w:tblLook w:val="04A0" w:firstRow="1" w:lastRow="0" w:firstColumn="1" w:lastColumn="0" w:noHBand="0" w:noVBand="1"/>
      </w:tblPr>
      <w:tblGrid>
        <w:gridCol w:w="1306"/>
        <w:gridCol w:w="2576"/>
        <w:gridCol w:w="2970"/>
        <w:gridCol w:w="1659"/>
      </w:tblGrid>
      <w:tr w:rsidR="00FC5C0B" w:rsidTr="00FC5C0B" w14:paraId="79796011" w14:textId="29328F3B">
        <w:trPr>
          <w:tblHeader/>
        </w:trPr>
        <w:tc>
          <w:tcPr>
            <w:tcW w:w="1306" w:type="dxa"/>
            <w:tcBorders>
              <w:top w:val="single" w:color="auto" w:sz="8" w:space="0"/>
              <w:left w:val="single" w:color="auto" w:sz="8" w:space="0"/>
              <w:bottom w:val="single" w:color="auto" w:sz="8" w:space="0"/>
              <w:right w:val="single" w:color="auto" w:sz="8" w:space="0"/>
            </w:tcBorders>
            <w:shd w:val="clear" w:color="auto" w:fill="E7E6E6"/>
            <w:tcMar>
              <w:top w:w="0" w:type="dxa"/>
              <w:left w:w="108" w:type="dxa"/>
              <w:bottom w:w="0" w:type="dxa"/>
              <w:right w:w="108" w:type="dxa"/>
            </w:tcMar>
            <w:hideMark/>
          </w:tcPr>
          <w:p w:rsidR="00FC5C0B" w:rsidRDefault="00FC5C0B" w14:paraId="3B02F8EC" w14:textId="77777777">
            <w:pPr>
              <w:spacing w:line="276" w:lineRule="auto"/>
              <w:rPr>
                <w:rFonts w:cs="Arial"/>
                <w:b/>
                <w:bCs/>
                <w:color w:val="000000"/>
                <w:szCs w:val="20"/>
                <w:lang w:val="hu-HU" w:eastAsia="hu-HU"/>
              </w:rPr>
            </w:pPr>
            <w:r>
              <w:rPr>
                <w:rFonts w:cs="Arial"/>
                <w:b/>
                <w:bCs/>
                <w:color w:val="000000"/>
                <w:szCs w:val="20"/>
              </w:rPr>
              <w:t>Table name</w:t>
            </w:r>
          </w:p>
        </w:tc>
        <w:tc>
          <w:tcPr>
            <w:tcW w:w="2576" w:type="dxa"/>
            <w:tcBorders>
              <w:top w:val="single" w:color="auto" w:sz="8" w:space="0"/>
              <w:left w:val="nil"/>
              <w:bottom w:val="single" w:color="auto" w:sz="8" w:space="0"/>
              <w:right w:val="single" w:color="auto" w:sz="8" w:space="0"/>
            </w:tcBorders>
            <w:shd w:val="clear" w:color="auto" w:fill="E7E6E6"/>
            <w:tcMar>
              <w:top w:w="0" w:type="dxa"/>
              <w:left w:w="108" w:type="dxa"/>
              <w:bottom w:w="0" w:type="dxa"/>
              <w:right w:w="108" w:type="dxa"/>
            </w:tcMar>
            <w:hideMark/>
          </w:tcPr>
          <w:p w:rsidR="00FC5C0B" w:rsidRDefault="00FC5C0B" w14:paraId="7C143D5D" w14:textId="77777777">
            <w:pPr>
              <w:spacing w:line="276" w:lineRule="auto"/>
              <w:rPr>
                <w:rFonts w:cs="Arial"/>
                <w:b/>
                <w:bCs/>
                <w:color w:val="000000"/>
                <w:szCs w:val="20"/>
                <w14:ligatures w14:val="standardContextual"/>
              </w:rPr>
            </w:pPr>
            <w:r>
              <w:rPr>
                <w:rFonts w:cs="Arial"/>
                <w:b/>
                <w:bCs/>
                <w:color w:val="000000"/>
                <w:szCs w:val="20"/>
              </w:rPr>
              <w:t>Description</w:t>
            </w:r>
          </w:p>
        </w:tc>
        <w:tc>
          <w:tcPr>
            <w:tcW w:w="2970" w:type="dxa"/>
            <w:tcBorders>
              <w:top w:val="single" w:color="auto" w:sz="8" w:space="0"/>
              <w:left w:val="nil"/>
              <w:bottom w:val="single" w:color="auto" w:sz="8" w:space="0"/>
              <w:right w:val="single" w:color="auto" w:sz="8" w:space="0"/>
            </w:tcBorders>
            <w:shd w:val="clear" w:color="auto" w:fill="E7E6E6"/>
            <w:tcMar>
              <w:top w:w="0" w:type="dxa"/>
              <w:left w:w="108" w:type="dxa"/>
              <w:bottom w:w="0" w:type="dxa"/>
              <w:right w:w="108" w:type="dxa"/>
            </w:tcMar>
            <w:hideMark/>
          </w:tcPr>
          <w:p w:rsidR="00FC5C0B" w:rsidRDefault="00FC5C0B" w14:paraId="515D0AEF" w14:textId="2D6F3253">
            <w:pPr>
              <w:spacing w:line="276" w:lineRule="auto"/>
              <w:rPr>
                <w:rFonts w:cs="Arial"/>
                <w:b/>
                <w:bCs/>
                <w:color w:val="000000"/>
                <w:szCs w:val="20"/>
              </w:rPr>
            </w:pPr>
          </w:p>
        </w:tc>
        <w:tc>
          <w:tcPr>
            <w:tcW w:w="1659" w:type="dxa"/>
            <w:tcBorders>
              <w:top w:val="single" w:color="auto" w:sz="8" w:space="0"/>
              <w:left w:val="nil"/>
              <w:bottom w:val="single" w:color="auto" w:sz="8" w:space="0"/>
              <w:right w:val="single" w:color="auto" w:sz="8" w:space="0"/>
            </w:tcBorders>
            <w:shd w:val="clear" w:color="auto" w:fill="E7E6E6"/>
          </w:tcPr>
          <w:p w:rsidR="00FC5C0B" w:rsidRDefault="00FC5C0B" w14:paraId="13AD8C73" w14:textId="43900521">
            <w:pPr>
              <w:spacing w:line="276" w:lineRule="auto"/>
              <w:rPr>
                <w:rFonts w:cs="Arial"/>
                <w:b/>
                <w:bCs/>
                <w:color w:val="000000"/>
                <w:szCs w:val="20"/>
              </w:rPr>
            </w:pPr>
            <w:r>
              <w:rPr>
                <w:rFonts w:cs="Arial"/>
                <w:b/>
                <w:bCs/>
                <w:color w:val="000000"/>
                <w:szCs w:val="20"/>
              </w:rPr>
              <w:t>Needed in ‘to be’? (Y/N)</w:t>
            </w:r>
          </w:p>
        </w:tc>
      </w:tr>
      <w:tr w:rsidR="00FC5C0B" w:rsidTr="00FC5C0B" w14:paraId="6F42C76E" w14:textId="03F1CC3B">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406765EF" w14:textId="77777777">
            <w:pPr>
              <w:spacing w:line="276" w:lineRule="auto"/>
              <w:rPr>
                <w:rFonts w:cs="Arial"/>
                <w:color w:val="000000"/>
                <w:szCs w:val="20"/>
              </w:rPr>
            </w:pPr>
            <w:r>
              <w:rPr>
                <w:rFonts w:cs="Arial"/>
                <w:color w:val="000000"/>
                <w:szCs w:val="20"/>
              </w:rPr>
              <w:t>CAXMNP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59BE621B" w14:textId="6CFB0B81">
            <w:pPr>
              <w:spacing w:line="276" w:lineRule="auto"/>
              <w:rPr>
                <w:rFonts w:cs="Arial"/>
                <w:color w:val="000000"/>
                <w:szCs w:val="20"/>
              </w:rPr>
            </w:pPr>
            <w:r>
              <w:rPr>
                <w:rFonts w:cs="Arial"/>
                <w:color w:val="000000"/>
                <w:szCs w:val="20"/>
              </w:rPr>
              <w:t>SironAML Customer Extract (GWNKUNDE)</w:t>
            </w:r>
          </w:p>
        </w:tc>
        <w:tc>
          <w:tcPr>
            <w:tcW w:w="2970"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177499F3" w14:textId="77777777">
            <w:pPr>
              <w:rPr>
                <w:rFonts w:cs="Arial"/>
                <w:szCs w:val="20"/>
                <w:lang w:val="en-US" w:eastAsia="en-US"/>
              </w:rPr>
            </w:pPr>
            <w:r>
              <w:rPr>
                <w:rFonts w:cs="Arial"/>
                <w:szCs w:val="20"/>
                <w:lang w:val="en-US" w:eastAsia="en-US"/>
              </w:rPr>
              <w:t>in_customer.txt</w:t>
            </w:r>
          </w:p>
        </w:tc>
        <w:tc>
          <w:tcPr>
            <w:tcW w:w="1659" w:type="dxa"/>
            <w:tcBorders>
              <w:top w:val="nil"/>
              <w:left w:val="nil"/>
              <w:bottom w:val="single" w:color="auto" w:sz="8" w:space="0"/>
              <w:right w:val="single" w:color="auto" w:sz="8" w:space="0"/>
            </w:tcBorders>
          </w:tcPr>
          <w:p w:rsidR="00FC5C0B" w:rsidRDefault="00FC5C0B" w14:paraId="6E34AC9A" w14:textId="0721957D">
            <w:pPr>
              <w:rPr>
                <w:rFonts w:cs="Arial"/>
                <w:szCs w:val="20"/>
                <w:lang w:val="en-US" w:eastAsia="en-US"/>
              </w:rPr>
            </w:pPr>
            <w:r>
              <w:rPr>
                <w:rFonts w:cs="Arial"/>
                <w:szCs w:val="20"/>
                <w:lang w:val="en-US" w:eastAsia="en-US"/>
              </w:rPr>
              <w:t>Y</w:t>
            </w:r>
          </w:p>
        </w:tc>
      </w:tr>
      <w:tr w:rsidR="00FC5C0B" w:rsidTr="00FC5C0B" w14:paraId="5CB13A06" w14:textId="75CE807C">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6FE9C417" w14:textId="77777777">
            <w:pPr>
              <w:spacing w:line="276" w:lineRule="auto"/>
              <w:rPr>
                <w:rFonts w:cs="Arial"/>
                <w:color w:val="000000"/>
                <w:szCs w:val="20"/>
                <w:lang w:val="hu-HU" w:eastAsia="hu-HU"/>
              </w:rPr>
            </w:pPr>
            <w:r>
              <w:rPr>
                <w:rFonts w:cs="Arial"/>
                <w:color w:val="000000"/>
                <w:szCs w:val="20"/>
              </w:rPr>
              <w:t>CAXMOP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6DC40683" w14:textId="77777777">
            <w:pPr>
              <w:spacing w:line="276" w:lineRule="auto"/>
              <w:rPr>
                <w:rFonts w:cs="Arial"/>
                <w:color w:val="000000"/>
                <w:szCs w:val="20"/>
              </w:rPr>
            </w:pPr>
            <w:r>
              <w:rPr>
                <w:rFonts w:cs="Arial"/>
                <w:color w:val="000000"/>
                <w:szCs w:val="20"/>
              </w:rPr>
              <w:t>SironAML Customer Extract Extension</w:t>
            </w:r>
          </w:p>
          <w:p w:rsidR="00FC5C0B" w:rsidRDefault="00FC5C0B" w14:paraId="76148D61" w14:textId="50548719">
            <w:pPr>
              <w:spacing w:line="276" w:lineRule="auto"/>
              <w:rPr>
                <w:rFonts w:cs="Arial"/>
                <w:color w:val="000000"/>
                <w:szCs w:val="20"/>
              </w:rPr>
            </w:pPr>
            <w:r>
              <w:rPr>
                <w:rFonts w:cs="Arial"/>
                <w:color w:val="000000"/>
                <w:szCs w:val="20"/>
              </w:rPr>
              <w:t>(GWNKDSPH)</w:t>
            </w:r>
          </w:p>
        </w:tc>
        <w:tc>
          <w:tcPr>
            <w:tcW w:w="2970"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1E4BCAD6" w14:textId="77777777">
            <w:pPr>
              <w:spacing w:line="276" w:lineRule="auto"/>
              <w:rPr>
                <w:rFonts w:cs="Arial"/>
                <w:color w:val="000000"/>
                <w:szCs w:val="20"/>
              </w:rPr>
            </w:pPr>
            <w:r>
              <w:rPr>
                <w:rFonts w:cs="Arial"/>
                <w:szCs w:val="20"/>
                <w:lang w:val="en-US" w:eastAsia="en-US"/>
              </w:rPr>
              <w:t>in_customer_extension_hist.txt</w:t>
            </w:r>
          </w:p>
        </w:tc>
        <w:tc>
          <w:tcPr>
            <w:tcW w:w="1659" w:type="dxa"/>
            <w:tcBorders>
              <w:top w:val="nil"/>
              <w:left w:val="nil"/>
              <w:bottom w:val="single" w:color="auto" w:sz="8" w:space="0"/>
              <w:right w:val="single" w:color="auto" w:sz="8" w:space="0"/>
            </w:tcBorders>
          </w:tcPr>
          <w:p w:rsidR="00FC5C0B" w:rsidRDefault="00FC5C0B" w14:paraId="0E240EA9" w14:textId="2E708F5D">
            <w:pPr>
              <w:spacing w:line="276" w:lineRule="auto"/>
              <w:rPr>
                <w:rFonts w:cs="Arial"/>
                <w:szCs w:val="20"/>
                <w:lang w:val="en-US" w:eastAsia="en-US"/>
              </w:rPr>
            </w:pPr>
            <w:r>
              <w:rPr>
                <w:rFonts w:cs="Arial"/>
                <w:szCs w:val="20"/>
                <w:lang w:val="en-US" w:eastAsia="en-US"/>
              </w:rPr>
              <w:t>Y</w:t>
            </w:r>
          </w:p>
        </w:tc>
      </w:tr>
      <w:tr w:rsidR="00FC5C0B" w:rsidTr="00FC5C0B" w14:paraId="227DFD5E" w14:textId="18531561">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160BE08F" w14:textId="77777777">
            <w:pPr>
              <w:spacing w:line="276" w:lineRule="auto"/>
              <w:rPr>
                <w:rFonts w:cs="Arial"/>
                <w:color w:val="000000"/>
                <w:szCs w:val="20"/>
              </w:rPr>
            </w:pPr>
            <w:r>
              <w:rPr>
                <w:rFonts w:cs="Arial"/>
                <w:color w:val="000000"/>
                <w:szCs w:val="20"/>
              </w:rPr>
              <w:t>CASJVP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60B28266" w14:textId="163BCC99">
            <w:pPr>
              <w:spacing w:line="276" w:lineRule="auto"/>
              <w:rPr>
                <w:rFonts w:cs="Arial"/>
                <w:color w:val="000000"/>
                <w:szCs w:val="20"/>
              </w:rPr>
            </w:pPr>
            <w:r>
              <w:rPr>
                <w:rFonts w:cs="Arial"/>
                <w:color w:val="000000"/>
                <w:szCs w:val="20"/>
              </w:rPr>
              <w:t>SironAML Customer Type Codes (GWNKUSY)</w:t>
            </w:r>
          </w:p>
        </w:tc>
        <w:tc>
          <w:tcPr>
            <w:tcW w:w="2970" w:type="dxa"/>
            <w:tcBorders>
              <w:top w:val="nil"/>
              <w:left w:val="nil"/>
              <w:bottom w:val="single" w:color="auto" w:sz="8" w:space="0"/>
              <w:right w:val="single" w:color="auto" w:sz="8" w:space="0"/>
            </w:tcBorders>
            <w:tcMar>
              <w:top w:w="0" w:type="dxa"/>
              <w:left w:w="108" w:type="dxa"/>
              <w:bottom w:w="0" w:type="dxa"/>
              <w:right w:w="108" w:type="dxa"/>
            </w:tcMar>
          </w:tcPr>
          <w:p w:rsidR="00FC5C0B" w:rsidRDefault="00FC5C0B" w14:paraId="56700509" w14:textId="77777777">
            <w:pPr>
              <w:spacing w:line="276" w:lineRule="auto"/>
              <w:rPr>
                <w:rFonts w:cs="Arial"/>
                <w:color w:val="000000"/>
                <w:szCs w:val="20"/>
              </w:rPr>
            </w:pPr>
          </w:p>
        </w:tc>
        <w:tc>
          <w:tcPr>
            <w:tcW w:w="1659" w:type="dxa"/>
            <w:tcBorders>
              <w:top w:val="nil"/>
              <w:left w:val="nil"/>
              <w:bottom w:val="single" w:color="auto" w:sz="8" w:space="0"/>
              <w:right w:val="single" w:color="auto" w:sz="8" w:space="0"/>
            </w:tcBorders>
          </w:tcPr>
          <w:p w:rsidR="00FC5C0B" w:rsidRDefault="00FC5C0B" w14:paraId="4667F59E" w14:textId="71174454">
            <w:pPr>
              <w:spacing w:line="276" w:lineRule="auto"/>
              <w:rPr>
                <w:rFonts w:cs="Arial"/>
                <w:color w:val="000000"/>
                <w:szCs w:val="20"/>
              </w:rPr>
            </w:pPr>
            <w:r>
              <w:rPr>
                <w:rFonts w:cs="Arial"/>
                <w:color w:val="000000"/>
                <w:szCs w:val="20"/>
              </w:rPr>
              <w:t>N</w:t>
            </w:r>
          </w:p>
        </w:tc>
      </w:tr>
      <w:tr w:rsidR="00FC5C0B" w:rsidTr="00FC5C0B" w14:paraId="1AB8AEB8" w14:textId="1D467DE6">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566DC37B" w14:textId="77777777">
            <w:pPr>
              <w:spacing w:line="276" w:lineRule="auto"/>
              <w:rPr>
                <w:rFonts w:cs="Arial"/>
                <w:color w:val="000000"/>
                <w:szCs w:val="20"/>
              </w:rPr>
            </w:pPr>
            <w:r>
              <w:rPr>
                <w:rFonts w:cs="Arial"/>
                <w:color w:val="000000"/>
                <w:szCs w:val="20"/>
              </w:rPr>
              <w:t>CAXM4P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393A8D34" w14:textId="77777777">
            <w:pPr>
              <w:spacing w:line="276" w:lineRule="auto"/>
              <w:rPr>
                <w:rFonts w:cs="Arial"/>
                <w:color w:val="000000"/>
                <w:szCs w:val="20"/>
              </w:rPr>
            </w:pPr>
            <w:r>
              <w:rPr>
                <w:rFonts w:cs="Arial"/>
                <w:color w:val="000000"/>
                <w:szCs w:val="20"/>
              </w:rPr>
              <w:t>SironAML Customer Extract</w:t>
            </w:r>
          </w:p>
          <w:p w:rsidR="00FC5C0B" w:rsidRDefault="00FC5C0B" w14:paraId="4BF138B3" w14:textId="6C7D4906">
            <w:pPr>
              <w:spacing w:line="276" w:lineRule="auto"/>
              <w:rPr>
                <w:rFonts w:cs="Arial"/>
                <w:color w:val="000000"/>
                <w:szCs w:val="20"/>
              </w:rPr>
            </w:pPr>
            <w:r>
              <w:rPr>
                <w:rFonts w:cs="Arial"/>
                <w:color w:val="000000"/>
                <w:szCs w:val="20"/>
              </w:rPr>
              <w:t>(GWNKYC3)</w:t>
            </w:r>
          </w:p>
        </w:tc>
        <w:tc>
          <w:tcPr>
            <w:tcW w:w="2970" w:type="dxa"/>
            <w:tcBorders>
              <w:top w:val="nil"/>
              <w:left w:val="nil"/>
              <w:bottom w:val="single" w:color="auto" w:sz="8" w:space="0"/>
              <w:right w:val="single" w:color="auto" w:sz="8" w:space="0"/>
            </w:tcBorders>
            <w:tcMar>
              <w:top w:w="0" w:type="dxa"/>
              <w:left w:w="108" w:type="dxa"/>
              <w:bottom w:w="0" w:type="dxa"/>
              <w:right w:w="108" w:type="dxa"/>
            </w:tcMar>
          </w:tcPr>
          <w:p w:rsidR="00FC5C0B" w:rsidRDefault="00FC5C0B" w14:paraId="59D13659" w14:textId="77777777">
            <w:pPr>
              <w:rPr>
                <w:rFonts w:cs="Arial"/>
                <w:szCs w:val="20"/>
                <w:lang w:val="en-US" w:eastAsia="en-US"/>
              </w:rPr>
            </w:pPr>
            <w:r>
              <w:rPr>
                <w:rFonts w:cs="Arial"/>
                <w:szCs w:val="20"/>
                <w:lang w:val="en-US" w:eastAsia="en-US"/>
              </w:rPr>
              <w:t>in_kyc3.txt</w:t>
            </w:r>
          </w:p>
          <w:p w:rsidR="00FC5C0B" w:rsidRDefault="00FC5C0B" w14:paraId="4A1ECD59" w14:textId="77777777">
            <w:pPr>
              <w:spacing w:line="276" w:lineRule="auto"/>
              <w:rPr>
                <w:rFonts w:cs="Arial"/>
                <w:color w:val="000000"/>
                <w:szCs w:val="20"/>
                <w:lang w:val="hu-HU" w:eastAsia="hu-HU"/>
              </w:rPr>
            </w:pPr>
          </w:p>
        </w:tc>
        <w:tc>
          <w:tcPr>
            <w:tcW w:w="1659" w:type="dxa"/>
            <w:tcBorders>
              <w:top w:val="nil"/>
              <w:left w:val="nil"/>
              <w:bottom w:val="single" w:color="auto" w:sz="8" w:space="0"/>
              <w:right w:val="single" w:color="auto" w:sz="8" w:space="0"/>
            </w:tcBorders>
          </w:tcPr>
          <w:p w:rsidR="00FC5C0B" w:rsidRDefault="00FC5C0B" w14:paraId="3458AFAE" w14:textId="2F38AA0B">
            <w:pPr>
              <w:rPr>
                <w:rFonts w:cs="Arial"/>
                <w:szCs w:val="20"/>
                <w:lang w:val="en-US" w:eastAsia="en-US"/>
              </w:rPr>
            </w:pPr>
            <w:r>
              <w:rPr>
                <w:rFonts w:cs="Arial"/>
                <w:szCs w:val="20"/>
                <w:lang w:val="en-US" w:eastAsia="en-US"/>
              </w:rPr>
              <w:t>Y</w:t>
            </w:r>
          </w:p>
        </w:tc>
      </w:tr>
      <w:tr w:rsidR="00FC5C0B" w:rsidTr="00FC5C0B" w14:paraId="4C0439D1" w14:textId="495878DB">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3A138516" w14:textId="77777777">
            <w:pPr>
              <w:spacing w:line="276" w:lineRule="auto"/>
              <w:rPr>
                <w:rFonts w:cs="Arial"/>
                <w:color w:val="000000"/>
                <w:szCs w:val="20"/>
              </w:rPr>
            </w:pPr>
            <w:r>
              <w:rPr>
                <w:rFonts w:cs="Arial"/>
                <w:color w:val="000000"/>
                <w:szCs w:val="20"/>
              </w:rPr>
              <w:t>CAXMQP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19E57855" w14:textId="6303DABF">
            <w:pPr>
              <w:spacing w:line="276" w:lineRule="auto"/>
              <w:rPr>
                <w:rFonts w:cs="Arial"/>
                <w:color w:val="000000"/>
                <w:szCs w:val="20"/>
              </w:rPr>
            </w:pPr>
            <w:r>
              <w:rPr>
                <w:rFonts w:cs="Arial"/>
                <w:color w:val="000000"/>
                <w:szCs w:val="20"/>
              </w:rPr>
              <w:t>SironAML Account Extract (GWNKONTO)</w:t>
            </w:r>
          </w:p>
        </w:tc>
        <w:tc>
          <w:tcPr>
            <w:tcW w:w="2970" w:type="dxa"/>
            <w:tcBorders>
              <w:top w:val="nil"/>
              <w:left w:val="nil"/>
              <w:bottom w:val="single" w:color="auto" w:sz="8" w:space="0"/>
              <w:right w:val="single" w:color="auto" w:sz="8" w:space="0"/>
            </w:tcBorders>
            <w:tcMar>
              <w:top w:w="0" w:type="dxa"/>
              <w:left w:w="108" w:type="dxa"/>
              <w:bottom w:w="0" w:type="dxa"/>
              <w:right w:w="108" w:type="dxa"/>
            </w:tcMar>
          </w:tcPr>
          <w:p w:rsidR="00FC5C0B" w:rsidRDefault="00FC5C0B" w14:paraId="032560EE" w14:textId="77777777">
            <w:pPr>
              <w:spacing w:line="276" w:lineRule="auto"/>
              <w:rPr>
                <w:rFonts w:cs="Arial"/>
                <w:color w:val="000000"/>
                <w:szCs w:val="20"/>
              </w:rPr>
            </w:pPr>
          </w:p>
        </w:tc>
        <w:tc>
          <w:tcPr>
            <w:tcW w:w="1659" w:type="dxa"/>
            <w:tcBorders>
              <w:top w:val="nil"/>
              <w:left w:val="nil"/>
              <w:bottom w:val="single" w:color="auto" w:sz="8" w:space="0"/>
              <w:right w:val="single" w:color="auto" w:sz="8" w:space="0"/>
            </w:tcBorders>
          </w:tcPr>
          <w:p w:rsidR="00FC5C0B" w:rsidRDefault="00FC5C0B" w14:paraId="622150CF" w14:textId="24A54DB8">
            <w:pPr>
              <w:spacing w:line="276" w:lineRule="auto"/>
              <w:rPr>
                <w:rFonts w:cs="Arial"/>
                <w:color w:val="000000"/>
                <w:szCs w:val="20"/>
              </w:rPr>
            </w:pPr>
            <w:r>
              <w:rPr>
                <w:rFonts w:cs="Arial"/>
                <w:color w:val="000000"/>
                <w:szCs w:val="20"/>
              </w:rPr>
              <w:t>N</w:t>
            </w:r>
          </w:p>
        </w:tc>
      </w:tr>
      <w:tr w:rsidR="00FC5C0B" w:rsidTr="00FC5C0B" w14:paraId="4A715A96" w14:textId="3325FA94">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592AD8F9" w14:textId="77777777">
            <w:pPr>
              <w:spacing w:line="276" w:lineRule="auto"/>
              <w:rPr>
                <w:rFonts w:cs="Arial"/>
                <w:color w:val="000000"/>
                <w:szCs w:val="20"/>
              </w:rPr>
            </w:pPr>
            <w:r>
              <w:rPr>
                <w:rFonts w:cs="Arial"/>
                <w:color w:val="000000"/>
                <w:szCs w:val="20"/>
              </w:rPr>
              <w:t>CAXMRP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5BD2B554" w14:textId="53A15A12">
            <w:pPr>
              <w:spacing w:line="276" w:lineRule="auto"/>
              <w:rPr>
                <w:rFonts w:cs="Arial"/>
                <w:color w:val="000000"/>
                <w:szCs w:val="20"/>
              </w:rPr>
            </w:pPr>
            <w:r>
              <w:rPr>
                <w:rFonts w:cs="Arial"/>
                <w:color w:val="000000"/>
                <w:szCs w:val="20"/>
              </w:rPr>
              <w:t>SironAML Account Extract Extension (GWNKTSPH)</w:t>
            </w:r>
          </w:p>
        </w:tc>
        <w:tc>
          <w:tcPr>
            <w:tcW w:w="2970" w:type="dxa"/>
            <w:tcBorders>
              <w:top w:val="nil"/>
              <w:left w:val="nil"/>
              <w:bottom w:val="single" w:color="auto" w:sz="8" w:space="0"/>
              <w:right w:val="single" w:color="auto" w:sz="8" w:space="0"/>
            </w:tcBorders>
            <w:tcMar>
              <w:top w:w="0" w:type="dxa"/>
              <w:left w:w="108" w:type="dxa"/>
              <w:bottom w:w="0" w:type="dxa"/>
              <w:right w:w="108" w:type="dxa"/>
            </w:tcMar>
          </w:tcPr>
          <w:p w:rsidR="00FC5C0B" w:rsidRDefault="00FC5C0B" w14:paraId="6C9926C6" w14:textId="77777777">
            <w:pPr>
              <w:spacing w:line="276" w:lineRule="auto"/>
              <w:rPr>
                <w:rFonts w:cs="Arial"/>
                <w:color w:val="000000"/>
                <w:szCs w:val="20"/>
              </w:rPr>
            </w:pPr>
          </w:p>
        </w:tc>
        <w:tc>
          <w:tcPr>
            <w:tcW w:w="1659" w:type="dxa"/>
            <w:tcBorders>
              <w:top w:val="nil"/>
              <w:left w:val="nil"/>
              <w:bottom w:val="single" w:color="auto" w:sz="8" w:space="0"/>
              <w:right w:val="single" w:color="auto" w:sz="8" w:space="0"/>
            </w:tcBorders>
          </w:tcPr>
          <w:p w:rsidR="00FC5C0B" w:rsidRDefault="00FC5C0B" w14:paraId="530AD063" w14:textId="74A3416A">
            <w:pPr>
              <w:spacing w:line="276" w:lineRule="auto"/>
              <w:rPr>
                <w:rFonts w:cs="Arial"/>
                <w:color w:val="000000"/>
                <w:szCs w:val="20"/>
              </w:rPr>
            </w:pPr>
            <w:r>
              <w:rPr>
                <w:rFonts w:cs="Arial"/>
                <w:color w:val="000000"/>
                <w:szCs w:val="20"/>
              </w:rPr>
              <w:t>N</w:t>
            </w:r>
          </w:p>
        </w:tc>
      </w:tr>
      <w:tr w:rsidR="00FC5C0B" w:rsidTr="00FC5C0B" w14:paraId="1CDC5943" w14:textId="60E950E3">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79AD129E" w14:textId="77777777">
            <w:pPr>
              <w:spacing w:line="276" w:lineRule="auto"/>
              <w:rPr>
                <w:rFonts w:cs="Arial"/>
                <w:color w:val="000000"/>
                <w:szCs w:val="20"/>
              </w:rPr>
            </w:pPr>
            <w:r>
              <w:rPr>
                <w:rFonts w:cs="Arial"/>
                <w:color w:val="000000"/>
                <w:szCs w:val="20"/>
              </w:rPr>
              <w:t>CAXMWP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7FB02756" w14:textId="640432C4">
            <w:pPr>
              <w:spacing w:line="276" w:lineRule="auto"/>
              <w:rPr>
                <w:rFonts w:cs="Arial"/>
                <w:color w:val="000000"/>
                <w:szCs w:val="20"/>
              </w:rPr>
            </w:pPr>
            <w:r>
              <w:rPr>
                <w:rFonts w:cs="Arial"/>
                <w:color w:val="000000"/>
                <w:szCs w:val="20"/>
              </w:rPr>
              <w:t>SironAML Transaction Extract (GWNTRANS)</w:t>
            </w:r>
          </w:p>
        </w:tc>
        <w:tc>
          <w:tcPr>
            <w:tcW w:w="2970" w:type="dxa"/>
            <w:tcBorders>
              <w:top w:val="nil"/>
              <w:left w:val="nil"/>
              <w:bottom w:val="single" w:color="auto" w:sz="8" w:space="0"/>
              <w:right w:val="single" w:color="auto" w:sz="8" w:space="0"/>
            </w:tcBorders>
            <w:tcMar>
              <w:top w:w="0" w:type="dxa"/>
              <w:left w:w="108" w:type="dxa"/>
              <w:bottom w:w="0" w:type="dxa"/>
              <w:right w:w="108" w:type="dxa"/>
            </w:tcMar>
          </w:tcPr>
          <w:p w:rsidR="00FC5C0B" w:rsidRDefault="00FC5C0B" w14:paraId="3478E455" w14:textId="77777777">
            <w:pPr>
              <w:spacing w:line="276" w:lineRule="auto"/>
              <w:rPr>
                <w:rFonts w:cs="Arial"/>
                <w:color w:val="000000"/>
                <w:szCs w:val="20"/>
              </w:rPr>
            </w:pPr>
          </w:p>
        </w:tc>
        <w:tc>
          <w:tcPr>
            <w:tcW w:w="1659" w:type="dxa"/>
            <w:tcBorders>
              <w:top w:val="nil"/>
              <w:left w:val="nil"/>
              <w:bottom w:val="single" w:color="auto" w:sz="8" w:space="0"/>
              <w:right w:val="single" w:color="auto" w:sz="8" w:space="0"/>
            </w:tcBorders>
          </w:tcPr>
          <w:p w:rsidR="00FC5C0B" w:rsidRDefault="00FC5C0B" w14:paraId="71D0F605" w14:textId="36117AD7">
            <w:pPr>
              <w:spacing w:line="276" w:lineRule="auto"/>
              <w:rPr>
                <w:rFonts w:cs="Arial"/>
                <w:color w:val="000000"/>
                <w:szCs w:val="20"/>
              </w:rPr>
            </w:pPr>
            <w:r>
              <w:rPr>
                <w:rFonts w:cs="Arial"/>
                <w:color w:val="000000"/>
                <w:szCs w:val="20"/>
              </w:rPr>
              <w:t>N</w:t>
            </w:r>
          </w:p>
        </w:tc>
      </w:tr>
      <w:tr w:rsidR="00FC5C0B" w:rsidTr="00FC5C0B" w14:paraId="4FC6FC26" w14:textId="787B0AAF">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4C5924A6" w14:textId="77777777">
            <w:pPr>
              <w:spacing w:line="276" w:lineRule="auto"/>
              <w:rPr>
                <w:rFonts w:cs="Arial"/>
                <w:color w:val="000000"/>
                <w:szCs w:val="20"/>
              </w:rPr>
            </w:pPr>
            <w:r>
              <w:rPr>
                <w:rFonts w:cs="Arial"/>
                <w:color w:val="000000"/>
                <w:szCs w:val="20"/>
              </w:rPr>
              <w:t>CAXMXP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12DFCED2" w14:textId="3E517F5C">
            <w:pPr>
              <w:spacing w:line="276" w:lineRule="auto"/>
              <w:rPr>
                <w:rFonts w:cs="Arial"/>
                <w:color w:val="000000"/>
                <w:szCs w:val="20"/>
              </w:rPr>
            </w:pPr>
            <w:r>
              <w:rPr>
                <w:rFonts w:cs="Arial"/>
                <w:color w:val="000000"/>
                <w:szCs w:val="20"/>
              </w:rPr>
              <w:t>SironAML Transaction Extract Extension (GWNTRSP)</w:t>
            </w:r>
          </w:p>
        </w:tc>
        <w:tc>
          <w:tcPr>
            <w:tcW w:w="2970" w:type="dxa"/>
            <w:tcBorders>
              <w:top w:val="nil"/>
              <w:left w:val="nil"/>
              <w:bottom w:val="single" w:color="auto" w:sz="8" w:space="0"/>
              <w:right w:val="single" w:color="auto" w:sz="8" w:space="0"/>
            </w:tcBorders>
            <w:tcMar>
              <w:top w:w="0" w:type="dxa"/>
              <w:left w:w="108" w:type="dxa"/>
              <w:bottom w:w="0" w:type="dxa"/>
              <w:right w:w="108" w:type="dxa"/>
            </w:tcMar>
          </w:tcPr>
          <w:p w:rsidR="00FC5C0B" w:rsidRDefault="00FC5C0B" w14:paraId="49D371F1" w14:textId="77777777">
            <w:pPr>
              <w:spacing w:line="276" w:lineRule="auto"/>
              <w:rPr>
                <w:rFonts w:cs="Arial"/>
                <w:color w:val="000000"/>
                <w:szCs w:val="20"/>
              </w:rPr>
            </w:pPr>
          </w:p>
        </w:tc>
        <w:tc>
          <w:tcPr>
            <w:tcW w:w="1659" w:type="dxa"/>
            <w:tcBorders>
              <w:top w:val="nil"/>
              <w:left w:val="nil"/>
              <w:bottom w:val="single" w:color="auto" w:sz="8" w:space="0"/>
              <w:right w:val="single" w:color="auto" w:sz="8" w:space="0"/>
            </w:tcBorders>
          </w:tcPr>
          <w:p w:rsidR="00FC5C0B" w:rsidRDefault="00FC5C0B" w14:paraId="2355D8EE" w14:textId="57A26358">
            <w:pPr>
              <w:spacing w:line="276" w:lineRule="auto"/>
              <w:rPr>
                <w:rFonts w:cs="Arial"/>
                <w:color w:val="000000"/>
                <w:szCs w:val="20"/>
              </w:rPr>
            </w:pPr>
            <w:r>
              <w:rPr>
                <w:rFonts w:cs="Arial"/>
                <w:color w:val="000000"/>
                <w:szCs w:val="20"/>
              </w:rPr>
              <w:t>N</w:t>
            </w:r>
          </w:p>
        </w:tc>
      </w:tr>
      <w:tr w:rsidR="00FC5C0B" w:rsidTr="00FC5C0B" w14:paraId="23DBB5E0" w14:textId="2F6FF7F5">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1FC4103A" w14:textId="77777777">
            <w:pPr>
              <w:spacing w:line="276" w:lineRule="auto"/>
              <w:rPr>
                <w:rFonts w:cs="Arial"/>
                <w:color w:val="000000"/>
                <w:szCs w:val="20"/>
              </w:rPr>
            </w:pPr>
            <w:r>
              <w:rPr>
                <w:rFonts w:cs="Arial"/>
                <w:color w:val="000000"/>
                <w:szCs w:val="20"/>
              </w:rPr>
              <w:t>CAXTVP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3FAF536B" w14:textId="77F4AE49">
            <w:pPr>
              <w:spacing w:line="276" w:lineRule="auto"/>
              <w:rPr>
                <w:rFonts w:cs="Arial"/>
                <w:color w:val="000000"/>
                <w:szCs w:val="20"/>
              </w:rPr>
            </w:pPr>
            <w:r>
              <w:rPr>
                <w:rFonts w:cs="Arial"/>
                <w:color w:val="000000"/>
                <w:szCs w:val="20"/>
              </w:rPr>
              <w:t>SironAML customer Prior Name/Alt. Address Extract (GWNALTNM)</w:t>
            </w:r>
          </w:p>
        </w:tc>
        <w:tc>
          <w:tcPr>
            <w:tcW w:w="2970" w:type="dxa"/>
            <w:tcBorders>
              <w:top w:val="nil"/>
              <w:left w:val="nil"/>
              <w:bottom w:val="single" w:color="auto" w:sz="8" w:space="0"/>
              <w:right w:val="single" w:color="auto" w:sz="8" w:space="0"/>
            </w:tcBorders>
            <w:tcMar>
              <w:top w:w="0" w:type="dxa"/>
              <w:left w:w="108" w:type="dxa"/>
              <w:bottom w:w="0" w:type="dxa"/>
              <w:right w:w="108" w:type="dxa"/>
            </w:tcMar>
          </w:tcPr>
          <w:p w:rsidR="00FC5C0B" w:rsidRDefault="00FC5C0B" w14:paraId="19F695C0" w14:textId="77777777">
            <w:pPr>
              <w:pStyle w:val="ListParagraph"/>
              <w:spacing w:line="276" w:lineRule="auto"/>
              <w:ind w:left="0"/>
              <w:jc w:val="both"/>
              <w:rPr>
                <w:rFonts w:cs="Arial"/>
                <w:color w:val="000000"/>
                <w:szCs w:val="20"/>
              </w:rPr>
            </w:pPr>
          </w:p>
        </w:tc>
        <w:tc>
          <w:tcPr>
            <w:tcW w:w="1659" w:type="dxa"/>
            <w:tcBorders>
              <w:top w:val="nil"/>
              <w:left w:val="nil"/>
              <w:bottom w:val="single" w:color="auto" w:sz="8" w:space="0"/>
              <w:right w:val="single" w:color="auto" w:sz="8" w:space="0"/>
            </w:tcBorders>
          </w:tcPr>
          <w:p w:rsidR="00FC5C0B" w:rsidRDefault="00FC5C0B" w14:paraId="75882F24" w14:textId="0BCA0DA0">
            <w:pPr>
              <w:pStyle w:val="ListParagraph"/>
              <w:spacing w:line="276" w:lineRule="auto"/>
              <w:ind w:left="0"/>
              <w:jc w:val="both"/>
              <w:rPr>
                <w:rFonts w:cs="Arial"/>
                <w:color w:val="000000"/>
                <w:szCs w:val="20"/>
              </w:rPr>
            </w:pPr>
            <w:r>
              <w:rPr>
                <w:rFonts w:cs="Arial"/>
                <w:color w:val="000000"/>
                <w:szCs w:val="20"/>
              </w:rPr>
              <w:t>N</w:t>
            </w:r>
          </w:p>
        </w:tc>
      </w:tr>
      <w:tr w:rsidR="00FC5C0B" w:rsidTr="00FC5C0B" w14:paraId="5A9F30E7" w14:textId="048580AD">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3EDD2505" w14:textId="77777777">
            <w:pPr>
              <w:spacing w:line="276" w:lineRule="auto"/>
              <w:rPr>
                <w:rFonts w:cs="Arial"/>
                <w:color w:val="000000"/>
                <w:szCs w:val="20"/>
              </w:rPr>
            </w:pPr>
            <w:r>
              <w:rPr>
                <w:rFonts w:cs="Arial"/>
                <w:color w:val="000000"/>
                <w:szCs w:val="20"/>
              </w:rPr>
              <w:t>CAXMTP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44E21811" w14:textId="46E19A14">
            <w:pPr>
              <w:spacing w:line="276" w:lineRule="auto"/>
              <w:rPr>
                <w:rFonts w:cs="Arial"/>
                <w:color w:val="000000"/>
                <w:szCs w:val="20"/>
              </w:rPr>
            </w:pPr>
            <w:r>
              <w:rPr>
                <w:rFonts w:cs="Arial"/>
                <w:color w:val="000000"/>
                <w:szCs w:val="20"/>
              </w:rPr>
              <w:t>SironAML Beneficial Owner Extract (GWNBO)</w:t>
            </w:r>
          </w:p>
        </w:tc>
        <w:tc>
          <w:tcPr>
            <w:tcW w:w="2970" w:type="dxa"/>
            <w:tcBorders>
              <w:top w:val="nil"/>
              <w:left w:val="nil"/>
              <w:bottom w:val="single" w:color="auto" w:sz="8" w:space="0"/>
              <w:right w:val="single" w:color="auto" w:sz="8" w:space="0"/>
            </w:tcBorders>
            <w:tcMar>
              <w:top w:w="0" w:type="dxa"/>
              <w:left w:w="108" w:type="dxa"/>
              <w:bottom w:w="0" w:type="dxa"/>
              <w:right w:w="108" w:type="dxa"/>
            </w:tcMar>
          </w:tcPr>
          <w:p w:rsidR="00FC5C0B" w:rsidRDefault="00FC5C0B" w14:paraId="23C0FD36" w14:textId="77777777">
            <w:pPr>
              <w:rPr>
                <w:rFonts w:cs="Arial"/>
                <w:szCs w:val="20"/>
                <w:lang w:val="en-US" w:eastAsia="en-US"/>
              </w:rPr>
            </w:pPr>
            <w:r>
              <w:rPr>
                <w:rFonts w:cs="Arial"/>
                <w:szCs w:val="20"/>
                <w:lang w:val="en-US" w:eastAsia="en-US"/>
              </w:rPr>
              <w:t>in_beneficial_owner.txt</w:t>
            </w:r>
          </w:p>
          <w:p w:rsidR="00FC5C0B" w:rsidRDefault="00FC5C0B" w14:paraId="3DBEC52D" w14:textId="77777777">
            <w:pPr>
              <w:pStyle w:val="ListParagraph"/>
              <w:spacing w:line="276" w:lineRule="auto"/>
              <w:ind w:left="0"/>
              <w:jc w:val="both"/>
              <w:rPr>
                <w:rFonts w:cs="Arial"/>
                <w:color w:val="000000"/>
                <w:szCs w:val="20"/>
                <w:lang w:val="en-US" w:eastAsia="hu-HU"/>
              </w:rPr>
            </w:pPr>
          </w:p>
        </w:tc>
        <w:tc>
          <w:tcPr>
            <w:tcW w:w="1659" w:type="dxa"/>
            <w:tcBorders>
              <w:top w:val="nil"/>
              <w:left w:val="nil"/>
              <w:bottom w:val="single" w:color="auto" w:sz="8" w:space="0"/>
              <w:right w:val="single" w:color="auto" w:sz="8" w:space="0"/>
            </w:tcBorders>
          </w:tcPr>
          <w:p w:rsidR="00FC5C0B" w:rsidRDefault="00FC5C0B" w14:paraId="10A6256C" w14:textId="2BE037DF">
            <w:pPr>
              <w:rPr>
                <w:rFonts w:cs="Arial"/>
                <w:szCs w:val="20"/>
                <w:lang w:val="en-US" w:eastAsia="en-US"/>
              </w:rPr>
            </w:pPr>
            <w:r>
              <w:rPr>
                <w:rFonts w:cs="Arial"/>
                <w:szCs w:val="20"/>
                <w:lang w:val="en-US" w:eastAsia="en-US"/>
              </w:rPr>
              <w:t>Y</w:t>
            </w:r>
          </w:p>
        </w:tc>
      </w:tr>
      <w:tr w:rsidR="00FC5C0B" w:rsidTr="00FC5C0B" w14:paraId="74B941F4" w14:textId="50F65908">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2823FACA" w14:textId="77777777">
            <w:pPr>
              <w:spacing w:line="276" w:lineRule="auto"/>
              <w:rPr>
                <w:rFonts w:cs="Arial"/>
                <w:color w:val="000000"/>
                <w:szCs w:val="20"/>
              </w:rPr>
            </w:pPr>
            <w:r>
              <w:rPr>
                <w:rFonts w:cs="Arial"/>
                <w:color w:val="000000"/>
                <w:szCs w:val="20"/>
              </w:rPr>
              <w:t>CAXMUP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0758EE4E" w14:textId="15C68AD1">
            <w:pPr>
              <w:spacing w:line="276" w:lineRule="auto"/>
              <w:rPr>
                <w:rFonts w:cs="Arial"/>
                <w:color w:val="000000"/>
                <w:szCs w:val="20"/>
                <w:lang w:val="hu-HU"/>
              </w:rPr>
            </w:pPr>
            <w:r>
              <w:rPr>
                <w:rFonts w:cs="Arial"/>
                <w:color w:val="000000"/>
                <w:szCs w:val="20"/>
              </w:rPr>
              <w:t>SironAML Account-Customer Relations Extract (</w:t>
            </w:r>
            <w:r>
              <w:rPr>
                <w:rFonts w:cs="Arial"/>
                <w:color w:val="000000"/>
                <w:szCs w:val="20"/>
                <w:lang w:val="en-US"/>
              </w:rPr>
              <w:t>GWNKTBZE)</w:t>
            </w:r>
          </w:p>
        </w:tc>
        <w:tc>
          <w:tcPr>
            <w:tcW w:w="2970" w:type="dxa"/>
            <w:tcBorders>
              <w:top w:val="nil"/>
              <w:left w:val="nil"/>
              <w:bottom w:val="single" w:color="auto" w:sz="8" w:space="0"/>
              <w:right w:val="single" w:color="auto" w:sz="8" w:space="0"/>
            </w:tcBorders>
            <w:tcMar>
              <w:top w:w="0" w:type="dxa"/>
              <w:left w:w="108" w:type="dxa"/>
              <w:bottom w:w="0" w:type="dxa"/>
              <w:right w:w="108" w:type="dxa"/>
            </w:tcMar>
          </w:tcPr>
          <w:p w:rsidR="00FC5C0B" w:rsidRDefault="00FC5C0B" w14:paraId="0E8DE5E5" w14:textId="77777777">
            <w:pPr>
              <w:pStyle w:val="ListParagraph"/>
              <w:spacing w:line="276" w:lineRule="auto"/>
              <w:ind w:left="0"/>
              <w:jc w:val="both"/>
              <w:rPr>
                <w:rFonts w:cs="Arial"/>
                <w:color w:val="000000"/>
                <w:szCs w:val="20"/>
                <w:lang w:val="en-US"/>
              </w:rPr>
            </w:pPr>
          </w:p>
        </w:tc>
        <w:tc>
          <w:tcPr>
            <w:tcW w:w="1659" w:type="dxa"/>
            <w:tcBorders>
              <w:top w:val="nil"/>
              <w:left w:val="nil"/>
              <w:bottom w:val="single" w:color="auto" w:sz="8" w:space="0"/>
              <w:right w:val="single" w:color="auto" w:sz="8" w:space="0"/>
            </w:tcBorders>
          </w:tcPr>
          <w:p w:rsidR="00FC5C0B" w:rsidRDefault="00FC5C0B" w14:paraId="15C2559C" w14:textId="617960C1">
            <w:pPr>
              <w:pStyle w:val="ListParagraph"/>
              <w:spacing w:line="276" w:lineRule="auto"/>
              <w:ind w:left="0"/>
              <w:jc w:val="both"/>
              <w:rPr>
                <w:rFonts w:cs="Arial"/>
                <w:color w:val="000000"/>
                <w:szCs w:val="20"/>
                <w:lang w:val="en-US"/>
              </w:rPr>
            </w:pPr>
            <w:r>
              <w:rPr>
                <w:rFonts w:cs="Arial"/>
                <w:color w:val="000000"/>
                <w:szCs w:val="20"/>
                <w:lang w:val="en-US"/>
              </w:rPr>
              <w:t>N</w:t>
            </w:r>
          </w:p>
        </w:tc>
      </w:tr>
      <w:tr w:rsidR="00FC5C0B" w:rsidTr="00FC5C0B" w14:paraId="41042DAC" w14:textId="5B5B0302">
        <w:tc>
          <w:tcPr>
            <w:tcW w:w="1306" w:type="dxa"/>
            <w:tcBorders>
              <w:top w:val="nil"/>
              <w:left w:val="single" w:color="auto" w:sz="8" w:space="0"/>
              <w:bottom w:val="single" w:color="auto" w:sz="8" w:space="0"/>
              <w:right w:val="single" w:color="auto" w:sz="8" w:space="0"/>
            </w:tcBorders>
            <w:tcMar>
              <w:top w:w="0" w:type="dxa"/>
              <w:left w:w="108" w:type="dxa"/>
              <w:bottom w:w="0" w:type="dxa"/>
              <w:right w:w="108" w:type="dxa"/>
            </w:tcMar>
            <w:hideMark/>
          </w:tcPr>
          <w:p w:rsidR="00FC5C0B" w:rsidRDefault="00FC5C0B" w14:paraId="02241D96" w14:textId="77777777">
            <w:pPr>
              <w:spacing w:line="276" w:lineRule="auto"/>
              <w:rPr>
                <w:rFonts w:cs="Arial"/>
                <w:color w:val="000000"/>
                <w:szCs w:val="20"/>
                <w:lang w:val="en-US"/>
              </w:rPr>
            </w:pPr>
            <w:r>
              <w:rPr>
                <w:rFonts w:cs="Arial"/>
                <w:color w:val="000000"/>
                <w:szCs w:val="20"/>
                <w:lang w:val="en-US"/>
              </w:rPr>
              <w:t>CAXMVP</w:t>
            </w:r>
          </w:p>
        </w:tc>
        <w:tc>
          <w:tcPr>
            <w:tcW w:w="2576"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3E8FC55B" w14:textId="2298B06D">
            <w:pPr>
              <w:spacing w:line="276" w:lineRule="auto"/>
              <w:rPr>
                <w:rFonts w:cs="Arial"/>
                <w:color w:val="000000"/>
                <w:szCs w:val="20"/>
              </w:rPr>
            </w:pPr>
            <w:r>
              <w:rPr>
                <w:rFonts w:cs="Arial"/>
                <w:color w:val="000000"/>
                <w:szCs w:val="20"/>
              </w:rPr>
              <w:t>SironAML Client Service Manager Extract (</w:t>
            </w:r>
            <w:r>
              <w:rPr>
                <w:rFonts w:cs="Arial"/>
                <w:color w:val="000000"/>
                <w:szCs w:val="20"/>
                <w:lang w:val="en-US"/>
              </w:rPr>
              <w:t>GWNBETR)</w:t>
            </w:r>
          </w:p>
        </w:tc>
        <w:tc>
          <w:tcPr>
            <w:tcW w:w="2970" w:type="dxa"/>
            <w:tcBorders>
              <w:top w:val="nil"/>
              <w:left w:val="nil"/>
              <w:bottom w:val="single" w:color="auto" w:sz="8" w:space="0"/>
              <w:right w:val="single" w:color="auto" w:sz="8" w:space="0"/>
            </w:tcBorders>
            <w:tcMar>
              <w:top w:w="0" w:type="dxa"/>
              <w:left w:w="108" w:type="dxa"/>
              <w:bottom w:w="0" w:type="dxa"/>
              <w:right w:w="108" w:type="dxa"/>
            </w:tcMar>
            <w:hideMark/>
          </w:tcPr>
          <w:p w:rsidR="00FC5C0B" w:rsidRDefault="00FC5C0B" w14:paraId="1E97CF9B" w14:textId="77777777">
            <w:pPr>
              <w:rPr>
                <w:rFonts w:cs="Arial"/>
                <w:szCs w:val="20"/>
                <w:lang w:val="en-US" w:eastAsia="en-US"/>
              </w:rPr>
            </w:pPr>
            <w:r>
              <w:rPr>
                <w:rFonts w:cs="Arial"/>
                <w:szCs w:val="20"/>
                <w:lang w:val="en-US" w:eastAsia="en-US"/>
              </w:rPr>
              <w:t>in_cust_serv_manager.txt</w:t>
            </w:r>
          </w:p>
        </w:tc>
        <w:tc>
          <w:tcPr>
            <w:tcW w:w="1659" w:type="dxa"/>
            <w:tcBorders>
              <w:top w:val="nil"/>
              <w:left w:val="nil"/>
              <w:bottom w:val="single" w:color="auto" w:sz="8" w:space="0"/>
              <w:right w:val="single" w:color="auto" w:sz="8" w:space="0"/>
            </w:tcBorders>
          </w:tcPr>
          <w:p w:rsidR="00FC5C0B" w:rsidRDefault="00FC5C0B" w14:paraId="4D8F4C8D" w14:textId="53CC319D">
            <w:pPr>
              <w:rPr>
                <w:rFonts w:cs="Arial"/>
                <w:szCs w:val="20"/>
                <w:lang w:val="en-US" w:eastAsia="en-US"/>
              </w:rPr>
            </w:pPr>
            <w:r>
              <w:rPr>
                <w:rFonts w:cs="Arial"/>
                <w:szCs w:val="20"/>
                <w:lang w:val="en-US" w:eastAsia="en-US"/>
              </w:rPr>
              <w:t>Y</w:t>
            </w:r>
          </w:p>
        </w:tc>
      </w:tr>
    </w:tbl>
    <w:p w:rsidRPr="003D3C3E" w:rsidR="00662DCD" w:rsidP="00662DCD" w:rsidRDefault="00662DCD" w14:paraId="4921CA78" w14:textId="77777777">
      <w:pPr>
        <w:pStyle w:val="ListParagraph"/>
        <w:ind w:left="1440"/>
        <w:jc w:val="both"/>
        <w:rPr>
          <w:rFonts w:ascii="Arial Bold" w:hAnsi="Arial Bold" w:cs="Arial"/>
        </w:rPr>
      </w:pPr>
    </w:p>
    <w:p w:rsidRPr="005F534E" w:rsidR="00F76FD9" w:rsidP="007A4488" w:rsidRDefault="00F76FD9" w14:paraId="337A6FCA" w14:textId="388CF0D5">
      <w:pPr>
        <w:pStyle w:val="ListParagraph"/>
        <w:numPr>
          <w:ilvl w:val="1"/>
          <w:numId w:val="44"/>
        </w:numPr>
        <w:rPr>
          <w:lang w:val="en-US" w:eastAsia="en-US"/>
        </w:rPr>
      </w:pPr>
      <w:commentRangeStart w:id="743"/>
      <w:commentRangeStart w:id="744"/>
      <w:commentRangeStart w:id="745"/>
      <w:commentRangeStart w:id="746"/>
      <w:r w:rsidRPr="2E0103E2">
        <w:rPr>
          <w:lang w:val="en-US" w:eastAsia="en-US"/>
        </w:rPr>
        <w:t>in_selfcert.txt</w:t>
      </w:r>
      <w:commentRangeEnd w:id="743"/>
      <w:r>
        <w:rPr>
          <w:rStyle w:val="CommentReference"/>
        </w:rPr>
        <w:commentReference w:id="743"/>
      </w:r>
      <w:commentRangeEnd w:id="744"/>
      <w:r>
        <w:rPr>
          <w:rStyle w:val="CommentReference"/>
        </w:rPr>
        <w:commentReference w:id="744"/>
      </w:r>
      <w:commentRangeEnd w:id="745"/>
      <w:r>
        <w:rPr>
          <w:rStyle w:val="CommentReference"/>
        </w:rPr>
        <w:commentReference w:id="745"/>
      </w:r>
      <w:commentRangeEnd w:id="746"/>
      <w:r>
        <w:rPr>
          <w:rStyle w:val="CommentReference"/>
        </w:rPr>
        <w:commentReference w:id="746"/>
      </w:r>
    </w:p>
    <w:p w:rsidRPr="00336440" w:rsidR="00F70C5D" w:rsidP="2E0103E2" w:rsidRDefault="0CA872B1" w14:paraId="4170960D" w14:textId="553B47A0">
      <w:pPr>
        <w:pStyle w:val="Heading3"/>
        <w:rPr>
          <w:ins w:author="Huszka Fruzsina (UniCredit)" w:date="2025-04-03T11:33:00Z" w:id="747"/>
          <w:lang w:val="en-US"/>
        </w:rPr>
      </w:pPr>
      <w:ins w:author="Huszka Fruzsina (UniCredit)" w:date="2025-04-03T11:32:00Z" w:id="748">
        <w:r w:rsidRPr="2E0103E2">
          <w:rPr>
            <w:lang w:val="en-US"/>
          </w:rPr>
          <w:t xml:space="preserve"> Change</w:t>
        </w:r>
      </w:ins>
      <w:ins w:author="Huszka Fruzsina (UniCredit)" w:date="2025-04-03T11:33:00Z" w:id="749">
        <w:r w:rsidRPr="2E0103E2">
          <w:rPr>
            <w:lang w:val="en-US"/>
          </w:rPr>
          <w:t xml:space="preserve"> in existing Risk rating reevaluation logic (EoD)</w:t>
        </w:r>
      </w:ins>
    </w:p>
    <w:p w:rsidRPr="00336440" w:rsidR="00F70C5D" w:rsidRDefault="41657936" w14:paraId="74E89289" w14:textId="0FDACB87">
      <w:pPr>
        <w:jc w:val="both"/>
        <w:rPr>
          <w:rFonts w:eastAsia="Arial" w:cs="Arial"/>
          <w:szCs w:val="20"/>
          <w:lang w:val="en-US"/>
        </w:rPr>
        <w:pPrChange w:author="Huszka Fruzsina (UniCredit)" w:date="2025-04-03T11:37:00Z" w:id="750">
          <w:pPr/>
        </w:pPrChange>
      </w:pPr>
      <w:ins w:author="Huszka Fruzsina (UniCredit)" w:date="2025-04-03T11:36:00Z" w:id="751">
        <w:r w:rsidRPr="2E0103E2">
          <w:rPr>
            <w:rFonts w:eastAsia="Arial" w:cs="Arial"/>
            <w:color w:val="000000" w:themeColor="text1"/>
            <w:szCs w:val="20"/>
            <w:lang w:val="en-US"/>
          </w:rPr>
          <w:t xml:space="preserve">The EoD risk rating reevaluation logic </w:t>
        </w:r>
      </w:ins>
      <w:ins w:author="Huszka Fruzsina (UniCredit)" w:date="2025-04-03T11:38:00Z" w:id="752">
        <w:r w:rsidRPr="2E0103E2" w:rsidR="5DC1B348">
          <w:rPr>
            <w:rFonts w:eastAsia="Arial" w:cs="Arial"/>
            <w:color w:val="000000" w:themeColor="text1"/>
            <w:szCs w:val="20"/>
            <w:lang w:val="en-US"/>
          </w:rPr>
          <w:t xml:space="preserve">(CAILLG) </w:t>
        </w:r>
      </w:ins>
      <w:ins w:author="Huszka Fruzsina (UniCredit)" w:date="2025-04-03T11:36:00Z" w:id="753">
        <w:r w:rsidRPr="2E0103E2">
          <w:rPr>
            <w:rFonts w:eastAsia="Arial" w:cs="Arial"/>
            <w:color w:val="000000" w:themeColor="text1"/>
            <w:szCs w:val="20"/>
            <w:lang w:val="en-US"/>
          </w:rPr>
          <w:t xml:space="preserve">needs to be extended as following: at the same time risk rating </w:t>
        </w:r>
      </w:ins>
      <w:ins w:author="Huszka Fruzsina (UniCredit)" w:date="2025-04-03T11:39:00Z" w:id="754">
        <w:r w:rsidRPr="2E0103E2" w:rsidR="66E6B100">
          <w:rPr>
            <w:rFonts w:eastAsia="Arial" w:cs="Arial"/>
            <w:color w:val="000000" w:themeColor="text1"/>
            <w:szCs w:val="20"/>
            <w:lang w:val="en-US"/>
          </w:rPr>
          <w:t xml:space="preserve">(B00RLI) </w:t>
        </w:r>
      </w:ins>
      <w:ins w:author="Huszka Fruzsina (UniCredit)" w:date="2025-04-03T11:36:00Z" w:id="755">
        <w:r w:rsidRPr="2E0103E2">
          <w:rPr>
            <w:rFonts w:eastAsia="Arial" w:cs="Arial"/>
            <w:color w:val="000000" w:themeColor="text1"/>
            <w:szCs w:val="20"/>
            <w:lang w:val="en-US"/>
          </w:rPr>
          <w:t>is being set to 9 by CORE02 then CORE02 also has to</w:t>
        </w:r>
      </w:ins>
    </w:p>
    <w:p w:rsidRPr="00336440" w:rsidR="00F70C5D" w:rsidP="2E0103E2" w:rsidRDefault="41657936" w14:paraId="692FE8D0" w14:textId="3B584DF3">
      <w:pPr>
        <w:jc w:val="both"/>
        <w:rPr>
          <w:rFonts w:eastAsia="Arial" w:cs="Arial"/>
          <w:color w:val="000000" w:themeColor="text1"/>
          <w:szCs w:val="20"/>
          <w:lang w:val="en-US"/>
        </w:rPr>
      </w:pPr>
      <w:ins w:author="Huszka Fruzsina (UniCredit)" w:date="2025-04-03T11:36:00Z" w:id="756">
        <w:r w:rsidRPr="2E0103E2">
          <w:rPr>
            <w:rFonts w:eastAsia="Arial" w:cs="Arial"/>
            <w:color w:val="000000" w:themeColor="text1"/>
            <w:szCs w:val="20"/>
            <w:lang w:val="en-US"/>
          </w:rPr>
          <w:t xml:space="preserve"> </w:t>
        </w:r>
        <w:r w:rsidR="00F70C5D">
          <w:br/>
        </w:r>
        <w:r w:rsidRPr="2E0103E2">
          <w:rPr>
            <w:rFonts w:eastAsia="Arial" w:cs="Arial"/>
            <w:color w:val="000000" w:themeColor="text1"/>
            <w:szCs w:val="20"/>
            <w:lang w:val="en-US"/>
          </w:rPr>
          <w:t xml:space="preserve">• </w:t>
        </w:r>
      </w:ins>
      <w:ins w:author="Huszka Fruzsina (UniCredit)" w:date="2025-04-03T11:38:00Z" w:id="757">
        <w:r w:rsidR="00F70C5D">
          <w:tab/>
        </w:r>
      </w:ins>
      <w:ins w:author="Huszka Fruzsina (UniCredit)" w:date="2025-04-03T11:36:00Z" w:id="758">
        <w:r w:rsidRPr="2E0103E2">
          <w:rPr>
            <w:rFonts w:eastAsia="Arial" w:cs="Arial"/>
            <w:color w:val="000000" w:themeColor="text1"/>
            <w:szCs w:val="20"/>
            <w:lang w:val="en-US"/>
          </w:rPr>
          <w:t>set ‘AML block’ field to ‘Y’ (and apply the automatic Note accordingly)</w:t>
        </w:r>
        <w:r w:rsidR="00F70C5D">
          <w:br/>
        </w:r>
      </w:ins>
    </w:p>
    <w:p w:rsidRPr="00336440" w:rsidR="00F70C5D" w:rsidP="2E0103E2" w:rsidRDefault="41657936" w14:paraId="47E88FE2" w14:textId="2B33EFDC">
      <w:pPr>
        <w:jc w:val="both"/>
        <w:rPr>
          <w:ins w:author="Huszka Fruzsina (UniCredit)" w:date="2025-04-03T11:32:00Z" w:id="759"/>
          <w:rFonts w:eastAsia="Arial" w:cs="Arial"/>
          <w:szCs w:val="20"/>
          <w:lang w:val="en-US"/>
        </w:rPr>
      </w:pPr>
      <w:ins w:author="Huszka Fruzsina (UniCredit)" w:date="2025-04-03T11:36:00Z" w:id="760">
        <w:r w:rsidRPr="2E0103E2">
          <w:rPr>
            <w:rFonts w:eastAsia="Arial" w:cs="Arial"/>
            <w:color w:val="000000" w:themeColor="text1"/>
            <w:szCs w:val="20"/>
            <w:lang w:val="en-US"/>
          </w:rPr>
          <w:t xml:space="preserve"> • </w:t>
        </w:r>
      </w:ins>
      <w:ins w:author="Huszka Fruzsina (UniCredit)" w:date="2025-04-03T11:38:00Z" w:id="761">
        <w:r w:rsidR="00F70C5D">
          <w:tab/>
        </w:r>
      </w:ins>
      <w:ins w:author="Huszka Fruzsina (UniCredit)" w:date="2025-04-03T11:36:00Z" w:id="762">
        <w:r w:rsidRPr="2E0103E2">
          <w:rPr>
            <w:rFonts w:eastAsia="Arial" w:cs="Arial"/>
            <w:color w:val="000000" w:themeColor="text1"/>
            <w:szCs w:val="20"/>
            <w:lang w:val="en-US"/>
          </w:rPr>
          <w:t>set ‘KYC status’ field to 'Due diligence not valid/not completed'</w:t>
        </w:r>
      </w:ins>
    </w:p>
    <w:p w:rsidRPr="00336440" w:rsidR="00F70C5D" w:rsidP="2E0103E2" w:rsidRDefault="00F70C5D" w14:paraId="2B0DE5EB" w14:textId="0CD9C4A2">
      <w:pPr>
        <w:jc w:val="both"/>
        <w:rPr>
          <w:rFonts w:cs="Arial"/>
          <w:b/>
          <w:bCs/>
          <w:u w:val="single"/>
          <w:lang w:val="hu-HU" w:eastAsia="hu-HU"/>
        </w:rPr>
      </w:pPr>
    </w:p>
    <w:p w:rsidR="00B722A0" w:rsidP="2BC1B520" w:rsidRDefault="342E3489" w14:paraId="5CE31AEA" w14:textId="264CF9BB">
      <w:pPr>
        <w:pStyle w:val="Heading3"/>
        <w:rPr>
          <w:rFonts w:cs="Arial"/>
          <w:u w:val="single"/>
          <w:lang w:val="hu-HU" w:eastAsia="hu-HU"/>
        </w:rPr>
      </w:pPr>
      <w:r w:rsidRPr="6C1ABEE9">
        <w:rPr>
          <w:lang w:val="hu-HU"/>
        </w:rPr>
        <w:t xml:space="preserve"> </w:t>
      </w:r>
      <w:bookmarkStart w:name="_Toc550555423" w:id="763"/>
      <w:r w:rsidRPr="6C1ABEE9" w:rsidR="00B722A0">
        <w:rPr>
          <w:lang w:val="hu-HU"/>
        </w:rPr>
        <w:t>CUBIS extracts</w:t>
      </w:r>
      <w:bookmarkEnd w:id="763"/>
    </w:p>
    <w:p w:rsidRPr="000C3316" w:rsidR="69B37C91" w:rsidP="16EBF011" w:rsidRDefault="69B37C91" w14:paraId="54502E0D" w14:textId="39F0EB06">
      <w:pPr>
        <w:ind w:left="567"/>
        <w:jc w:val="both"/>
        <w:rPr>
          <w:rFonts w:eastAsia="Arial" w:cs="Arial"/>
          <w:color w:val="000000" w:themeColor="text1"/>
          <w:lang w:val="cs-CZ"/>
        </w:rPr>
      </w:pPr>
      <w:commentRangeStart w:id="764"/>
      <w:commentRangeStart w:id="765"/>
      <w:commentRangeStart w:id="766"/>
      <w:commentRangeStart w:id="767"/>
      <w:r w:rsidRPr="16EBF011">
        <w:rPr>
          <w:rFonts w:eastAsia="Arial" w:cs="Arial"/>
          <w:color w:val="000000" w:themeColor="text1"/>
          <w:lang w:val="hu-HU"/>
        </w:rPr>
        <w:t>The already existing CBX00P CUBIS Customer Extract file needs to be extended with the new fields:</w:t>
      </w:r>
      <w:commentRangeEnd w:id="764"/>
      <w:r>
        <w:rPr>
          <w:rStyle w:val="CommentReference"/>
        </w:rPr>
        <w:commentReference w:id="764"/>
      </w:r>
      <w:commentRangeEnd w:id="765"/>
      <w:r>
        <w:rPr>
          <w:rStyle w:val="CommentReference"/>
        </w:rPr>
        <w:commentReference w:id="765"/>
      </w:r>
      <w:commentRangeEnd w:id="766"/>
      <w:r>
        <w:rPr>
          <w:rStyle w:val="CommentReference"/>
        </w:rPr>
        <w:commentReference w:id="766"/>
      </w:r>
      <w:commentRangeEnd w:id="767"/>
      <w:r>
        <w:rPr>
          <w:rStyle w:val="CommentReference"/>
        </w:rPr>
        <w:commentReference w:id="767"/>
      </w:r>
    </w:p>
    <w:p w:rsidR="69B37C91" w:rsidP="2BC1B520" w:rsidRDefault="69B37C91" w14:paraId="7FD2AE4A" w14:textId="2C91CB3B">
      <w:pPr>
        <w:pStyle w:val="ListParagraph"/>
        <w:numPr>
          <w:ilvl w:val="0"/>
          <w:numId w:val="6"/>
        </w:numPr>
        <w:jc w:val="both"/>
        <w:rPr>
          <w:rFonts w:eastAsia="Arial" w:cs="Arial"/>
          <w:color w:val="000000" w:themeColor="text1"/>
          <w:szCs w:val="20"/>
          <w:lang w:val="hu-HU"/>
        </w:rPr>
      </w:pPr>
      <w:r w:rsidRPr="2BC1B520">
        <w:rPr>
          <w:rFonts w:eastAsia="Arial" w:cs="Arial"/>
          <w:color w:val="000000" w:themeColor="text1"/>
          <w:szCs w:val="20"/>
          <w:lang w:val="hu-HU"/>
        </w:rPr>
        <w:t>KYC status</w:t>
      </w:r>
    </w:p>
    <w:p w:rsidR="69B37C91" w:rsidP="2BC1B520" w:rsidRDefault="69B37C91" w14:paraId="7848B7B3" w14:textId="3913F932">
      <w:pPr>
        <w:pStyle w:val="ListParagraph"/>
        <w:numPr>
          <w:ilvl w:val="0"/>
          <w:numId w:val="6"/>
        </w:numPr>
        <w:jc w:val="both"/>
        <w:rPr>
          <w:rFonts w:eastAsia="Arial" w:cs="Arial"/>
          <w:color w:val="000000" w:themeColor="text1"/>
          <w:szCs w:val="20"/>
          <w:lang w:val="hu-HU"/>
        </w:rPr>
      </w:pPr>
      <w:r w:rsidRPr="2BC1B520">
        <w:rPr>
          <w:rFonts w:eastAsia="Arial" w:cs="Arial"/>
          <w:color w:val="000000" w:themeColor="text1"/>
          <w:szCs w:val="20"/>
          <w:lang w:val="hu-HU"/>
        </w:rPr>
        <w:t>AML block</w:t>
      </w:r>
    </w:p>
    <w:p w:rsidR="2BC1B520" w:rsidP="2BC1B520" w:rsidRDefault="2BC1B520" w14:paraId="433AE478" w14:textId="77897086">
      <w:pPr>
        <w:ind w:left="2124"/>
        <w:jc w:val="both"/>
        <w:rPr>
          <w:rFonts w:eastAsia="Arial" w:cs="Arial"/>
          <w:color w:val="000000" w:themeColor="text1"/>
          <w:szCs w:val="20"/>
          <w:lang w:val="hu-HU"/>
        </w:rPr>
      </w:pPr>
    </w:p>
    <w:p w:rsidR="69B37C91" w:rsidP="2BC1B520" w:rsidRDefault="69B37C91" w14:paraId="5FDAA849" w14:textId="5DAC493E">
      <w:pPr>
        <w:spacing w:line="259" w:lineRule="auto"/>
        <w:ind w:left="567"/>
        <w:jc w:val="both"/>
        <w:rPr>
          <w:rFonts w:eastAsia="Arial" w:cs="Arial"/>
          <w:color w:val="000000" w:themeColor="text1"/>
          <w:szCs w:val="20"/>
          <w:lang w:val="hu-HU"/>
        </w:rPr>
      </w:pPr>
      <w:r w:rsidRPr="2BC1B520">
        <w:rPr>
          <w:rFonts w:eastAsia="Arial" w:cs="Arial"/>
          <w:color w:val="000000" w:themeColor="text1"/>
          <w:szCs w:val="20"/>
          <w:lang w:val="en-US"/>
        </w:rPr>
        <w:t>The following 1 to 1 extracts are in scope for LCC via BRWB0P025, it is mentioned here only for info:</w:t>
      </w:r>
    </w:p>
    <w:p w:rsidR="69B37C91" w:rsidP="2BC1B520" w:rsidRDefault="69B37C91" w14:paraId="5BC7CEFD" w14:textId="5C96F450">
      <w:pPr>
        <w:pStyle w:val="ListParagraph"/>
        <w:numPr>
          <w:ilvl w:val="0"/>
          <w:numId w:val="46"/>
        </w:numPr>
        <w:jc w:val="both"/>
        <w:rPr>
          <w:rFonts w:eastAsia="Arial" w:cs="Arial"/>
          <w:color w:val="000000" w:themeColor="text1"/>
          <w:szCs w:val="20"/>
          <w:lang w:val="hu-HU"/>
        </w:rPr>
      </w:pPr>
      <w:r w:rsidRPr="2BC1B520">
        <w:rPr>
          <w:rFonts w:eastAsia="Arial" w:cs="Arial"/>
          <w:color w:val="000000" w:themeColor="text1"/>
          <w:szCs w:val="20"/>
          <w:lang w:val="hu-HU"/>
        </w:rPr>
        <w:t>First needs to mirror the new static file introduced for the new ’KYC status’ field</w:t>
      </w:r>
    </w:p>
    <w:p w:rsidR="69B37C91" w:rsidP="2BC1B520" w:rsidRDefault="69B37C91" w14:paraId="2B7C4010" w14:textId="3B9EAFE7">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List of fields:</w:t>
      </w:r>
    </w:p>
    <w:p w:rsidR="69B37C91" w:rsidP="2BC1B520" w:rsidRDefault="69B37C91" w14:paraId="6D8EE60E" w14:textId="4F9DFB5E">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KYC status code</w:t>
      </w:r>
    </w:p>
    <w:p w:rsidR="69B37C91" w:rsidP="2BC1B520" w:rsidRDefault="69B37C91" w14:paraId="17D38087" w14:textId="56B17D59">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KYC status EN description</w:t>
      </w:r>
    </w:p>
    <w:p w:rsidR="69B37C91" w:rsidP="2BC1B520" w:rsidRDefault="69B37C91" w14:paraId="42FD37CA" w14:textId="423E4BB5">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KYC status CZ descrption</w:t>
      </w:r>
    </w:p>
    <w:p w:rsidR="69B37C91" w:rsidP="2BC1B520" w:rsidRDefault="69B37C91" w14:paraId="28002131" w14:textId="34FEBF2C">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KYC status SK description</w:t>
      </w:r>
    </w:p>
    <w:p w:rsidR="69B37C91" w:rsidP="2BC1B520" w:rsidRDefault="69B37C91" w14:paraId="00474835" w14:textId="2D30AD35">
      <w:pPr>
        <w:pStyle w:val="ListParagraph"/>
        <w:numPr>
          <w:ilvl w:val="0"/>
          <w:numId w:val="46"/>
        </w:numPr>
        <w:jc w:val="both"/>
        <w:rPr>
          <w:rFonts w:eastAsia="Arial" w:cs="Arial"/>
          <w:color w:val="000000" w:themeColor="text1"/>
          <w:szCs w:val="20"/>
          <w:lang w:val="hu-HU"/>
        </w:rPr>
      </w:pPr>
      <w:r w:rsidRPr="2BC1B520">
        <w:rPr>
          <w:rFonts w:eastAsia="Arial" w:cs="Arial"/>
          <w:color w:val="000000" w:themeColor="text1"/>
          <w:szCs w:val="20"/>
          <w:lang w:val="hu-HU"/>
        </w:rPr>
        <w:t>Second needs to mirror the new CORE02 file for KYC History</w:t>
      </w:r>
    </w:p>
    <w:p w:rsidR="69B37C91" w:rsidP="2BC1B520" w:rsidRDefault="69B37C91" w14:paraId="730CBEA5" w14:textId="5DEE62BD">
      <w:pPr>
        <w:pStyle w:val="ListParagraph"/>
        <w:numPr>
          <w:ilvl w:val="1"/>
          <w:numId w:val="8"/>
        </w:numPr>
        <w:jc w:val="both"/>
        <w:rPr>
          <w:rFonts w:eastAsia="Arial" w:cs="Arial"/>
          <w:color w:val="000000" w:themeColor="text1"/>
          <w:szCs w:val="20"/>
          <w:lang w:val="hu-HU"/>
        </w:rPr>
      </w:pPr>
      <w:r w:rsidRPr="2BC1B520">
        <w:rPr>
          <w:rFonts w:eastAsia="Arial" w:cs="Arial"/>
          <w:color w:val="000000" w:themeColor="text1"/>
          <w:szCs w:val="20"/>
          <w:lang w:val="hu-HU"/>
        </w:rPr>
        <w:t>List of fields:</w:t>
      </w:r>
    </w:p>
    <w:p w:rsidR="69B37C91" w:rsidP="2BC1B520" w:rsidRDefault="69B37C91" w14:paraId="7636DB3E" w14:textId="3BB82374">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Client Number</w:t>
      </w:r>
    </w:p>
    <w:p w:rsidR="69B37C91" w:rsidP="2BC1B520" w:rsidRDefault="69B37C91" w14:paraId="2C66B126" w14:textId="142094A2">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AML block</w:t>
      </w:r>
    </w:p>
    <w:p w:rsidR="69B37C91" w:rsidP="2BC1B520" w:rsidRDefault="69B37C91" w14:paraId="0139D5A1" w14:textId="10FC7D7F">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KYC status</w:t>
      </w:r>
    </w:p>
    <w:p w:rsidR="69B37C91" w:rsidP="2BC1B520" w:rsidRDefault="69B37C91" w14:paraId="32D3AFA9" w14:textId="67353452">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Risk rating</w:t>
      </w:r>
    </w:p>
    <w:p w:rsidR="69B37C91" w:rsidP="2BC1B520" w:rsidRDefault="69B37C91" w14:paraId="77F5B269" w14:textId="1F304A33">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Review date</w:t>
      </w:r>
    </w:p>
    <w:p w:rsidR="69B37C91" w:rsidP="2BC1B520" w:rsidRDefault="69B37C91" w14:paraId="0120AAEE" w14:textId="1E2424F6">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Expiry date</w:t>
      </w:r>
    </w:p>
    <w:p w:rsidR="69B37C91" w:rsidP="2BC1B520" w:rsidRDefault="69B37C91" w14:paraId="0A5D7D0E" w14:textId="7AD65137">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PEP</w:t>
      </w:r>
    </w:p>
    <w:p w:rsidR="69B37C91" w:rsidP="2BC1B520" w:rsidRDefault="69B37C91" w14:paraId="1E94A013" w14:textId="3B84A84A">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Sanction Block Flag</w:t>
      </w:r>
    </w:p>
    <w:p w:rsidR="69B37C91" w:rsidP="2BC1B520" w:rsidRDefault="69B37C91" w14:paraId="491EC3F9" w14:textId="070F7C30">
      <w:pPr>
        <w:pStyle w:val="ListParagraph"/>
        <w:numPr>
          <w:ilvl w:val="1"/>
          <w:numId w:val="46"/>
        </w:numPr>
        <w:jc w:val="both"/>
        <w:rPr>
          <w:rFonts w:eastAsia="Arial" w:cs="Arial"/>
          <w:color w:val="000000" w:themeColor="text1"/>
          <w:szCs w:val="20"/>
          <w:lang w:val="hu-HU"/>
        </w:rPr>
      </w:pPr>
      <w:r w:rsidRPr="2BC1B520">
        <w:rPr>
          <w:rFonts w:eastAsia="Arial" w:cs="Arial"/>
          <w:color w:val="000000" w:themeColor="text1"/>
          <w:szCs w:val="20"/>
          <w:lang w:val="hu-HU"/>
        </w:rPr>
        <w:t>Date effect</w:t>
      </w:r>
    </w:p>
    <w:p w:rsidRPr="0089409C" w:rsidR="0089409C" w:rsidP="0089409C" w:rsidRDefault="0089409C" w14:paraId="07C6C829" w14:textId="77777777">
      <w:pPr>
        <w:jc w:val="both"/>
        <w:rPr>
          <w:rFonts w:cs="Arial"/>
          <w:szCs w:val="20"/>
          <w:lang w:val="hu-HU" w:eastAsia="hu-HU"/>
        </w:rPr>
      </w:pPr>
    </w:p>
    <w:p w:rsidR="00122A9D" w:rsidP="00122A9D" w:rsidRDefault="00122A9D" w14:paraId="4536CA66" w14:textId="77777777">
      <w:pPr>
        <w:pStyle w:val="Heading3"/>
      </w:pPr>
      <w:bookmarkStart w:name="_Toc525897958" w:id="771"/>
      <w:bookmarkStart w:name="_Toc525898086" w:id="772"/>
      <w:bookmarkStart w:name="_Toc525897959" w:id="773"/>
      <w:bookmarkStart w:name="_Toc525898087" w:id="774"/>
      <w:bookmarkStart w:name="_Toc525897960" w:id="775"/>
      <w:bookmarkStart w:name="_Toc525898088" w:id="776"/>
      <w:bookmarkStart w:name="_Toc525897961" w:id="777"/>
      <w:bookmarkStart w:name="_Toc525898089" w:id="778"/>
      <w:bookmarkStart w:name="_Toc525897962" w:id="779"/>
      <w:bookmarkStart w:name="_Toc525898090" w:id="780"/>
      <w:bookmarkStart w:name="_Toc525897965" w:id="781"/>
      <w:bookmarkStart w:name="_Toc525898093" w:id="782"/>
      <w:bookmarkStart w:name="_Toc525898027" w:id="783"/>
      <w:bookmarkStart w:name="_Toc525898155" w:id="784"/>
      <w:bookmarkStart w:name="_Toc525898028" w:id="785"/>
      <w:bookmarkStart w:name="_Toc525898156" w:id="786"/>
      <w:bookmarkStart w:name="_Toc525896478" w:id="787"/>
      <w:bookmarkStart w:name="_Toc689286544" w:id="788"/>
      <w:bookmarkEnd w:id="771"/>
      <w:bookmarkEnd w:id="772"/>
      <w:bookmarkEnd w:id="773"/>
      <w:bookmarkEnd w:id="774"/>
      <w:bookmarkEnd w:id="775"/>
      <w:bookmarkEnd w:id="776"/>
      <w:bookmarkEnd w:id="777"/>
      <w:bookmarkEnd w:id="778"/>
      <w:bookmarkEnd w:id="779"/>
      <w:bookmarkEnd w:id="780"/>
      <w:bookmarkEnd w:id="781"/>
      <w:bookmarkEnd w:id="782"/>
      <w:bookmarkEnd w:id="783"/>
      <w:bookmarkEnd w:id="784"/>
      <w:bookmarkEnd w:id="785"/>
      <w:bookmarkEnd w:id="786"/>
      <w:r w:rsidRPr="4F225885">
        <w:rPr>
          <w:lang w:val="cs-CZ"/>
        </w:rPr>
        <w:t>Accounting</w:t>
      </w:r>
      <w:bookmarkEnd w:id="787"/>
      <w:bookmarkEnd w:id="788"/>
    </w:p>
    <w:p w:rsidR="00726690" w:rsidP="00726690" w:rsidRDefault="007A0735" w14:paraId="6E0510F1" w14:textId="60E07DC1">
      <w:bookmarkStart w:name="_Toc368557424" w:id="789"/>
      <w:r>
        <w:rPr>
          <w:lang w:val="en-US"/>
        </w:rPr>
        <w:t>N/A</w:t>
      </w:r>
    </w:p>
    <w:p w:rsidRPr="00A91BB6" w:rsidR="00122A9D" w:rsidP="00122A9D" w:rsidRDefault="00122A9D" w14:paraId="0D7867B9" w14:textId="28F260A8">
      <w:pPr>
        <w:pStyle w:val="Heading3"/>
      </w:pPr>
      <w:bookmarkStart w:name="_Toc525896479" w:id="790"/>
      <w:bookmarkStart w:name="_Toc618655340" w:id="791"/>
      <w:r>
        <w:t>Assumptions and Exclusions</w:t>
      </w:r>
      <w:bookmarkEnd w:id="789"/>
      <w:bookmarkEnd w:id="790"/>
      <w:bookmarkEnd w:id="791"/>
    </w:p>
    <w:p w:rsidRPr="00DB6D25" w:rsidR="00122A9D" w:rsidP="09468CC4" w:rsidRDefault="000B02FD" w14:paraId="4A74DA9B" w14:textId="569C3082">
      <w:pPr>
        <w:pStyle w:val="ListParagraph"/>
        <w:numPr>
          <w:ilvl w:val="0"/>
          <w:numId w:val="43"/>
        </w:numPr>
        <w:jc w:val="both"/>
        <w:rPr>
          <w:rFonts w:cs="Arial"/>
          <w:lang w:eastAsia="hu-HU"/>
        </w:rPr>
      </w:pPr>
      <w:bookmarkStart w:name="_Hlk173167039" w:id="792"/>
      <w:commentRangeStart w:id="793"/>
      <w:commentRangeStart w:id="794"/>
      <w:r w:rsidRPr="09468CC4">
        <w:rPr>
          <w:rFonts w:cs="Arial"/>
          <w:lang w:eastAsia="hu-HU"/>
        </w:rPr>
        <w:t>Clearing the database in case of high unwanted clients -issue only at Onboarding-</w:t>
      </w:r>
      <w:bookmarkEnd w:id="792"/>
      <w:r w:rsidRPr="09468CC4">
        <w:rPr>
          <w:rFonts w:cs="Arial"/>
          <w:lang w:eastAsia="hu-HU"/>
        </w:rPr>
        <w:t>is out of scope of this project</w:t>
      </w:r>
    </w:p>
    <w:p w:rsidR="0069449D" w:rsidP="00DB6D25" w:rsidRDefault="0069449D" w14:paraId="513A48ED" w14:textId="2783E9F6">
      <w:pPr>
        <w:pStyle w:val="ListParagraph"/>
        <w:numPr>
          <w:ilvl w:val="0"/>
          <w:numId w:val="43"/>
        </w:numPr>
        <w:jc w:val="both"/>
        <w:rPr>
          <w:rFonts w:cs="Arial"/>
          <w:szCs w:val="20"/>
          <w:lang w:eastAsia="hu-HU"/>
        </w:rPr>
      </w:pPr>
      <w:r>
        <w:rPr>
          <w:rFonts w:cs="Arial"/>
          <w:szCs w:val="20"/>
          <w:lang w:eastAsia="hu-HU"/>
        </w:rPr>
        <w:t>Only CORE02 changes are listed</w:t>
      </w:r>
    </w:p>
    <w:p w:rsidRPr="0069449D" w:rsidR="0069449D" w:rsidP="00DB6D25" w:rsidRDefault="0069449D" w14:paraId="36EB4F49" w14:textId="40FDDA0C">
      <w:pPr>
        <w:pStyle w:val="ListParagraph"/>
        <w:numPr>
          <w:ilvl w:val="0"/>
          <w:numId w:val="43"/>
        </w:numPr>
        <w:jc w:val="both"/>
        <w:rPr>
          <w:rFonts w:cs="Arial"/>
          <w:szCs w:val="20"/>
          <w:lang w:eastAsia="hu-HU"/>
        </w:rPr>
      </w:pPr>
      <w:r w:rsidRPr="0069449D">
        <w:rPr>
          <w:rFonts w:cs="Arial"/>
          <w:szCs w:val="20"/>
          <w:lang w:eastAsia="hu-HU"/>
        </w:rPr>
        <w:t>Sanction Block Flag (Y/N)</w:t>
      </w:r>
      <w:r w:rsidR="00DB6D25">
        <w:rPr>
          <w:rFonts w:cs="Arial"/>
          <w:szCs w:val="20"/>
          <w:lang w:eastAsia="hu-HU"/>
        </w:rPr>
        <w:t xml:space="preserve"> is being introduced by SEPA Instant Payment project (PJ660735), prior to this project’s go live</w:t>
      </w:r>
    </w:p>
    <w:p w:rsidR="0069449D" w:rsidP="00DB6D25" w:rsidRDefault="00DB6D25" w14:paraId="0AB359D0" w14:textId="65A2CAA2">
      <w:pPr>
        <w:pStyle w:val="ListParagraph"/>
        <w:numPr>
          <w:ilvl w:val="0"/>
          <w:numId w:val="43"/>
        </w:numPr>
        <w:jc w:val="both"/>
        <w:rPr>
          <w:rFonts w:cs="Arial"/>
          <w:szCs w:val="20"/>
          <w:lang w:eastAsia="hu-HU"/>
        </w:rPr>
      </w:pPr>
      <w:r>
        <w:rPr>
          <w:rFonts w:cs="Arial"/>
          <w:szCs w:val="20"/>
          <w:lang w:eastAsia="hu-HU"/>
        </w:rPr>
        <w:t>One time data load is out of scope on CORE02 side. The assumption is that Oracle will calculate the new fields for existing clients via batch or online process</w:t>
      </w:r>
    </w:p>
    <w:p w:rsidR="0069449D" w:rsidP="7FF0DCE3" w:rsidRDefault="009F155A" w14:paraId="79F64BB2" w14:textId="46E85816">
      <w:pPr>
        <w:pStyle w:val="ListParagraph"/>
        <w:numPr>
          <w:ilvl w:val="0"/>
          <w:numId w:val="43"/>
        </w:numPr>
        <w:jc w:val="both"/>
        <w:rPr>
          <w:rFonts w:cs="Arial"/>
          <w:lang w:eastAsia="hu-HU"/>
        </w:rPr>
      </w:pPr>
      <w:r w:rsidRPr="7FF0DCE3">
        <w:rPr>
          <w:rFonts w:cs="Arial"/>
          <w:lang w:eastAsia="hu-HU"/>
        </w:rPr>
        <w:t>Transaction mon</w:t>
      </w:r>
      <w:r w:rsidRPr="7FF0DCE3" w:rsidR="000B6281">
        <w:rPr>
          <w:rFonts w:cs="Arial"/>
          <w:lang w:eastAsia="hu-HU"/>
        </w:rPr>
        <w:t xml:space="preserve">itoring backfeeding from Oracle will </w:t>
      </w:r>
      <w:r w:rsidRPr="7FF0DCE3" w:rsidR="153E0A89">
        <w:rPr>
          <w:rFonts w:cs="Arial"/>
          <w:lang w:eastAsia="hu-HU"/>
        </w:rPr>
        <w:t xml:space="preserve">not </w:t>
      </w:r>
      <w:r w:rsidRPr="7FF0DCE3" w:rsidR="000B6281">
        <w:rPr>
          <w:rFonts w:cs="Arial"/>
          <w:lang w:eastAsia="hu-HU"/>
        </w:rPr>
        <w:t>happen to</w:t>
      </w:r>
      <w:r w:rsidRPr="7FF0DCE3" w:rsidR="4DA8C57F">
        <w:rPr>
          <w:rFonts w:cs="Arial"/>
          <w:lang w:eastAsia="hu-HU"/>
        </w:rPr>
        <w:t xml:space="preserve"> </w:t>
      </w:r>
      <w:r w:rsidRPr="7FF0DCE3" w:rsidR="000B6281">
        <w:rPr>
          <w:rFonts w:cs="Arial"/>
          <w:lang w:eastAsia="hu-HU"/>
        </w:rPr>
        <w:t>CORE02</w:t>
      </w:r>
      <w:r w:rsidRPr="7FF0DCE3" w:rsidR="69EF6144">
        <w:rPr>
          <w:rFonts w:cs="Arial"/>
          <w:lang w:eastAsia="hu-HU"/>
        </w:rPr>
        <w:t>, is out of scope for CORE02</w:t>
      </w:r>
    </w:p>
    <w:p w:rsidR="000B6281" w:rsidP="7FF0DCE3" w:rsidRDefault="61F628A1" w14:paraId="162F9B89" w14:textId="4C9C8457">
      <w:pPr>
        <w:pStyle w:val="ListParagraph"/>
        <w:numPr>
          <w:ilvl w:val="0"/>
          <w:numId w:val="43"/>
        </w:numPr>
        <w:jc w:val="both"/>
        <w:rPr>
          <w:rFonts w:cs="Arial"/>
          <w:lang w:eastAsia="hu-HU"/>
        </w:rPr>
      </w:pPr>
      <w:commentRangeStart w:id="795"/>
      <w:r w:rsidRPr="7FF0DCE3">
        <w:rPr>
          <w:rFonts w:cs="Arial"/>
          <w:lang w:eastAsia="hu-HU"/>
        </w:rPr>
        <w:t>No Unicash related changes are in scope</w:t>
      </w:r>
      <w:r w:rsidRPr="7FF0DCE3" w:rsidR="7B4EB4B7">
        <w:rPr>
          <w:rFonts w:cs="Arial"/>
          <w:lang w:eastAsia="hu-HU"/>
        </w:rPr>
        <w:t xml:space="preserve">. </w:t>
      </w:r>
      <w:commentRangeEnd w:id="795"/>
      <w:r>
        <w:rPr>
          <w:rStyle w:val="CommentReference"/>
        </w:rPr>
        <w:commentReference w:id="795"/>
      </w:r>
      <w:r w:rsidRPr="7FF0DCE3" w:rsidR="7B4EB4B7">
        <w:rPr>
          <w:rFonts w:cs="Arial"/>
          <w:lang w:eastAsia="hu-HU"/>
        </w:rPr>
        <w:t>Detailed of changes in CORE02</w:t>
      </w:r>
      <w:r w:rsidRPr="7FF0DCE3" w:rsidR="63753822">
        <w:rPr>
          <w:rFonts w:cs="Arial"/>
          <w:lang w:eastAsia="hu-HU"/>
        </w:rPr>
        <w:t>,</w:t>
      </w:r>
      <w:r w:rsidRPr="7FF0DCE3" w:rsidR="7B4EB4B7">
        <w:rPr>
          <w:rFonts w:cs="Arial"/>
          <w:lang w:eastAsia="hu-HU"/>
        </w:rPr>
        <w:t xml:space="preserve"> which will be connected with development in Unicash</w:t>
      </w:r>
      <w:r w:rsidRPr="7FF0DCE3" w:rsidR="63753822">
        <w:rPr>
          <w:rFonts w:cs="Arial"/>
          <w:lang w:eastAsia="hu-HU"/>
        </w:rPr>
        <w:t>,</w:t>
      </w:r>
      <w:r w:rsidRPr="7FF0DCE3" w:rsidR="7B4EB4B7">
        <w:rPr>
          <w:rFonts w:cs="Arial"/>
          <w:lang w:eastAsia="hu-HU"/>
        </w:rPr>
        <w:t xml:space="preserve"> will be described in separate document. Development for CORE02 with impact on Unicash and Unicash development has to be approved together.</w:t>
      </w:r>
    </w:p>
    <w:p w:rsidRPr="000B6281" w:rsidR="000B6281" w:rsidP="2BC1B520" w:rsidRDefault="000B6281" w14:paraId="2B7DBCAA" w14:textId="276DFAE2">
      <w:pPr>
        <w:pStyle w:val="ListParagraph"/>
        <w:numPr>
          <w:ilvl w:val="0"/>
          <w:numId w:val="43"/>
        </w:numPr>
        <w:jc w:val="both"/>
        <w:rPr>
          <w:rFonts w:cs="Arial"/>
          <w:lang w:eastAsia="hu-HU"/>
        </w:rPr>
      </w:pPr>
      <w:r w:rsidRPr="7FF0DCE3">
        <w:rPr>
          <w:rFonts w:cs="Arial"/>
          <w:lang w:eastAsia="hu-HU"/>
        </w:rPr>
        <w:t>Instant payment requirements regarding creating extracts to Palantir every calendar day and also batch backfeeding to CORE02 from Palantir every calendar day is out of scope of current document.</w:t>
      </w:r>
      <w:commentRangeEnd w:id="793"/>
      <w:r>
        <w:rPr>
          <w:rStyle w:val="CommentReference"/>
        </w:rPr>
        <w:commentReference w:id="793"/>
      </w:r>
      <w:commentRangeEnd w:id="794"/>
      <w:r>
        <w:rPr>
          <w:rStyle w:val="CommentReference"/>
        </w:rPr>
        <w:commentReference w:id="794"/>
      </w:r>
    </w:p>
    <w:p w:rsidR="65172EDA" w:rsidP="2BC1B520" w:rsidRDefault="65172EDA" w14:paraId="16CF870B" w14:textId="0684969F">
      <w:pPr>
        <w:pStyle w:val="ListParagraph"/>
        <w:numPr>
          <w:ilvl w:val="0"/>
          <w:numId w:val="43"/>
        </w:numPr>
        <w:jc w:val="both"/>
        <w:rPr>
          <w:rFonts w:cs="Arial"/>
          <w:lang w:eastAsia="hu-HU"/>
        </w:rPr>
      </w:pPr>
      <w:r w:rsidRPr="53B887AB">
        <w:rPr>
          <w:rFonts w:eastAsia="Arial" w:cs="Arial"/>
          <w:color w:val="000000" w:themeColor="text1"/>
          <w:lang w:val="en-US"/>
        </w:rPr>
        <w:t xml:space="preserve">The displayed screen plans are drafts illustrating the new functionality–can change later in case of better technical feasibility.  </w:t>
      </w:r>
      <w:r>
        <w:t xml:space="preserve"> </w:t>
      </w:r>
    </w:p>
    <w:p w:rsidR="01CDEB8E" w:rsidP="53B887AB" w:rsidRDefault="01CDEB8E" w14:paraId="32603731" w14:textId="71CD0B4B">
      <w:pPr>
        <w:pStyle w:val="ListParagraph"/>
        <w:numPr>
          <w:ilvl w:val="0"/>
          <w:numId w:val="43"/>
        </w:numPr>
        <w:jc w:val="both"/>
        <w:rPr>
          <w:rFonts w:eastAsia="Arial" w:cs="Arial"/>
          <w:color w:val="000000" w:themeColor="text1"/>
        </w:rPr>
      </w:pPr>
      <w:r w:rsidRPr="53B887AB">
        <w:rPr>
          <w:rFonts w:eastAsia="Arial" w:cs="Arial"/>
          <w:color w:val="000000" w:themeColor="text1"/>
        </w:rPr>
        <w:t>on Demand online Search is an online Oracle functionality which can use the same api-s as used at other online pr</w:t>
      </w:r>
      <w:r w:rsidRPr="53B887AB" w:rsidR="7976835F">
        <w:rPr>
          <w:rFonts w:eastAsia="Arial" w:cs="Arial"/>
          <w:color w:val="000000" w:themeColor="text1"/>
        </w:rPr>
        <w:t>ocesses like Onboarding and KYC review.</w:t>
      </w:r>
    </w:p>
    <w:p w:rsidR="2BC1B520" w:rsidP="2BC1B520" w:rsidRDefault="2BC1B520" w14:paraId="78EAB9DA" w14:textId="12243816">
      <w:pPr>
        <w:ind w:left="708"/>
        <w:jc w:val="both"/>
        <w:rPr>
          <w:rFonts w:cs="Arial"/>
          <w:lang w:eastAsia="hu-HU"/>
        </w:rPr>
      </w:pPr>
    </w:p>
    <w:p w:rsidRPr="00BF6E9C" w:rsidR="00122A9D" w:rsidP="00122A9D" w:rsidRDefault="00122A9D" w14:paraId="7FF3526F" w14:textId="77777777">
      <w:pPr>
        <w:pStyle w:val="Heading2"/>
        <w:rPr>
          <w:lang w:val="en-US"/>
        </w:rPr>
      </w:pPr>
      <w:bookmarkStart w:name="_Toc525896480" w:id="796"/>
      <w:bookmarkStart w:name="_Toc1733321266" w:id="797"/>
      <w:r w:rsidRPr="6C1ABEE9">
        <w:rPr>
          <w:lang w:val="en-US"/>
        </w:rPr>
        <w:t>New</w:t>
      </w:r>
      <w:r w:rsidRPr="6C1ABEE9" w:rsidR="00666A4C">
        <w:rPr>
          <w:lang w:val="en-US"/>
        </w:rPr>
        <w:t xml:space="preserve"> </w:t>
      </w:r>
      <w:r w:rsidRPr="6C1ABEE9" w:rsidR="00726690">
        <w:rPr>
          <w:lang w:val="en-US"/>
        </w:rPr>
        <w:t xml:space="preserve">or </w:t>
      </w:r>
      <w:r w:rsidRPr="6C1ABEE9">
        <w:rPr>
          <w:lang w:val="en-US"/>
        </w:rPr>
        <w:t>Changed Files</w:t>
      </w:r>
      <w:bookmarkEnd w:id="796"/>
      <w:bookmarkEnd w:id="797"/>
    </w:p>
    <w:p w:rsidR="00227903" w:rsidP="00227903" w:rsidRDefault="00E01AE3" w14:paraId="77184E20" w14:textId="072B4BB2">
      <w:pPr>
        <w:rPr>
          <w:noProof/>
          <w:lang w:val="en-US"/>
        </w:rPr>
      </w:pPr>
      <w:r>
        <w:rPr>
          <w:noProof/>
          <w:lang w:val="en-US"/>
        </w:rPr>
        <w:t>N/A</w:t>
      </w:r>
    </w:p>
    <w:p w:rsidR="00595DAA" w:rsidP="00595DAA" w:rsidRDefault="00595DAA" w14:paraId="7A7A1C81" w14:textId="77777777">
      <w:pPr>
        <w:pStyle w:val="Heading3"/>
        <w:rPr>
          <w:noProof/>
        </w:rPr>
      </w:pPr>
      <w:bookmarkStart w:name="_Toc525896481" w:id="798"/>
      <w:bookmarkStart w:name="_Toc2021388714" w:id="799"/>
      <w:r w:rsidRPr="6C1ABEE9">
        <w:rPr>
          <w:noProof/>
        </w:rPr>
        <w:t>Data Migration</w:t>
      </w:r>
      <w:bookmarkEnd w:id="798"/>
      <w:bookmarkEnd w:id="799"/>
    </w:p>
    <w:p w:rsidRPr="00B722A0" w:rsidR="00122A9D" w:rsidP="00122A9D" w:rsidRDefault="00E01AE3" w14:paraId="76574229" w14:textId="0AE98A38">
      <w:pPr>
        <w:rPr>
          <w:lang w:val="hu-HU"/>
        </w:rPr>
      </w:pPr>
      <w:commentRangeStart w:id="800"/>
      <w:commentRangeStart w:id="801"/>
      <w:r>
        <w:rPr>
          <w:lang w:val="hu-HU"/>
        </w:rPr>
        <w:t>N/A</w:t>
      </w:r>
      <w:commentRangeEnd w:id="800"/>
      <w:r w:rsidR="003400AC">
        <w:rPr>
          <w:rStyle w:val="CommentReference"/>
        </w:rPr>
        <w:commentReference w:id="800"/>
      </w:r>
      <w:commentRangeEnd w:id="801"/>
      <w:r w:rsidR="005266B9">
        <w:rPr>
          <w:rStyle w:val="CommentReference"/>
        </w:rPr>
        <w:commentReference w:id="801"/>
      </w:r>
    </w:p>
    <w:p w:rsidR="00122A9D" w:rsidP="00122A9D" w:rsidRDefault="00122A9D" w14:paraId="0C922638" w14:textId="77777777">
      <w:pPr>
        <w:pStyle w:val="Heading2"/>
      </w:pPr>
      <w:bookmarkStart w:name="_Toc525896484" w:id="802"/>
      <w:bookmarkStart w:name="_Toc525898035" w:id="803"/>
      <w:bookmarkStart w:name="_Toc525898163" w:id="804"/>
      <w:bookmarkStart w:name="_Toc525896485" w:id="805"/>
      <w:bookmarkStart w:name="_Toc525898036" w:id="806"/>
      <w:bookmarkStart w:name="_Toc525898164" w:id="807"/>
      <w:bookmarkStart w:name="_Toc525896488" w:id="808"/>
      <w:bookmarkStart w:name="_Toc525898039" w:id="809"/>
      <w:bookmarkStart w:name="_Toc525898167" w:id="810"/>
      <w:bookmarkStart w:name="_Toc525896490" w:id="811"/>
      <w:bookmarkStart w:name="_Toc525898041" w:id="812"/>
      <w:bookmarkStart w:name="_Toc525898169" w:id="813"/>
      <w:bookmarkStart w:name="_Toc525896492" w:id="814"/>
      <w:bookmarkStart w:name="_Toc525898043" w:id="815"/>
      <w:bookmarkStart w:name="_Toc525898171" w:id="816"/>
      <w:bookmarkStart w:name="_Toc525896494" w:id="817"/>
      <w:bookmarkStart w:name="_Toc525898045" w:id="818"/>
      <w:bookmarkStart w:name="_Toc525898173" w:id="819"/>
      <w:bookmarkStart w:name="_Toc525896495" w:id="820"/>
      <w:bookmarkStart w:name="_Toc525898046" w:id="821"/>
      <w:bookmarkStart w:name="_Toc525898174" w:id="822"/>
      <w:bookmarkStart w:name="_Toc525896496" w:id="823"/>
      <w:bookmarkStart w:name="_Toc525898047" w:id="824"/>
      <w:bookmarkStart w:name="_Toc525898175" w:id="825"/>
      <w:bookmarkStart w:name="_Toc525896497" w:id="826"/>
      <w:bookmarkStart w:name="_Toc525898048" w:id="827"/>
      <w:bookmarkStart w:name="_Toc525898176" w:id="828"/>
      <w:bookmarkStart w:name="_Toc525896498" w:id="829"/>
      <w:bookmarkStart w:name="_Toc525898049" w:id="830"/>
      <w:bookmarkStart w:name="_Toc525898177" w:id="831"/>
      <w:bookmarkStart w:name="_Toc525896499" w:id="832"/>
      <w:bookmarkStart w:name="_Toc525898050" w:id="833"/>
      <w:bookmarkStart w:name="_Toc525898178" w:id="834"/>
      <w:bookmarkStart w:name="_Toc525896500" w:id="835"/>
      <w:bookmarkStart w:name="_Toc525898051" w:id="836"/>
      <w:bookmarkStart w:name="_Toc525898179" w:id="837"/>
      <w:bookmarkStart w:name="_Toc525896501" w:id="838"/>
      <w:bookmarkStart w:name="_Toc525898052" w:id="839"/>
      <w:bookmarkStart w:name="_Toc525898180" w:id="840"/>
      <w:bookmarkStart w:name="_Toc525896502" w:id="841"/>
      <w:bookmarkStart w:name="_Toc525898053" w:id="842"/>
      <w:bookmarkStart w:name="_Toc525898181" w:id="843"/>
      <w:bookmarkStart w:name="_Toc525896503" w:id="844"/>
      <w:bookmarkStart w:name="_Toc525898054" w:id="845"/>
      <w:bookmarkStart w:name="_Toc525898182" w:id="846"/>
      <w:bookmarkStart w:name="_Toc525896504" w:id="847"/>
      <w:bookmarkStart w:name="_Toc525898055" w:id="848"/>
      <w:bookmarkStart w:name="_Toc525898183" w:id="849"/>
      <w:bookmarkStart w:name="_Toc525896505" w:id="850"/>
      <w:bookmarkStart w:name="_Toc525898056" w:id="851"/>
      <w:bookmarkStart w:name="_Toc525898184" w:id="852"/>
      <w:bookmarkStart w:name="_Toc525896506" w:id="853"/>
      <w:bookmarkStart w:name="_Toc525898057" w:id="854"/>
      <w:bookmarkStart w:name="_Toc525898185" w:id="855"/>
      <w:bookmarkStart w:name="_Toc525896507" w:id="856"/>
      <w:bookmarkStart w:name="_Toc525898058" w:id="857"/>
      <w:bookmarkStart w:name="_Toc525898186" w:id="858"/>
      <w:bookmarkStart w:name="_Toc525896508" w:id="859"/>
      <w:bookmarkStart w:name="_Toc525898059" w:id="860"/>
      <w:bookmarkStart w:name="_Toc525898187" w:id="861"/>
      <w:bookmarkStart w:name="_Toc525896509" w:id="862"/>
      <w:bookmarkStart w:name="_Toc525898060" w:id="863"/>
      <w:bookmarkStart w:name="_Toc525898188" w:id="864"/>
      <w:bookmarkStart w:name="_Toc525896510" w:id="865"/>
      <w:bookmarkStart w:name="_Toc525898061" w:id="866"/>
      <w:bookmarkStart w:name="_Toc525898189" w:id="867"/>
      <w:bookmarkStart w:name="_Toc525896511" w:id="868"/>
      <w:bookmarkStart w:name="_Toc525898062" w:id="869"/>
      <w:bookmarkStart w:name="_Toc525898190" w:id="870"/>
      <w:bookmarkStart w:name="_Toc525896512" w:id="871"/>
      <w:bookmarkStart w:name="_Toc525898063" w:id="872"/>
      <w:bookmarkStart w:name="_Toc525898191" w:id="873"/>
      <w:bookmarkStart w:name="_Toc525896513" w:id="874"/>
      <w:bookmarkStart w:name="_Toc525898064" w:id="875"/>
      <w:bookmarkStart w:name="_Toc525898192" w:id="876"/>
      <w:bookmarkStart w:name="_Toc525896516" w:id="877"/>
      <w:bookmarkStart w:name="_Toc1520743714" w:id="878"/>
      <w:bookmarkStart w:name="_Toc368557428" w:id="879"/>
      <w:bookmarkEnd w:id="802"/>
      <w:bookmarkEnd w:id="803"/>
      <w:bookmarkEnd w:id="804"/>
      <w:bookmarkEnd w:id="805"/>
      <w:bookmarkEnd w:id="806"/>
      <w:bookmarkEnd w:id="807"/>
      <w:bookmarkEnd w:id="808"/>
      <w:bookmarkEnd w:id="809"/>
      <w:bookmarkEnd w:id="810"/>
      <w:bookmarkEnd w:id="811"/>
      <w:bookmarkEnd w:id="812"/>
      <w:bookmarkEnd w:id="813"/>
      <w:bookmarkEnd w:id="814"/>
      <w:bookmarkEnd w:id="815"/>
      <w:bookmarkEnd w:id="816"/>
      <w:bookmarkEnd w:id="817"/>
      <w:bookmarkEnd w:id="818"/>
      <w:bookmarkEnd w:id="819"/>
      <w:bookmarkEnd w:id="820"/>
      <w:bookmarkEnd w:id="821"/>
      <w:bookmarkEnd w:id="822"/>
      <w:bookmarkEnd w:id="823"/>
      <w:bookmarkEnd w:id="824"/>
      <w:bookmarkEnd w:id="825"/>
      <w:bookmarkEnd w:id="826"/>
      <w:bookmarkEnd w:id="827"/>
      <w:bookmarkEnd w:id="828"/>
      <w:bookmarkEnd w:id="829"/>
      <w:bookmarkEnd w:id="830"/>
      <w:bookmarkEnd w:id="831"/>
      <w:bookmarkEnd w:id="832"/>
      <w:bookmarkEnd w:id="833"/>
      <w:bookmarkEnd w:id="834"/>
      <w:bookmarkEnd w:id="835"/>
      <w:bookmarkEnd w:id="836"/>
      <w:bookmarkEnd w:id="837"/>
      <w:bookmarkEnd w:id="838"/>
      <w:bookmarkEnd w:id="839"/>
      <w:bookmarkEnd w:id="840"/>
      <w:bookmarkEnd w:id="841"/>
      <w:bookmarkEnd w:id="842"/>
      <w:bookmarkEnd w:id="843"/>
      <w:bookmarkEnd w:id="844"/>
      <w:bookmarkEnd w:id="845"/>
      <w:bookmarkEnd w:id="846"/>
      <w:bookmarkEnd w:id="847"/>
      <w:bookmarkEnd w:id="848"/>
      <w:bookmarkEnd w:id="849"/>
      <w:bookmarkEnd w:id="850"/>
      <w:bookmarkEnd w:id="851"/>
      <w:bookmarkEnd w:id="852"/>
      <w:bookmarkEnd w:id="853"/>
      <w:bookmarkEnd w:id="854"/>
      <w:bookmarkEnd w:id="855"/>
      <w:bookmarkEnd w:id="856"/>
      <w:bookmarkEnd w:id="857"/>
      <w:bookmarkEnd w:id="858"/>
      <w:bookmarkEnd w:id="859"/>
      <w:bookmarkEnd w:id="860"/>
      <w:bookmarkEnd w:id="861"/>
      <w:bookmarkEnd w:id="862"/>
      <w:bookmarkEnd w:id="863"/>
      <w:bookmarkEnd w:id="864"/>
      <w:bookmarkEnd w:id="865"/>
      <w:bookmarkEnd w:id="866"/>
      <w:bookmarkEnd w:id="867"/>
      <w:bookmarkEnd w:id="868"/>
      <w:bookmarkEnd w:id="869"/>
      <w:bookmarkEnd w:id="870"/>
      <w:bookmarkEnd w:id="871"/>
      <w:bookmarkEnd w:id="872"/>
      <w:bookmarkEnd w:id="873"/>
      <w:bookmarkEnd w:id="874"/>
      <w:bookmarkEnd w:id="875"/>
      <w:bookmarkEnd w:id="876"/>
      <w:r>
        <w:t>Interfaces</w:t>
      </w:r>
      <w:bookmarkEnd w:id="877"/>
      <w:bookmarkEnd w:id="878"/>
    </w:p>
    <w:p w:rsidRPr="00122A9D" w:rsidR="00595DAA" w:rsidP="00122A9D" w:rsidRDefault="00B71646" w14:paraId="4786F7FF" w14:textId="3C6844FC">
      <w:pPr>
        <w:rPr>
          <w:lang w:val="en-US"/>
        </w:rPr>
      </w:pPr>
      <w:r>
        <w:rPr>
          <w:lang w:val="en-US"/>
        </w:rPr>
        <w:t>N/A</w:t>
      </w:r>
    </w:p>
    <w:p w:rsidR="00122A9D" w:rsidP="00122A9D" w:rsidRDefault="00122A9D" w14:paraId="1FE4DE36" w14:textId="77777777">
      <w:pPr>
        <w:pStyle w:val="Heading2"/>
      </w:pPr>
      <w:bookmarkStart w:name="_Toc525896517" w:id="880"/>
      <w:bookmarkStart w:name="_Toc475064145" w:id="881"/>
      <w:r>
        <w:t>Reports</w:t>
      </w:r>
      <w:bookmarkEnd w:id="879"/>
      <w:bookmarkEnd w:id="880"/>
      <w:bookmarkEnd w:id="881"/>
    </w:p>
    <w:p w:rsidR="00595DAA" w:rsidP="00122A9D" w:rsidRDefault="00B722A0" w14:paraId="28204109" w14:textId="1CEDE3A9">
      <w:commentRangeStart w:id="882"/>
      <w:commentRangeStart w:id="883"/>
      <w:r>
        <w:t>N/A</w:t>
      </w:r>
      <w:commentRangeEnd w:id="882"/>
      <w:r w:rsidR="00F57AB2">
        <w:rPr>
          <w:rStyle w:val="CommentReference"/>
        </w:rPr>
        <w:commentReference w:id="882"/>
      </w:r>
      <w:commentRangeEnd w:id="883"/>
      <w:r w:rsidR="00F23BE9">
        <w:rPr>
          <w:rStyle w:val="CommentReference"/>
        </w:rPr>
        <w:commentReference w:id="883"/>
      </w:r>
    </w:p>
    <w:p w:rsidR="00595DAA" w:rsidP="00122A9D" w:rsidRDefault="00595DAA" w14:paraId="786BBC40" w14:textId="77777777"/>
    <w:p w:rsidR="00122A9D" w:rsidP="00BF6E9C" w:rsidRDefault="00BF6E9C" w14:paraId="5821D61D" w14:textId="77777777">
      <w:pPr>
        <w:pStyle w:val="Heading2"/>
      </w:pPr>
      <w:bookmarkStart w:name="_Toc368557429" w:id="884"/>
      <w:bookmarkStart w:name="_Toc525896518" w:id="885"/>
      <w:bookmarkStart w:name="_Toc165175227" w:id="886"/>
      <w:r>
        <w:t>Non Functional Requirements</w:t>
      </w:r>
      <w:bookmarkEnd w:id="884"/>
      <w:bookmarkEnd w:id="885"/>
      <w:bookmarkEnd w:id="886"/>
    </w:p>
    <w:p w:rsidRPr="008A37C5" w:rsidR="008A37C5" w:rsidP="008A37C5" w:rsidRDefault="00B8194A" w14:paraId="252001E9" w14:textId="05E0B74D">
      <w:r>
        <w:t>N/A</w:t>
      </w:r>
    </w:p>
    <w:p w:rsidRPr="001968CF" w:rsidR="00315789" w:rsidP="00315789" w:rsidRDefault="00315789" w14:paraId="57F60649" w14:textId="77777777">
      <w:pPr>
        <w:pStyle w:val="Heading3"/>
        <w:rPr>
          <w:noProof/>
        </w:rPr>
      </w:pPr>
      <w:bookmarkStart w:name="_Toc320779749" w:id="887"/>
      <w:bookmarkStart w:name="_Toc296335682" w:id="888"/>
      <w:bookmarkStart w:name="_Toc523218653" w:id="889"/>
      <w:bookmarkStart w:name="_Toc525896519" w:id="890"/>
      <w:bookmarkStart w:name="_Toc1919583555" w:id="891"/>
      <w:bookmarkStart w:name="_Toc320779748" w:id="892"/>
      <w:bookmarkStart w:name="_Toc296335681" w:id="893"/>
      <w:bookmarkStart w:name="_Toc523218650" w:id="894"/>
      <w:r w:rsidRPr="6C1ABEE9">
        <w:rPr>
          <w:noProof/>
        </w:rPr>
        <w:t>Security and access criteria</w:t>
      </w:r>
      <w:bookmarkEnd w:id="887"/>
      <w:bookmarkEnd w:id="888"/>
      <w:bookmarkEnd w:id="889"/>
      <w:bookmarkEnd w:id="890"/>
      <w:bookmarkEnd w:id="891"/>
    </w:p>
    <w:p w:rsidRPr="001968CF" w:rsidR="00315789" w:rsidP="00315789" w:rsidRDefault="00B722A0" w14:paraId="7076EF5B" w14:textId="0C8AE16E">
      <w:pPr>
        <w:rPr>
          <w:noProof/>
          <w:lang w:val="en-US"/>
        </w:rPr>
      </w:pPr>
      <w:r>
        <w:rPr>
          <w:noProof/>
          <w:lang w:val="en-US"/>
        </w:rPr>
        <w:t>N/A</w:t>
      </w:r>
    </w:p>
    <w:p w:rsidR="00315789" w:rsidP="00315789" w:rsidRDefault="00315789" w14:paraId="1DC9604F" w14:textId="77777777">
      <w:pPr>
        <w:pStyle w:val="Heading3"/>
        <w:rPr>
          <w:noProof/>
          <w:lang w:val="it-IT"/>
        </w:rPr>
      </w:pPr>
      <w:bookmarkStart w:name="_Toc523218658" w:id="895"/>
      <w:bookmarkStart w:name="_Toc525896520" w:id="896"/>
      <w:bookmarkStart w:name="_Toc2111338205" w:id="897"/>
      <w:bookmarkStart w:name="_Toc320779750" w:id="898"/>
      <w:r w:rsidRPr="6C1ABEE9">
        <w:rPr>
          <w:noProof/>
        </w:rPr>
        <w:t>Data Archive</w:t>
      </w:r>
      <w:bookmarkEnd w:id="895"/>
      <w:bookmarkEnd w:id="896"/>
      <w:bookmarkEnd w:id="897"/>
    </w:p>
    <w:p w:rsidRPr="00B722A0" w:rsidR="00315789" w:rsidP="00B722A0" w:rsidRDefault="00B722A0" w14:paraId="5180800E" w14:textId="780CCCD8">
      <w:pPr>
        <w:rPr>
          <w:noProof/>
          <w:lang w:val="en-US"/>
        </w:rPr>
      </w:pPr>
      <w:r w:rsidRPr="00B722A0">
        <w:rPr>
          <w:noProof/>
          <w:lang w:val="en-US"/>
        </w:rPr>
        <w:t>N/A</w:t>
      </w:r>
    </w:p>
    <w:p w:rsidRPr="004B320E" w:rsidR="00315789" w:rsidP="00315789" w:rsidRDefault="00315789" w14:paraId="49BD6C42" w14:textId="77777777">
      <w:pPr>
        <w:rPr>
          <w:lang w:val="en-US"/>
        </w:rPr>
      </w:pPr>
    </w:p>
    <w:p w:rsidRPr="0048507C" w:rsidR="00315789" w:rsidP="00595DAA" w:rsidRDefault="00595DAA" w14:paraId="02EEEB49" w14:textId="77777777">
      <w:pPr>
        <w:pStyle w:val="Heading3"/>
      </w:pPr>
      <w:bookmarkStart w:name="_Toc525896521" w:id="899"/>
      <w:bookmarkStart w:name="_Toc2034545186" w:id="900"/>
      <w:r>
        <w:t>OPU Transfer</w:t>
      </w:r>
      <w:bookmarkEnd w:id="899"/>
      <w:bookmarkEnd w:id="900"/>
    </w:p>
    <w:p w:rsidRPr="00E831F5" w:rsidR="00315789" w:rsidP="00315789" w:rsidRDefault="00B722A0" w14:paraId="22C4F1B0" w14:textId="43AA6F9A">
      <w:pPr>
        <w:rPr>
          <w:lang w:val="en-US"/>
        </w:rPr>
      </w:pPr>
      <w:bookmarkStart w:name="_Toc320779752" w:id="901"/>
      <w:bookmarkEnd w:id="898"/>
      <w:r>
        <w:rPr>
          <w:lang w:val="en-US"/>
        </w:rPr>
        <w:t>N/A</w:t>
      </w:r>
    </w:p>
    <w:p w:rsidR="00595DAA" w:rsidP="00595DAA" w:rsidRDefault="00595DAA" w14:paraId="7878C02F" w14:textId="77777777">
      <w:pPr>
        <w:pStyle w:val="Heading3"/>
        <w:rPr>
          <w:noProof/>
          <w:lang w:val="en-GB"/>
        </w:rPr>
      </w:pPr>
      <w:bookmarkStart w:name="_Toc523218662" w:id="902"/>
      <w:bookmarkStart w:name="_Toc525896522" w:id="903"/>
      <w:bookmarkStart w:name="_Toc1692855593" w:id="904"/>
      <w:r w:rsidRPr="6C1ABEE9">
        <w:rPr>
          <w:noProof/>
          <w:lang w:val="en-GB"/>
        </w:rPr>
        <w:t>Data Depersonalization</w:t>
      </w:r>
      <w:bookmarkEnd w:id="901"/>
      <w:bookmarkEnd w:id="902"/>
      <w:bookmarkEnd w:id="903"/>
      <w:bookmarkEnd w:id="904"/>
    </w:p>
    <w:p w:rsidR="00595DAA" w:rsidP="00595DAA" w:rsidRDefault="00B722A0" w14:paraId="4B71B459" w14:textId="42CB64D5">
      <w:r>
        <w:t>N/A</w:t>
      </w:r>
    </w:p>
    <w:p w:rsidR="00315789" w:rsidP="00595DAA" w:rsidRDefault="00595DAA" w14:paraId="64209C1D" w14:textId="77777777">
      <w:pPr>
        <w:pStyle w:val="Heading3"/>
      </w:pPr>
      <w:bookmarkStart w:name="_Toc525896523" w:id="905"/>
      <w:bookmarkStart w:name="_Toc1475566634" w:id="906"/>
      <w:r>
        <w:t>Documentation</w:t>
      </w:r>
      <w:bookmarkEnd w:id="905"/>
      <w:bookmarkEnd w:id="906"/>
      <w:r>
        <w:t xml:space="preserve"> </w:t>
      </w:r>
    </w:p>
    <w:p w:rsidRPr="00E963F5" w:rsidR="00315789" w:rsidP="00315789" w:rsidRDefault="00B722A0" w14:paraId="7816851C" w14:textId="0BC01178">
      <w:pPr>
        <w:rPr>
          <w:lang w:val="en-US"/>
        </w:rPr>
      </w:pPr>
      <w:commentRangeStart w:id="907"/>
      <w:commentRangeStart w:id="908"/>
      <w:r>
        <w:rPr>
          <w:color w:val="000000"/>
          <w:sz w:val="14"/>
          <w:lang w:val="en-US"/>
        </w:rPr>
        <w:t>N/A</w:t>
      </w:r>
      <w:commentRangeEnd w:id="907"/>
      <w:r w:rsidR="00F57AB2">
        <w:rPr>
          <w:rStyle w:val="CommentReference"/>
        </w:rPr>
        <w:commentReference w:id="907"/>
      </w:r>
      <w:commentRangeEnd w:id="908"/>
      <w:r w:rsidR="00682183">
        <w:rPr>
          <w:rStyle w:val="CommentReference"/>
        </w:rPr>
        <w:commentReference w:id="908"/>
      </w:r>
    </w:p>
    <w:p w:rsidRPr="001968CF" w:rsidR="003F01DB" w:rsidP="003F01DB" w:rsidRDefault="003F01DB" w14:paraId="12FD6B1A" w14:textId="77777777">
      <w:pPr>
        <w:pStyle w:val="Heading3"/>
        <w:rPr>
          <w:noProof/>
        </w:rPr>
      </w:pPr>
      <w:bookmarkStart w:name="_Toc525896524" w:id="909"/>
      <w:bookmarkStart w:name="_Toc1422699857" w:id="910"/>
      <w:r w:rsidRPr="6C1ABEE9">
        <w:rPr>
          <w:noProof/>
        </w:rPr>
        <w:t xml:space="preserve">Performance </w:t>
      </w:r>
      <w:bookmarkEnd w:id="892"/>
      <w:bookmarkEnd w:id="893"/>
      <w:r w:rsidRPr="6C1ABEE9">
        <w:rPr>
          <w:noProof/>
          <w:lang w:val="de-DE"/>
        </w:rPr>
        <w:t>and Capacity</w:t>
      </w:r>
      <w:bookmarkEnd w:id="894"/>
      <w:bookmarkEnd w:id="909"/>
      <w:bookmarkEnd w:id="910"/>
    </w:p>
    <w:p w:rsidRPr="003F01DB" w:rsidR="00122A9D" w:rsidP="00122A9D" w:rsidRDefault="00B722A0" w14:paraId="4D94B4AB" w14:textId="53F36914">
      <w:pPr>
        <w:rPr>
          <w:lang w:val="en-US"/>
        </w:rPr>
      </w:pPr>
      <w:commentRangeStart w:id="911"/>
      <w:commentRangeStart w:id="912"/>
      <w:r>
        <w:rPr>
          <w:lang w:val="en-US"/>
        </w:rPr>
        <w:t>N/A</w:t>
      </w:r>
      <w:commentRangeEnd w:id="911"/>
      <w:r w:rsidR="00B466D9">
        <w:rPr>
          <w:rStyle w:val="CommentReference"/>
        </w:rPr>
        <w:commentReference w:id="911"/>
      </w:r>
      <w:commentRangeEnd w:id="912"/>
      <w:r w:rsidR="00ED74DE">
        <w:rPr>
          <w:rStyle w:val="CommentReference"/>
        </w:rPr>
        <w:commentReference w:id="912"/>
      </w:r>
    </w:p>
    <w:p w:rsidR="00122A9D" w:rsidP="2BC1B520" w:rsidRDefault="00122A9D" w14:paraId="5CE3ECB8" w14:textId="77777777">
      <w:pPr>
        <w:pStyle w:val="Heading3"/>
        <w:rPr>
          <w:sz w:val="22"/>
          <w:szCs w:val="22"/>
        </w:rPr>
      </w:pPr>
      <w:bookmarkStart w:name="_Toc368557430" w:id="913"/>
      <w:bookmarkStart w:name="_Toc525896525" w:id="914"/>
      <w:bookmarkStart w:name="_Toc2136631262" w:id="915"/>
      <w:r>
        <w:t xml:space="preserve">Required By Date </w:t>
      </w:r>
      <w:r w:rsidRPr="6C1ABEE9">
        <w:rPr>
          <w:sz w:val="22"/>
          <w:szCs w:val="22"/>
        </w:rPr>
        <w:t>(Optional)</w:t>
      </w:r>
      <w:bookmarkEnd w:id="913"/>
      <w:bookmarkEnd w:id="914"/>
      <w:bookmarkEnd w:id="915"/>
    </w:p>
    <w:p w:rsidRPr="00B722A0" w:rsidR="00122A9D" w:rsidP="00122A9D" w:rsidRDefault="00B722A0" w14:paraId="4455ED7C" w14:textId="7BE8E3B5">
      <w:r w:rsidRPr="00B722A0">
        <w:t>~ 2026 Q3</w:t>
      </w:r>
    </w:p>
    <w:p w:rsidR="00122A9D" w:rsidP="00BF6E9C" w:rsidRDefault="00122A9D" w14:paraId="2F84795A" w14:textId="77777777">
      <w:pPr>
        <w:pStyle w:val="Heading3"/>
      </w:pPr>
      <w:bookmarkStart w:name="_Toc368557431" w:id="916"/>
      <w:bookmarkStart w:name="_Toc525896526" w:id="917"/>
      <w:bookmarkStart w:name="_Toc189535360" w:id="918"/>
      <w:r>
        <w:t>Required by Sites</w:t>
      </w:r>
      <w:bookmarkEnd w:id="916"/>
      <w:bookmarkEnd w:id="917"/>
      <w:bookmarkEnd w:id="918"/>
    </w:p>
    <w:p w:rsidR="00122A9D" w:rsidP="00B722A0" w:rsidRDefault="00B722A0" w14:paraId="3D369651" w14:textId="2F1E8A04">
      <w:pPr>
        <w:keepNext/>
        <w:keepLines/>
        <w:ind w:left="706"/>
      </w:pPr>
      <w:r>
        <w:t>CZ and SK</w:t>
      </w:r>
    </w:p>
    <w:p w:rsidRPr="00595DAA" w:rsidR="00122A9D" w:rsidP="2BC1B520" w:rsidRDefault="00122A9D" w14:paraId="723173B2" w14:textId="77777777">
      <w:pPr>
        <w:pStyle w:val="Heading3"/>
      </w:pPr>
      <w:bookmarkStart w:name="_Toc368557432" w:id="919"/>
      <w:bookmarkStart w:name="_Toc525896527" w:id="920"/>
      <w:bookmarkStart w:name="_Toc1921580210" w:id="921"/>
      <w:r>
        <w:t>Glossary (Optional)</w:t>
      </w:r>
      <w:bookmarkEnd w:id="919"/>
      <w:bookmarkEnd w:id="920"/>
      <w:bookmarkEnd w:id="921"/>
    </w:p>
    <w:p w:rsidR="00122A9D" w:rsidP="00122A9D" w:rsidRDefault="00B722A0" w14:paraId="50A3C262" w14:textId="271C7CB9">
      <w:r>
        <w:t>N/A</w:t>
      </w:r>
    </w:p>
    <w:p w:rsidRPr="00B722A0" w:rsidR="00595DAA" w:rsidP="00595DAA" w:rsidRDefault="00122A9D" w14:paraId="7EA69EB4" w14:textId="649A523A">
      <w:pPr>
        <w:pStyle w:val="Heading3"/>
      </w:pPr>
      <w:bookmarkStart w:name="_Toc368557433" w:id="922"/>
      <w:bookmarkStart w:name="_Toc525896528" w:id="923"/>
      <w:bookmarkStart w:name="_Toc1613308333" w:id="924"/>
      <w:r>
        <w:t>Additional Information (Optional)</w:t>
      </w:r>
      <w:bookmarkEnd w:id="922"/>
      <w:bookmarkEnd w:id="923"/>
      <w:bookmarkEnd w:id="924"/>
    </w:p>
    <w:p w:rsidRPr="00B722A0" w:rsidR="00595DAA" w:rsidP="00595DAA" w:rsidRDefault="00B722A0" w14:paraId="59235780" w14:textId="1261AA08">
      <w:pPr>
        <w:rPr>
          <w:lang w:val="hu-HU"/>
        </w:rPr>
      </w:pPr>
      <w:r>
        <w:rPr>
          <w:lang w:val="hu-HU"/>
        </w:rPr>
        <w:t>N/A</w:t>
      </w:r>
    </w:p>
    <w:sectPr w:rsidRPr="00B722A0" w:rsidR="00595DAA" w:rsidSect="00FD04A4">
      <w:pgSz w:w="11906" w:h="16838" w:orient="portrait" w:code="9"/>
      <w:pgMar w:top="1440" w:right="707" w:bottom="1440" w:left="1588" w:header="709" w:footer="646" w:gutter="0"/>
      <w:cols w:space="708"/>
      <w:formProt w:val="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nitials="AG" w:author="Galifi Alessandra (UniCredit)" w:date="2024-11-05T13:09:00Z" w:id="121">
    <w:p w:rsidR="00461184" w:rsidP="00461184" w:rsidRDefault="00CD00AD" w14:paraId="25DCCE95" w14:textId="77777777">
      <w:pPr>
        <w:pStyle w:val="CommentText"/>
      </w:pPr>
      <w:r>
        <w:rPr>
          <w:rStyle w:val="CommentReference"/>
        </w:rPr>
        <w:annotationRef/>
      </w:r>
      <w:r w:rsidR="00461184">
        <w:rPr>
          <w:lang w:val="it-IT"/>
        </w:rPr>
        <w:t>For credit card and debit card the backend is CMS, it can impact the AML block</w:t>
      </w:r>
    </w:p>
  </w:comment>
  <w:comment w:initials="H(" w:author="Huszka Fruzsina (UniCredit)" w:date="2024-11-15T10:53:00Z" w:id="122">
    <w:p w:rsidR="00EB3A03" w:rsidRDefault="00F4077A" w14:paraId="1C184439" w14:textId="6956AF85">
      <w:pPr>
        <w:pStyle w:val="CommentText"/>
      </w:pPr>
      <w:r>
        <w:rPr>
          <w:rStyle w:val="CommentReference"/>
        </w:rPr>
        <w:annotationRef/>
      </w:r>
      <w:r w:rsidRPr="42EF3801">
        <w:t>please check with CMS then</w:t>
      </w:r>
    </w:p>
  </w:comment>
  <w:comment w:initials="GA(" w:author="Galifi Alessandra (UniCredit)" w:date="2024-12-03T15:49:00Z" w:id="123">
    <w:p w:rsidR="00E83B8C" w:rsidP="00E83B8C" w:rsidRDefault="00567104" w14:paraId="469C28BB" w14:textId="77777777">
      <w:pPr>
        <w:pStyle w:val="CommentText"/>
      </w:pPr>
      <w:r>
        <w:rPr>
          <w:rStyle w:val="CommentReference"/>
        </w:rPr>
        <w:annotationRef/>
      </w:r>
      <w:r w:rsidR="00E83B8C">
        <w:rPr>
          <w:lang w:val="it-IT"/>
        </w:rPr>
        <w:t>This is not relevant for Core02 FSD. CMS was never mentioned during Business requirement gathering as a additional core banking system together with Core02, it’s a card management system leveraging on client data in Core02 and KYC info in Core2</w:t>
      </w:r>
    </w:p>
  </w:comment>
  <w:comment w:initials="AG" w:author="Galifi Alessandra (UniCredit)" w:date="2024-10-29T09:59:00Z" w:id="124">
    <w:p w:rsidR="0033785D" w:rsidP="0033785D" w:rsidRDefault="0033785D" w14:paraId="617E424B" w14:textId="39CF34F2">
      <w:pPr>
        <w:pStyle w:val="CommentText"/>
      </w:pPr>
      <w:r>
        <w:rPr>
          <w:rStyle w:val="CommentReference"/>
        </w:rPr>
        <w:annotationRef/>
      </w:r>
      <w:r>
        <w:rPr>
          <w:lang w:val="it-IT"/>
        </w:rPr>
        <w:t xml:space="preserve">Can you explain what are the the KYC related fields? Are they the ones sent through backfeeding?  </w:t>
      </w:r>
    </w:p>
  </w:comment>
  <w:comment w:initials="H(" w:author="Huszka Fruzsina (UniCredit)" w:date="2024-11-15T10:31:00Z" w:id="125">
    <w:p w:rsidR="00EB3A03" w:rsidRDefault="00F4077A" w14:paraId="4221B873" w14:textId="4175CBFC">
      <w:pPr>
        <w:pStyle w:val="CommentText"/>
      </w:pPr>
      <w:r>
        <w:rPr>
          <w:rStyle w:val="CommentReference"/>
        </w:rPr>
        <w:annotationRef/>
      </w:r>
      <w:r w:rsidRPr="5B16F0CA">
        <w:t>Yes, the ones which are evaluated on Oracle side then sent to CORE02 for storing. described in details in chapter 2.1.1</w:t>
      </w:r>
    </w:p>
  </w:comment>
  <w:comment w:initials="AG" w:author="Galifi Alessandra (UniCredit)" w:date="2024-11-21T14:04:00Z" w:id="126">
    <w:p w:rsidR="00F04CE1" w:rsidP="00F04CE1" w:rsidRDefault="00F04CE1" w14:paraId="3C6132A0" w14:textId="77777777">
      <w:pPr>
        <w:pStyle w:val="CommentText"/>
      </w:pPr>
      <w:r>
        <w:rPr>
          <w:rStyle w:val="CommentReference"/>
        </w:rPr>
        <w:annotationRef/>
      </w:r>
      <w:r>
        <w:rPr>
          <w:lang w:val="it-IT"/>
        </w:rPr>
        <w:t>ok</w:t>
      </w:r>
    </w:p>
  </w:comment>
  <w:comment w:initials="FR" w:author="GAFC" w:date="2024-10-29T12:44:00Z" w:id="127">
    <w:p w:rsidR="00A50591" w:rsidP="00A50591" w:rsidRDefault="00A50591" w14:paraId="16A22F07" w14:textId="6A53E7C2">
      <w:pPr>
        <w:pStyle w:val="CommentText"/>
      </w:pPr>
      <w:r>
        <w:rPr>
          <w:rStyle w:val="CommentReference"/>
        </w:rPr>
        <w:annotationRef/>
      </w:r>
      <w:r>
        <w:rPr>
          <w:lang w:val="it-IT"/>
        </w:rPr>
        <w:t>Are these related to different screening processes, ie “client api” = online (onboarding, manual search, ad-hoc review) and “batch” = batch ?</w:t>
      </w:r>
    </w:p>
  </w:comment>
  <w:comment w:initials="H(" w:author="Huszka Fruzsina (UniCredit)" w:date="2024-11-15T10:35:00Z" w:id="128">
    <w:p w:rsidR="00EB3A03" w:rsidRDefault="00F4077A" w14:paraId="5E7E7F2E" w14:textId="1ACF361F">
      <w:pPr>
        <w:pStyle w:val="CommentText"/>
      </w:pPr>
      <w:r>
        <w:rPr>
          <w:rStyle w:val="CommentReference"/>
        </w:rPr>
        <w:annotationRef/>
      </w:r>
      <w:r w:rsidRPr="1E778164">
        <w:t>whenever Oracle has any values to populate towards CORE02 it is happening either 1) online, via client api or 2) 'offline' via batch process</w:t>
      </w:r>
    </w:p>
  </w:comment>
  <w:comment w:initials="AG" w:author="Galifi Alessandra (UniCredit)" w:date="2024-10-29T10:01:00Z" w:id="132">
    <w:p w:rsidR="00840B16" w:rsidP="00840B16" w:rsidRDefault="00840B16" w14:paraId="2BF8140A" w14:textId="77777777">
      <w:pPr>
        <w:pStyle w:val="CommentText"/>
      </w:pPr>
      <w:r>
        <w:rPr>
          <w:rStyle w:val="CommentReference"/>
        </w:rPr>
        <w:annotationRef/>
      </w:r>
      <w:r>
        <w:rPr>
          <w:lang w:val="it-IT"/>
        </w:rPr>
        <w:t>That means that Core02 will populate the values in the front-end applications (like EZY/Core02)?</w:t>
      </w:r>
    </w:p>
  </w:comment>
  <w:comment w:initials="H(" w:author="Huszka Fruzsina (UniCredit)" w:date="2024-11-15T10:39:00Z" w:id="133">
    <w:p w:rsidR="00EB3A03" w:rsidRDefault="00F4077A" w14:paraId="30EA9B66" w14:textId="5C523FD3">
      <w:pPr>
        <w:pStyle w:val="CommentText"/>
      </w:pPr>
      <w:r>
        <w:rPr>
          <w:rStyle w:val="CommentReference"/>
        </w:rPr>
        <w:annotationRef/>
      </w:r>
      <w:r w:rsidRPr="39664B1C">
        <w:t>GetClientDetails is like an enquiry function. The caller party (Frontend, Oracle) is able the see what is stored in CORE02, what are the actual values. But CORE02 only stores the values, it is Oracle who is populating them to CORE02.</w:t>
      </w:r>
    </w:p>
  </w:comment>
  <w:comment w:initials="AG" w:author="Galifi Alessandra (UniCredit)" w:date="2024-11-21T14:04:00Z" w:id="134">
    <w:p w:rsidR="00D02F6E" w:rsidP="00D02F6E" w:rsidRDefault="00D02F6E" w14:paraId="4262775F" w14:textId="77777777">
      <w:pPr>
        <w:pStyle w:val="CommentText"/>
      </w:pPr>
      <w:r>
        <w:rPr>
          <w:rStyle w:val="CommentReference"/>
        </w:rPr>
        <w:annotationRef/>
      </w:r>
      <w:r>
        <w:rPr>
          <w:lang w:val="it-IT"/>
        </w:rPr>
        <w:t>ok</w:t>
      </w:r>
    </w:p>
  </w:comment>
  <w:comment w:initials="AG" w:author="Galifi Alessandra (UniCredit)" w:date="2024-10-29T10:02:00Z" w:id="137">
    <w:p w:rsidR="00451897" w:rsidP="00451897" w:rsidRDefault="00451897" w14:paraId="0F7B3E2D" w14:textId="0CDAEC30">
      <w:pPr>
        <w:pStyle w:val="CommentText"/>
      </w:pPr>
      <w:r>
        <w:rPr>
          <w:rStyle w:val="CommentReference"/>
        </w:rPr>
        <w:annotationRef/>
      </w:r>
      <w:r>
        <w:rPr>
          <w:lang w:val="it-IT"/>
        </w:rPr>
        <w:t>What this table is meant for?</w:t>
      </w:r>
    </w:p>
  </w:comment>
  <w:comment w:initials="H(" w:author="Huszka Fruzsina (UniCredit)" w:date="2024-11-15T10:52:00Z" w:id="138">
    <w:p w:rsidR="00EB3A03" w:rsidRDefault="00F4077A" w14:paraId="55D68B87" w14:textId="1E44B9E1">
      <w:pPr>
        <w:pStyle w:val="CommentText"/>
      </w:pPr>
      <w:r>
        <w:rPr>
          <w:rStyle w:val="CommentReference"/>
        </w:rPr>
        <w:annotationRef/>
      </w:r>
      <w:r w:rsidRPr="346A6960">
        <w:t>CORE02 usually does not store descriptive texts, like 'Due diligence not valid/completed'. Instead, there is a code/numeric value assigned to each description and CORE02 stores the code itself.</w:t>
      </w:r>
    </w:p>
    <w:p w:rsidR="00EB3A03" w:rsidRDefault="00F4077A" w14:paraId="049FD286" w14:textId="0723029E">
      <w:pPr>
        <w:pStyle w:val="CommentText"/>
      </w:pPr>
      <w:r w:rsidRPr="3B0EF572">
        <w:t>E.g. 1- 'Due diligence not valid/completed'</w:t>
      </w:r>
    </w:p>
    <w:p w:rsidR="00EB3A03" w:rsidRDefault="00F4077A" w14:paraId="5C18F7E1" w14:textId="03D7448F">
      <w:pPr>
        <w:pStyle w:val="CommentText"/>
      </w:pPr>
      <w:r w:rsidRPr="733493E4">
        <w:t>2 - 'KYC in progress'</w:t>
      </w:r>
    </w:p>
    <w:p w:rsidR="00EB3A03" w:rsidRDefault="00EB3A03" w14:paraId="6F638151" w14:textId="624205BF">
      <w:pPr>
        <w:pStyle w:val="CommentText"/>
      </w:pPr>
    </w:p>
    <w:p w:rsidR="00EB3A03" w:rsidRDefault="00F4077A" w14:paraId="464F0304" w14:textId="01D9246D">
      <w:pPr>
        <w:pStyle w:val="CommentText"/>
      </w:pPr>
      <w:r w:rsidRPr="5C0CDF89">
        <w:t>While there is a static table which describes which code corresponds to which description. Also these codes should be agreed/be the same on Oracle side - and when Oracle populates the values for each client then should populate the agreed code itself! Not the descriptive text.</w:t>
      </w:r>
    </w:p>
    <w:p w:rsidR="00EB3A03" w:rsidRDefault="00EB3A03" w14:paraId="67B96108" w14:textId="0F72C46A">
      <w:pPr>
        <w:pStyle w:val="CommentText"/>
      </w:pPr>
    </w:p>
  </w:comment>
  <w:comment w:initials="AG" w:author="Galifi Alessandra (UniCredit)" w:date="2024-11-21T14:05:00Z" w:id="139">
    <w:p w:rsidR="000036E5" w:rsidP="000036E5" w:rsidRDefault="000036E5" w14:paraId="21C6F329" w14:textId="77777777">
      <w:pPr>
        <w:pStyle w:val="CommentText"/>
      </w:pPr>
      <w:r>
        <w:rPr>
          <w:rStyle w:val="CommentReference"/>
        </w:rPr>
        <w:annotationRef/>
      </w:r>
      <w:r>
        <w:rPr>
          <w:lang w:val="it-IT"/>
        </w:rPr>
        <w:t>ok</w:t>
      </w:r>
    </w:p>
  </w:comment>
  <w:comment w:initials="FR" w:author="GAFC" w:date="2024-10-29T14:01:00Z" w:id="141">
    <w:p w:rsidR="00F51E84" w:rsidP="00F51E84" w:rsidRDefault="000A5B9E" w14:paraId="7E5B8BE8" w14:textId="40BCDEAF">
      <w:pPr>
        <w:pStyle w:val="CommentText"/>
      </w:pPr>
      <w:r>
        <w:rPr>
          <w:rStyle w:val="CommentReference"/>
        </w:rPr>
        <w:annotationRef/>
      </w:r>
      <w:r w:rsidR="00F51E84">
        <w:rPr>
          <w:lang w:val="it-IT"/>
        </w:rPr>
        <w:t>Not clear. Which logics? Used by whom?</w:t>
      </w:r>
    </w:p>
  </w:comment>
  <w:comment w:initials="SM" w:author="Menini, Sofia" w:date="2024-10-25T11:13:00Z" w:id="147">
    <w:p w:rsidR="00543673" w:rsidP="00543673" w:rsidRDefault="00543673" w14:paraId="0E0C3AEC" w14:textId="6DD3AF29">
      <w:pPr>
        <w:pStyle w:val="CommentText"/>
      </w:pPr>
      <w:r>
        <w:rPr>
          <w:rStyle w:val="CommentReference"/>
        </w:rPr>
        <w:annotationRef/>
      </w:r>
      <w:r>
        <w:t>Table not completed</w:t>
      </w:r>
    </w:p>
  </w:comment>
  <w:comment w:initials="AG" w:author="Galifi Alessandra (UniCredit)" w:date="2024-10-29T10:03:00Z" w:id="148">
    <w:p w:rsidR="00875892" w:rsidP="00875892" w:rsidRDefault="00875892" w14:paraId="64991297" w14:textId="77777777">
      <w:pPr>
        <w:pStyle w:val="CommentText"/>
      </w:pPr>
      <w:r>
        <w:rPr>
          <w:rStyle w:val="CommentReference"/>
        </w:rPr>
        <w:annotationRef/>
      </w:r>
      <w:r>
        <w:rPr>
          <w:lang w:val="it-IT"/>
        </w:rPr>
        <w:t>When the table will be completed?</w:t>
      </w:r>
    </w:p>
  </w:comment>
  <w:comment w:initials="H(" w:author="Huszka Fruzsina (UniCredit)" w:date="2024-11-15T10:41:00Z" w:id="149">
    <w:p w:rsidR="00EB3A03" w:rsidRDefault="00F4077A" w14:paraId="021641E9" w14:textId="5AD88AFC">
      <w:pPr>
        <w:pStyle w:val="CommentText"/>
      </w:pPr>
      <w:r>
        <w:rPr>
          <w:rStyle w:val="CommentReference"/>
        </w:rPr>
        <w:annotationRef/>
      </w:r>
      <w:r w:rsidRPr="52D47C07">
        <w:t>completed</w:t>
      </w:r>
    </w:p>
  </w:comment>
  <w:comment w:initials="FR" w:author="GAFC" w:date="2024-10-29T14:02:00Z" w:id="157">
    <w:p w:rsidR="00C96DC4" w:rsidP="00C96DC4" w:rsidRDefault="00C96DC4" w14:paraId="3936AC92" w14:textId="77777777">
      <w:pPr>
        <w:pStyle w:val="CommentText"/>
      </w:pPr>
      <w:r>
        <w:rPr>
          <w:rStyle w:val="CommentReference"/>
        </w:rPr>
        <w:annotationRef/>
      </w:r>
      <w:r>
        <w:rPr>
          <w:lang w:val="it-IT"/>
        </w:rPr>
        <w:t>Are these related to different screening processes, ie “client api” = online (onboarding, manual search, ad-hoc review) and “batch” = batch ?</w:t>
      </w:r>
    </w:p>
  </w:comment>
  <w:comment w:initials="H(" w:author="Huszka Fruzsina (UniCredit)" w:date="2024-11-15T10:42:00Z" w:id="158">
    <w:p w:rsidR="00EB3A03" w:rsidRDefault="00F4077A" w14:paraId="3348EB22" w14:textId="74F90855">
      <w:pPr>
        <w:pStyle w:val="CommentText"/>
      </w:pPr>
      <w:r>
        <w:rPr>
          <w:rStyle w:val="CommentReference"/>
        </w:rPr>
        <w:annotationRef/>
      </w:r>
      <w:r w:rsidRPr="35793D50">
        <w:t>replied above</w:t>
      </w:r>
    </w:p>
  </w:comment>
  <w:comment w:initials="FR" w:author="GAFC" w:date="2024-10-29T14:03:00Z" w:id="159">
    <w:p w:rsidR="00C96DC4" w:rsidP="00C96DC4" w:rsidRDefault="00C96DC4" w14:paraId="3F4DDD89" w14:textId="77D391C5">
      <w:pPr>
        <w:pStyle w:val="CommentText"/>
      </w:pPr>
      <w:r>
        <w:rPr>
          <w:rStyle w:val="CommentReference"/>
        </w:rPr>
        <w:annotationRef/>
      </w:r>
      <w:r>
        <w:rPr>
          <w:lang w:val="it-IT"/>
        </w:rPr>
        <w:t>Is this a NAS/ sharefolder?</w:t>
      </w:r>
    </w:p>
  </w:comment>
  <w:comment w:initials="H(" w:author="Huszka Fruzsina (UniCredit)" w:date="2024-11-15T10:56:00Z" w:id="160">
    <w:p w:rsidR="00EB3A03" w:rsidRDefault="00F4077A" w14:paraId="3A5D09B5" w14:textId="750C06F5">
      <w:pPr>
        <w:pStyle w:val="CommentText"/>
      </w:pPr>
      <w:r>
        <w:rPr>
          <w:rStyle w:val="CommentReference"/>
        </w:rPr>
        <w:annotationRef/>
      </w:r>
      <w:r w:rsidRPr="32B37162">
        <w:t>yes, sharefolder in CORE02</w:t>
      </w:r>
    </w:p>
  </w:comment>
  <w:comment w:initials="AG" w:author="Galifi Alessandra (UniCredit)" w:date="2024-12-16T09:46:00Z" w:id="161">
    <w:p w:rsidR="009508A1" w:rsidP="009508A1" w:rsidRDefault="009508A1" w14:paraId="4381B90E" w14:textId="77777777">
      <w:pPr>
        <w:pStyle w:val="CommentText"/>
      </w:pPr>
      <w:r>
        <w:rPr>
          <w:rStyle w:val="CommentReference"/>
        </w:rPr>
        <w:annotationRef/>
      </w:r>
      <w:r>
        <w:rPr>
          <w:lang w:val="it-IT"/>
        </w:rPr>
        <w:t>Will Core02 transform the data received from Oracle in the format describet in the table? Oracle will send the data following the format defined in the backfeeding requirement</w:t>
      </w:r>
    </w:p>
  </w:comment>
  <w:comment w:initials="KC" w:author="Kastalanova Marketa (UniCredit CZ&amp;SK)" w:date="2024-12-18T10:31:00Z" w:id="162">
    <w:p w:rsidR="00EE0860" w:rsidRDefault="00EE0860" w14:paraId="66269EE7" w14:textId="010BCDD7">
      <w:pPr>
        <w:pStyle w:val="CommentText"/>
      </w:pPr>
      <w:r>
        <w:rPr>
          <w:rStyle w:val="CommentReference"/>
        </w:rPr>
        <w:annotationRef/>
      </w:r>
      <w:r w:rsidRPr="57BBDCDF">
        <w:t>we understand that details about trensformation will be discussed during technicla analysis.</w:t>
      </w:r>
    </w:p>
  </w:comment>
  <w:comment w:initials="JB" w:author="Bockova Jaroslava (UniCredit CZ&amp;SK)" w:date="2024-12-11T10:27:00Z" w:id="200">
    <w:p w:rsidRPr="00155899" w:rsidR="000E5F77" w:rsidP="000E5F77" w:rsidRDefault="000E5F77" w14:paraId="39393947" w14:textId="3BE7281B">
      <w:pPr>
        <w:pStyle w:val="CommentText"/>
        <w:rPr>
          <w:lang w:val="cs-CZ"/>
        </w:rPr>
      </w:pPr>
      <w:r>
        <w:rPr>
          <w:rStyle w:val="CommentReference"/>
        </w:rPr>
        <w:annotationRef/>
      </w:r>
      <w:r>
        <w:fldChar w:fldCharType="begin"/>
      </w:r>
      <w:r>
        <w:instrText>HYPERLINK "mailto:ALESSANDRA.GALIFI@unicredit.eu"</w:instrText>
      </w:r>
      <w:bookmarkStart w:name="_@_4D1DFE69590A4532B143D3BFDBF91FA7Z" w:id="209"/>
      <w:r>
        <w:fldChar w:fldCharType="separate"/>
      </w:r>
      <w:bookmarkEnd w:id="209"/>
      <w:r w:rsidRPr="000E5F77">
        <w:rPr>
          <w:rStyle w:val="Mention"/>
          <w:noProof/>
        </w:rPr>
        <w:t>@Galifi Alessandra (UniCredit)</w:t>
      </w:r>
      <w:r>
        <w:fldChar w:fldCharType="end"/>
      </w:r>
      <w:r>
        <w:t xml:space="preserve"> - is there any logic between KYC status and Risk Rating values? </w:t>
      </w:r>
    </w:p>
  </w:comment>
  <w:comment w:initials="AG" w:author="Galifi Alessandra (UniCredit)" w:date="2024-12-11T10:39:00Z" w:id="201">
    <w:p w:rsidR="0096791D" w:rsidP="0096791D" w:rsidRDefault="0096791D" w14:paraId="468AF20C" w14:textId="77777777">
      <w:pPr>
        <w:pStyle w:val="CommentText"/>
      </w:pPr>
      <w:r>
        <w:rPr>
          <w:rStyle w:val="CommentReference"/>
        </w:rPr>
        <w:annotationRef/>
      </w:r>
      <w:r>
        <w:rPr>
          <w:lang w:val="it-IT"/>
        </w:rPr>
        <w:t xml:space="preserve">All the logic for Risk rating Values and KYC Status is represented in the BRs gathered, specifically all diagrams representing  the E2E processes and backfeeding to sources requirement (online part) </w:t>
      </w:r>
    </w:p>
  </w:comment>
  <w:comment w:initials="JB" w:author="Bockova Jaroslava (UniCredit CZ&amp;SK)" w:date="2024-12-11T12:22:00Z" w:id="202">
    <w:p w:rsidR="00477077" w:rsidP="00477077" w:rsidRDefault="00155899" w14:paraId="33A4E5DD" w14:textId="3079AFB5">
      <w:pPr>
        <w:pStyle w:val="CommentText"/>
      </w:pPr>
      <w:r>
        <w:rPr>
          <w:rStyle w:val="CommentReference"/>
        </w:rPr>
        <w:annotationRef/>
      </w:r>
      <w:r w:rsidR="00477077">
        <w:fldChar w:fldCharType="begin"/>
      </w:r>
      <w:r w:rsidR="00477077">
        <w:instrText>HYPERLINK "mailto:ALESSANDRA.GALIFI@unicredit.eu"</w:instrText>
      </w:r>
      <w:bookmarkStart w:name="_@_C4ED2233FBA24599BAF13215AD5935BEZ" w:id="210"/>
      <w:r w:rsidR="00477077">
        <w:fldChar w:fldCharType="separate"/>
      </w:r>
      <w:bookmarkEnd w:id="210"/>
      <w:r w:rsidRPr="00477077" w:rsidR="00477077">
        <w:rPr>
          <w:rStyle w:val="Mention"/>
          <w:noProof/>
        </w:rPr>
        <w:t>@Galifi Alessandra (UniCredit)</w:t>
      </w:r>
      <w:r w:rsidR="00477077">
        <w:fldChar w:fldCharType="end"/>
      </w:r>
      <w:r w:rsidR="00477077">
        <w:t xml:space="preserve">  - may I kindly ask you to send us the document?</w:t>
      </w:r>
    </w:p>
    <w:p w:rsidR="00477077" w:rsidP="00477077" w:rsidRDefault="00477077" w14:paraId="58133137" w14:textId="77777777">
      <w:pPr>
        <w:pStyle w:val="CommentText"/>
      </w:pPr>
    </w:p>
    <w:p w:rsidR="00477077" w:rsidP="00477077" w:rsidRDefault="00477077" w14:paraId="1C5CB463" w14:textId="77777777">
      <w:pPr>
        <w:pStyle w:val="CommentText"/>
      </w:pPr>
      <w:r>
        <w:t xml:space="preserve">It is important also to know the detailed behavior of the situation when KYC is finished and valid and afterwards no products are opened. Currently in this situation after 60 days the risk code is changed to AML 9. Thanks a lot. </w:t>
      </w:r>
    </w:p>
  </w:comment>
  <w:comment w:initials="AG" w:author="Galifi Alessandra (UniCredit)" w:date="2024-12-12T11:58:00Z" w:id="203">
    <w:p w:rsidR="00153EC5" w:rsidP="00153EC5" w:rsidRDefault="00153EC5" w14:paraId="4A6EBECC" w14:textId="77777777">
      <w:pPr>
        <w:pStyle w:val="CommentText"/>
      </w:pPr>
      <w:r>
        <w:rPr>
          <w:rStyle w:val="CommentReference"/>
        </w:rPr>
        <w:annotationRef/>
      </w:r>
      <w:r>
        <w:rPr>
          <w:lang w:val="it-IT"/>
        </w:rPr>
        <w:t xml:space="preserve">Local AFC has the business requirements </w:t>
      </w:r>
    </w:p>
  </w:comment>
  <w:comment w:initials="JB" w:author="Bockova Jaroslava (UniCredit CZ&amp;SK)" w:date="2024-12-12T15:22:00Z" w:id="204">
    <w:p w:rsidR="00EC2B57" w:rsidP="00EC2B57" w:rsidRDefault="00EC2B57" w14:paraId="2A3F2FE2" w14:textId="14F74684">
      <w:pPr>
        <w:pStyle w:val="CommentText"/>
      </w:pPr>
      <w:r>
        <w:rPr>
          <w:rStyle w:val="CommentReference"/>
        </w:rPr>
        <w:annotationRef/>
      </w:r>
      <w:r>
        <w:fldChar w:fldCharType="begin"/>
      </w:r>
      <w:r>
        <w:instrText>HYPERLINK "mailto:ALESSANDRA.GALIFI@unicredit.eu"</w:instrText>
      </w:r>
      <w:bookmarkStart w:name="_@_A419C40DF5C94954BA5C66E0579DDB0AZ" w:id="211"/>
      <w:r>
        <w:fldChar w:fldCharType="separate"/>
      </w:r>
      <w:bookmarkEnd w:id="211"/>
      <w:r w:rsidRPr="00EC2B57">
        <w:rPr>
          <w:rStyle w:val="Mention"/>
          <w:noProof/>
        </w:rPr>
        <w:t>@Galifi Alessandra (UniCredit)</w:t>
      </w:r>
      <w:r>
        <w:fldChar w:fldCharType="end"/>
      </w:r>
      <w:r>
        <w:t xml:space="preserve"> - Dear Alessandra, OK, we will ask </w:t>
      </w:r>
      <w:r>
        <w:fldChar w:fldCharType="begin"/>
      </w:r>
      <w:r>
        <w:instrText>HYPERLINK "mailto:marek.chrastansky@unicreditgroup.cz"</w:instrText>
      </w:r>
      <w:bookmarkStart w:name="_@_F2D34615C14149EBB3FDE7A9F54D97ACZ" w:id="212"/>
      <w:r>
        <w:fldChar w:fldCharType="separate"/>
      </w:r>
      <w:bookmarkEnd w:id="212"/>
      <w:r w:rsidRPr="00EC2B57">
        <w:rPr>
          <w:rStyle w:val="Mention"/>
          <w:noProof/>
        </w:rPr>
        <w:t>@Chrastansky Marek (UniCredit CZ&amp;SK)</w:t>
      </w:r>
      <w:r>
        <w:fldChar w:fldCharType="end"/>
      </w:r>
      <w:r>
        <w:t xml:space="preserve">  to provide the document you mentioned above. </w:t>
      </w:r>
    </w:p>
    <w:p w:rsidR="00EC2B57" w:rsidP="00EC2B57" w:rsidRDefault="00EC2B57" w14:paraId="551CAF84" w14:textId="77777777">
      <w:pPr>
        <w:pStyle w:val="CommentText"/>
      </w:pPr>
    </w:p>
    <w:p w:rsidR="00EC2B57" w:rsidP="00EC2B57" w:rsidRDefault="00EC2B57" w14:paraId="4886408E" w14:textId="77777777">
      <w:pPr>
        <w:pStyle w:val="CommentText"/>
      </w:pPr>
      <w:r>
        <w:t xml:space="preserve">To finish review of this FSD we would need to know the answer on our question … „It is important also to know the detailed behavior of the situation when KYC is finished and valid and afterwards no products are opened. Currently in this situation after 60 days the risk code is changed to AML 9. Thanks a lot.” </w:t>
      </w:r>
    </w:p>
    <w:p w:rsidR="00EC2B57" w:rsidP="00EC2B57" w:rsidRDefault="00EC2B57" w14:paraId="61676D1D" w14:textId="77777777">
      <w:pPr>
        <w:pStyle w:val="CommentText"/>
      </w:pPr>
    </w:p>
    <w:p w:rsidR="00EC2B57" w:rsidP="00EC2B57" w:rsidRDefault="00EC2B57" w14:paraId="0560F197" w14:textId="77777777">
      <w:pPr>
        <w:pStyle w:val="CommentText"/>
      </w:pPr>
      <w:r>
        <w:t>We have mentioned it in the e-mail, but did not get any answer yet.</w:t>
      </w:r>
    </w:p>
  </w:comment>
  <w:comment w:initials="AG" w:author="Galifi Alessandra (UniCredit)" w:date="2024-12-16T10:32:00Z" w:id="205">
    <w:p w:rsidR="00942285" w:rsidP="00942285" w:rsidRDefault="00942285" w14:paraId="35BB1721" w14:textId="77777777">
      <w:pPr>
        <w:pStyle w:val="CommentText"/>
      </w:pPr>
      <w:r>
        <w:rPr>
          <w:rStyle w:val="CommentReference"/>
        </w:rPr>
        <w:annotationRef/>
      </w:r>
      <w:r>
        <w:rPr>
          <w:lang w:val="it-IT"/>
        </w:rPr>
        <w:t>Status of NDG in Core02 are : Active, Former, Potential, Closed. only NDG with Active status are considered by Oracle in the batch phase. Connected parties must be properly connected otherwise they won’t be considered</w:t>
      </w:r>
    </w:p>
  </w:comment>
  <w:comment w:initials="AG" w:author="Galifi Alessandra (UniCredit)" w:date="2024-12-16T10:36:00Z" w:id="206">
    <w:p w:rsidR="00342C8F" w:rsidP="00342C8F" w:rsidRDefault="00342C8F" w14:paraId="32D15BA8" w14:textId="77777777">
      <w:pPr>
        <w:pStyle w:val="CommentText"/>
      </w:pPr>
      <w:r>
        <w:rPr>
          <w:rStyle w:val="CommentReference"/>
        </w:rPr>
        <w:annotationRef/>
      </w:r>
      <w:r>
        <w:rPr>
          <w:lang w:val="it-IT"/>
        </w:rPr>
        <w:t xml:space="preserve">To check with Oracle what happens when the client is changed from Active to Former </w:t>
      </w:r>
    </w:p>
  </w:comment>
  <w:comment w:initials="AG" w:author="Galifi Alessandra (UniCredit)" w:date="2024-12-17T09:54:00Z" w:id="207">
    <w:p w:rsidR="001A4AFA" w:rsidP="001A4AFA" w:rsidRDefault="001A4AFA" w14:paraId="342AF2A0" w14:textId="77777777">
      <w:pPr>
        <w:pStyle w:val="CommentText"/>
      </w:pPr>
      <w:r>
        <w:rPr>
          <w:rStyle w:val="CommentReference"/>
        </w:rPr>
        <w:annotationRef/>
      </w:r>
      <w:r>
        <w:rPr>
          <w:lang w:val="it-IT"/>
        </w:rPr>
        <w:t>This to be analysed during re-planned phase</w:t>
      </w:r>
    </w:p>
  </w:comment>
  <w:comment w:initials="AG" w:author="Galifi Alessandra (UniCredit)" w:date="2025-05-14T11:08:00Z" w:id="208">
    <w:p w:rsidR="00175831" w:rsidP="00175831" w:rsidRDefault="00175831" w14:paraId="51248FB6" w14:textId="77777777">
      <w:pPr>
        <w:pStyle w:val="CommentText"/>
      </w:pPr>
      <w:r>
        <w:rPr>
          <w:rStyle w:val="CommentReference"/>
        </w:rPr>
        <w:annotationRef/>
      </w:r>
      <w:r>
        <w:rPr>
          <w:lang w:val="it-IT"/>
        </w:rPr>
        <w:t>If a customer is changed from Active to former it will not be in the perimeter of Oracle Btach processes anymore. We agreed to keep AML risk 9 esisting logic</w:t>
      </w:r>
    </w:p>
  </w:comment>
  <w:comment w:initials="AG" w:author="Galifi Alessandra (UniCredit)" w:date="2024-10-29T10:32:00Z" w:id="234">
    <w:p w:rsidR="00A65B0A" w:rsidP="00A65B0A" w:rsidRDefault="00A65B0A" w14:paraId="15855372" w14:textId="4E264069">
      <w:pPr>
        <w:pStyle w:val="CommentText"/>
      </w:pPr>
      <w:r>
        <w:rPr>
          <w:rStyle w:val="CommentReference"/>
        </w:rPr>
        <w:annotationRef/>
      </w:r>
      <w:r>
        <w:rPr>
          <w:lang w:val="it-IT"/>
        </w:rPr>
        <w:t>Do you mean you want to modify the values manually? This is not correct and it’s not included in the requirement</w:t>
      </w:r>
    </w:p>
  </w:comment>
  <w:comment w:initials="H(" w:author="Huszka Fruzsina (UniCredit)" w:date="2024-11-15T11:15:00Z" w:id="235">
    <w:p w:rsidR="00EB3A03" w:rsidRDefault="00F4077A" w14:paraId="33504A99" w14:textId="244E0891">
      <w:pPr>
        <w:pStyle w:val="CommentText"/>
      </w:pPr>
      <w:r>
        <w:rPr>
          <w:rStyle w:val="CommentReference"/>
        </w:rPr>
        <w:annotationRef/>
      </w:r>
      <w:r w:rsidRPr="3379EF8B">
        <w:t>This we discussed in the call: this is CORE02 must have based on internal technical review</w:t>
      </w:r>
    </w:p>
  </w:comment>
  <w:comment w:initials="GA(" w:author="Galifi Alessandra (UniCredit)" w:date="2024-12-04T08:47:00Z" w:id="236">
    <w:p w:rsidR="00546E7F" w:rsidP="00546E7F" w:rsidRDefault="00546E7F" w14:paraId="19E409F2" w14:textId="77777777">
      <w:pPr>
        <w:pStyle w:val="CommentText"/>
      </w:pPr>
      <w:r>
        <w:rPr>
          <w:rStyle w:val="CommentReference"/>
        </w:rPr>
        <w:annotationRef/>
      </w:r>
      <w:r>
        <w:rPr>
          <w:lang w:val="it-IT"/>
        </w:rPr>
        <w:t>ok</w:t>
      </w:r>
    </w:p>
  </w:comment>
  <w:comment w:initials="FR" w:author="GAFC" w:date="2024-10-29T14:11:00Z" w:id="239">
    <w:p w:rsidR="004635E0" w:rsidP="004635E0" w:rsidRDefault="004635E0" w14:paraId="024B3554" w14:textId="543F303D">
      <w:pPr>
        <w:pStyle w:val="CommentText"/>
      </w:pPr>
      <w:r>
        <w:rPr>
          <w:rStyle w:val="CommentReference"/>
        </w:rPr>
        <w:annotationRef/>
      </w:r>
      <w:r>
        <w:rPr>
          <w:lang w:val="it-IT"/>
        </w:rPr>
        <w:t>This is not according to requirement. What is its purpose?</w:t>
      </w:r>
    </w:p>
  </w:comment>
  <w:comment w:initials="H(" w:author="Huszka Fruzsina (UniCredit)" w:date="2024-11-15T11:30:00Z" w:id="240">
    <w:p w:rsidR="00EB3A03" w:rsidRDefault="00F4077A" w14:paraId="420C2E14" w14:textId="574D4F11">
      <w:pPr>
        <w:pStyle w:val="CommentText"/>
      </w:pPr>
      <w:r>
        <w:rPr>
          <w:rStyle w:val="CommentReference"/>
        </w:rPr>
        <w:annotationRef/>
      </w:r>
      <w:r w:rsidRPr="5240E395">
        <w:t>it's described in chapter 2.1.3, CZSK current charecteristic.  discussed in call too</w:t>
      </w:r>
    </w:p>
  </w:comment>
  <w:comment w:initials="AG" w:author="Galifi Alessandra (UniCredit)" w:date="2024-10-29T10:33:00Z" w:id="242">
    <w:p w:rsidR="00BD62AE" w:rsidP="00BD62AE" w:rsidRDefault="00BD62AE" w14:paraId="79F39357" w14:textId="53B8AE9A">
      <w:pPr>
        <w:pStyle w:val="CommentText"/>
      </w:pPr>
      <w:r>
        <w:rPr>
          <w:rStyle w:val="CommentReference"/>
        </w:rPr>
        <w:annotationRef/>
      </w:r>
      <w:r>
        <w:rPr>
          <w:lang w:val="it-IT"/>
        </w:rPr>
        <w:t>The AML block should block the product opening, as for the requirement</w:t>
      </w:r>
    </w:p>
  </w:comment>
  <w:comment w:initials="H(" w:author="Huszka Fruzsina (UniCredit)" w:date="2024-11-15T11:31:00Z" w:id="243">
    <w:p w:rsidR="00EB3A03" w:rsidRDefault="00F4077A" w14:paraId="516BEBD0" w14:textId="2F37A49A">
      <w:pPr>
        <w:pStyle w:val="CommentText"/>
      </w:pPr>
      <w:r>
        <w:rPr>
          <w:rStyle w:val="CommentReference"/>
        </w:rPr>
        <w:annotationRef/>
      </w:r>
      <w:r w:rsidRPr="769244EF">
        <w:t>the AML block field drives the automatic Note application which actually blocks product opening in EzY and CORE02</w:t>
      </w:r>
    </w:p>
  </w:comment>
  <w:comment w:initials="GA(" w:author="Galifi Alessandra (UniCredit)" w:date="2024-12-04T08:48:00Z" w:id="244">
    <w:p w:rsidR="001F40DA" w:rsidP="001F40DA" w:rsidRDefault="001F40DA" w14:paraId="287A472C" w14:textId="77777777">
      <w:pPr>
        <w:pStyle w:val="CommentText"/>
      </w:pPr>
      <w:r>
        <w:rPr>
          <w:rStyle w:val="CommentReference"/>
        </w:rPr>
        <w:annotationRef/>
      </w:r>
      <w:r>
        <w:rPr>
          <w:lang w:val="it-IT"/>
        </w:rPr>
        <w:t>ok</w:t>
      </w:r>
    </w:p>
  </w:comment>
  <w:comment w:initials="JB" w:author="Bockova Jaroslava (UniCredit CZ&amp;SK)" w:date="2024-12-11T10:29:00Z" w:id="246">
    <w:p w:rsidRPr="004C6B2E" w:rsidR="0009139C" w:rsidP="0009139C" w:rsidRDefault="0009139C" w14:paraId="080FD645" w14:textId="77777777">
      <w:pPr>
        <w:pStyle w:val="CommentText"/>
        <w:rPr>
          <w:lang w:val="cs-CZ"/>
        </w:rPr>
      </w:pPr>
      <w:r>
        <w:rPr>
          <w:rStyle w:val="CommentReference"/>
        </w:rPr>
        <w:annotationRef/>
      </w:r>
      <w:r>
        <w:t>From business point of view we would prefer to keep the value 9 - AML RISK UNASSIGNED.</w:t>
      </w:r>
    </w:p>
  </w:comment>
  <w:comment w:initials="AG" w:author="Galifi Alessandra (UniCredit)" w:date="2024-12-11T10:41:00Z" w:id="247">
    <w:p w:rsidR="00BB73B2" w:rsidP="00BB73B2" w:rsidRDefault="004B5741" w14:paraId="27D6D941" w14:textId="77777777">
      <w:pPr>
        <w:pStyle w:val="CommentText"/>
      </w:pPr>
      <w:r>
        <w:rPr>
          <w:rStyle w:val="CommentReference"/>
        </w:rPr>
        <w:annotationRef/>
      </w:r>
      <w:r w:rsidR="00BB73B2">
        <w:rPr>
          <w:lang w:val="it-IT"/>
        </w:rPr>
        <w:t>This was not expressed as a requirement during BR gathering phse so this is not foreseen the TO-BE processes</w:t>
      </w:r>
    </w:p>
  </w:comment>
  <w:comment w:initials="JB" w:author="Bockova Jaroslava (UniCredit CZ&amp;SK)" w:date="2024-12-11T12:20:00Z" w:id="248">
    <w:p w:rsidR="004C6B2E" w:rsidP="004C6B2E" w:rsidRDefault="004C6B2E" w14:paraId="1303317E" w14:textId="24A450B2">
      <w:pPr>
        <w:pStyle w:val="CommentText"/>
      </w:pPr>
      <w:r>
        <w:rPr>
          <w:rStyle w:val="CommentReference"/>
        </w:rPr>
        <w:annotationRef/>
      </w:r>
      <w:r>
        <w:fldChar w:fldCharType="begin"/>
      </w:r>
      <w:r>
        <w:instrText>HYPERLINK "mailto:ALESSANDRA.GALIFI@unicredit.eu"</w:instrText>
      </w:r>
      <w:bookmarkStart w:name="_@_6113F72CEB9D487A8429129AA099A7AAZ" w:id="258"/>
      <w:r>
        <w:fldChar w:fldCharType="separate"/>
      </w:r>
      <w:bookmarkEnd w:id="258"/>
      <w:r w:rsidRPr="004C6B2E">
        <w:rPr>
          <w:rStyle w:val="Mention"/>
          <w:noProof/>
        </w:rPr>
        <w:t>@Galifi Alessandra (UniCredit)</w:t>
      </w:r>
      <w:r>
        <w:fldChar w:fldCharType="end"/>
      </w:r>
      <w:r>
        <w:t xml:space="preserve"> - it must be there as the CORE02 field B00RLI is decimal type. It means that blank value would be 0. And 0 = low AML risk ...</w:t>
      </w:r>
    </w:p>
  </w:comment>
  <w:comment w:initials="AG" w:author="Galifi Alessandra (UniCredit)" w:date="2024-12-11T12:37:00Z" w:id="249">
    <w:p w:rsidR="005E3E20" w:rsidP="005E3E20" w:rsidRDefault="005E3E20" w14:paraId="4BFCA568" w14:textId="77777777">
      <w:pPr>
        <w:pStyle w:val="CommentText"/>
      </w:pPr>
      <w:r>
        <w:rPr>
          <w:rStyle w:val="CommentReference"/>
        </w:rPr>
        <w:annotationRef/>
      </w:r>
      <w:r>
        <w:rPr>
          <w:lang w:val="it-IT"/>
        </w:rPr>
        <w:t>What do you mean that no value is 0? It is written in the document “Empty values is allowed for not yet populated value” , so the value will be empty until backfeeding from Oracle</w:t>
      </w:r>
    </w:p>
  </w:comment>
  <w:comment w:initials="JB" w:author="Bockova Jaroslava (UniCredit CZ&amp;SK)" w:date="2024-12-12T15:27:00Z" w:id="250">
    <w:p w:rsidR="001024A4" w:rsidP="001024A4" w:rsidRDefault="001024A4" w14:paraId="607D13F7" w14:textId="0CC08208">
      <w:pPr>
        <w:pStyle w:val="CommentText"/>
      </w:pPr>
      <w:r>
        <w:rPr>
          <w:rStyle w:val="CommentReference"/>
        </w:rPr>
        <w:annotationRef/>
      </w:r>
      <w:r>
        <w:fldChar w:fldCharType="begin"/>
      </w:r>
      <w:r>
        <w:instrText>HYPERLINK "mailto:ALESSANDRA.GALIFI@unicredit.eu"</w:instrText>
      </w:r>
      <w:bookmarkStart w:name="_@_96777DA4042A42B189A7A97683953174Z" w:id="259"/>
      <w:r>
        <w:fldChar w:fldCharType="separate"/>
      </w:r>
      <w:bookmarkEnd w:id="259"/>
      <w:r w:rsidRPr="001024A4">
        <w:rPr>
          <w:rStyle w:val="Mention"/>
          <w:noProof/>
        </w:rPr>
        <w:t>@Galifi Alessandra (UniCredit)</w:t>
      </w:r>
      <w:r>
        <w:fldChar w:fldCharType="end"/>
      </w:r>
      <w:r>
        <w:t xml:space="preserve"> - based on the information from Roman Fait we know that if the field B00RLI in CORE02 gets the blank value, then it displays as „0“. And „0“ is Low AML risk code ...</w:t>
      </w:r>
    </w:p>
  </w:comment>
  <w:comment w:initials="AG" w:author="Galifi Alessandra (UniCredit)" w:date="2024-12-12T15:42:00Z" w:id="251">
    <w:p w:rsidR="00614152" w:rsidP="00614152" w:rsidRDefault="00614152" w14:paraId="44B901E4" w14:textId="77777777">
      <w:pPr>
        <w:pStyle w:val="CommentText"/>
      </w:pPr>
      <w:r>
        <w:rPr>
          <w:rStyle w:val="CommentReference"/>
        </w:rPr>
        <w:annotationRef/>
      </w:r>
      <w:r>
        <w:rPr>
          <w:lang w:val="it-IT"/>
        </w:rPr>
        <w:t>An then there is a technical error in core02 FSD, To my knowledge Oracle is not sendig codes but the string “High””Low” etc. . So Core02 must correctly define the rules to map the values instead of mapping 0 with Low</w:t>
      </w:r>
    </w:p>
  </w:comment>
  <w:comment w:initials="JB" w:author="Bockova Jaroslava (UniCredit CZ&amp;SK)" w:date="2024-12-12T22:19:00Z" w:id="252">
    <w:p w:rsidR="00D85CA7" w:rsidP="00D85CA7" w:rsidRDefault="00D85CA7" w14:paraId="6EBD2B0E" w14:textId="64EE5AE5">
      <w:pPr>
        <w:pStyle w:val="CommentText"/>
      </w:pPr>
      <w:r>
        <w:rPr>
          <w:rStyle w:val="CommentReference"/>
        </w:rPr>
        <w:annotationRef/>
      </w:r>
      <w:r>
        <w:fldChar w:fldCharType="begin"/>
      </w:r>
      <w:r>
        <w:instrText>HYPERLINK "mailto:ALESSANDRA.GALIFI@unicredit.eu"</w:instrText>
      </w:r>
      <w:bookmarkStart w:name="_@_1CDF08CDBD114A6C9AA25836B5F36B43Z" w:id="260"/>
      <w:r>
        <w:fldChar w:fldCharType="separate"/>
      </w:r>
      <w:bookmarkEnd w:id="260"/>
      <w:r w:rsidRPr="00D85CA7">
        <w:rPr>
          <w:rStyle w:val="Mention"/>
          <w:noProof/>
        </w:rPr>
        <w:t>@Galifi Alessandra (UniCredit)</w:t>
      </w:r>
      <w:r>
        <w:fldChar w:fldCharType="end"/>
      </w:r>
      <w:r>
        <w:t xml:space="preserve"> the field B00RLI is decimal type. If there is no value, it is displayed as „0“ therefore the value 9 - AML RISK UNASSIGNED is needed.</w:t>
      </w:r>
    </w:p>
  </w:comment>
  <w:comment w:initials="AG" w:author="Galifi Alessandra (UniCredit)" w:date="2024-12-16T10:41:00Z" w:id="253">
    <w:p w:rsidR="009D381E" w:rsidP="009D381E" w:rsidRDefault="009D381E" w14:paraId="2025B94D" w14:textId="77777777">
      <w:pPr>
        <w:pStyle w:val="CommentText"/>
      </w:pPr>
      <w:r>
        <w:rPr>
          <w:rStyle w:val="CommentReference"/>
        </w:rPr>
        <w:annotationRef/>
      </w:r>
      <w:r>
        <w:rPr>
          <w:lang w:val="it-IT"/>
        </w:rPr>
        <w:t>To be analyzed during Technical Analysis (see comments at the beginning of the paragraph)</w:t>
      </w:r>
    </w:p>
  </w:comment>
  <w:comment w:initials="AG" w:author="Galifi Alessandra (UniCredit)" w:date="2025-05-14T11:11:00Z" w:id="254">
    <w:p w:rsidR="005C26A7" w:rsidP="005C26A7" w:rsidRDefault="005C26A7" w14:paraId="1FA788A9" w14:textId="77777777">
      <w:pPr>
        <w:pStyle w:val="CommentText"/>
      </w:pPr>
      <w:r>
        <w:rPr>
          <w:rStyle w:val="CommentReference"/>
        </w:rPr>
        <w:annotationRef/>
      </w:r>
      <w:r>
        <w:rPr>
          <w:lang w:val="it-IT"/>
        </w:rPr>
        <w:t>The existing logic of AML Risk 9 will be kept as agreed</w:t>
      </w:r>
    </w:p>
  </w:comment>
  <w:comment w:initials="NC" w:author="Nahlovsky David (UniCredit CZ&amp;SK)" w:date="2024-12-17T08:34:00Z" w:id="255">
    <w:p w:rsidR="009E5213" w:rsidRDefault="009E5213" w14:paraId="353E38CD" w14:textId="24AB721C">
      <w:pPr>
        <w:pStyle w:val="CommentText"/>
      </w:pPr>
      <w:r>
        <w:rPr>
          <w:rStyle w:val="CommentReference"/>
        </w:rPr>
        <w:annotationRef/>
      </w:r>
      <w:r w:rsidRPr="35E94A0A">
        <w:t xml:space="preserve">Hi </w:t>
      </w:r>
      <w:r>
        <w:fldChar w:fldCharType="begin"/>
      </w:r>
      <w:r>
        <w:instrText xml:space="preserve"> HYPERLINK "mailto:Fruzsina.Huszka@unicredit.eu"</w:instrText>
      </w:r>
      <w:bookmarkStart w:name="_@_4B547F1D52DA4CBF96858A64983D07CFZ" w:id="261"/>
      <w:r>
        <w:fldChar w:fldCharType="separate"/>
      </w:r>
      <w:bookmarkEnd w:id="261"/>
      <w:r w:rsidRPr="13ED13AE">
        <w:rPr>
          <w:rStyle w:val="Mention"/>
          <w:noProof/>
        </w:rPr>
        <w:t>@Huszka Fruzsina (UniCredit)</w:t>
      </w:r>
      <w:r>
        <w:fldChar w:fldCharType="end"/>
      </w:r>
      <w:r w:rsidRPr="4AC5AE65">
        <w:t xml:space="preserve"> since the logic for feeding of this field is changed and it is possible to do only in Oracle, shouldn't we ensure only Oracle will be able to change value in this field? </w:t>
      </w:r>
    </w:p>
    <w:p w:rsidR="009E5213" w:rsidRDefault="009E5213" w14:paraId="508B155D" w14:textId="37C5A685">
      <w:pPr>
        <w:pStyle w:val="CommentText"/>
      </w:pPr>
    </w:p>
    <w:p w:rsidR="009E5213" w:rsidRDefault="009E5213" w14:paraId="51966DCD" w14:textId="727BCF8B">
      <w:pPr>
        <w:pStyle w:val="CommentText"/>
      </w:pPr>
      <w:r w:rsidRPr="7FD69423">
        <w:t>Basically we would like to avoid e.g. EZY or Kolkida to change value in this field "by mistake" )</w:t>
      </w:r>
    </w:p>
  </w:comment>
  <w:comment w:initials="AG" w:author="Galifi Alessandra (UniCredit)" w:date="2025-05-14T11:13:00Z" w:id="256">
    <w:p w:rsidR="004C7163" w:rsidP="004C7163" w:rsidRDefault="004C7163" w14:paraId="36639B62" w14:textId="77777777">
      <w:pPr>
        <w:pStyle w:val="CommentText"/>
        <w:numPr>
          <w:ilvl w:val="2"/>
          <w:numId w:val="48"/>
        </w:numPr>
      </w:pPr>
      <w:r>
        <w:rPr>
          <w:rStyle w:val="CommentReference"/>
        </w:rPr>
        <w:annotationRef/>
      </w:r>
      <w:r>
        <w:rPr>
          <w:lang w:val="it-IT"/>
        </w:rPr>
        <w:t xml:space="preserve">FSD has been updated with the sentence: </w:t>
      </w:r>
      <w:r>
        <w:rPr>
          <w:color w:val="0000FF"/>
          <w:lang w:val="hu-HU"/>
        </w:rPr>
        <w:t>No static table and static table maintenance will be available on CORE02 side, to disable existing functionalities regarding CASKKP</w:t>
      </w:r>
    </w:p>
  </w:comment>
  <w:comment w:initials="AG" w:author="Galifi Alessandra (UniCredit)" w:date="2025-05-14T11:33:00Z" w:id="257">
    <w:p w:rsidR="00F14DCF" w:rsidP="00F14DCF" w:rsidRDefault="00F14DCF" w14:paraId="06785635" w14:textId="77777777">
      <w:pPr>
        <w:pStyle w:val="CommentText"/>
      </w:pPr>
      <w:r>
        <w:rPr>
          <w:rStyle w:val="CommentReference"/>
        </w:rPr>
        <w:annotationRef/>
      </w:r>
      <w:r>
        <w:rPr>
          <w:lang w:val="it-IT"/>
        </w:rPr>
        <w:t>To be checked in Ezy and Kolkida FSD, not relevant for Core02</w:t>
      </w:r>
    </w:p>
  </w:comment>
  <w:comment w:initials="AG" w:author="Galifi Alessandra (UniCredit)" w:date="2024-10-29T10:35:00Z" w:id="262">
    <w:p w:rsidR="00E02DB6" w:rsidP="00E02DB6" w:rsidRDefault="00E02DB6" w14:paraId="0BB79466" w14:textId="6B52F1D7">
      <w:pPr>
        <w:pStyle w:val="CommentText"/>
      </w:pPr>
      <w:r>
        <w:rPr>
          <w:rStyle w:val="CommentReference"/>
        </w:rPr>
        <w:annotationRef/>
      </w:r>
      <w:r>
        <w:rPr>
          <w:lang w:val="it-IT"/>
        </w:rPr>
        <w:t>The requirement for Data Migration is the following “Current risk profile of the client (e.g., low, medium, high) and last date of calculation” why here is written it’s not in scope?</w:t>
      </w:r>
    </w:p>
  </w:comment>
  <w:comment w:initials="AG" w:author="Galifi Alessandra (UniCredit)" w:date="2024-11-05T13:07:00Z" w:id="263">
    <w:p w:rsidR="001F10FA" w:rsidP="001F10FA" w:rsidRDefault="001F10FA" w14:paraId="0EA09958" w14:textId="77777777">
      <w:pPr>
        <w:pStyle w:val="CommentText"/>
      </w:pPr>
      <w:r>
        <w:rPr>
          <w:rStyle w:val="CommentReference"/>
        </w:rPr>
        <w:annotationRef/>
      </w:r>
      <w:r>
        <w:rPr>
          <w:lang w:val="it-IT"/>
        </w:rPr>
        <w:t>To be investigated the difference between current siron mapping and to-be oracle mapping</w:t>
      </w:r>
    </w:p>
  </w:comment>
  <w:comment w:initials="GA(" w:author="Galifi Alessandra (UniCredit)" w:date="2024-12-03T16:06:00Z" w:id="264">
    <w:p w:rsidR="007D6A0B" w:rsidP="007D6A0B" w:rsidRDefault="007D6A0B" w14:paraId="01A2E522" w14:textId="77777777">
      <w:pPr>
        <w:pStyle w:val="CommentText"/>
      </w:pPr>
      <w:r>
        <w:rPr>
          <w:rStyle w:val="CommentReference"/>
        </w:rPr>
        <w:annotationRef/>
      </w:r>
      <w:r>
        <w:rPr>
          <w:lang w:val="it-IT"/>
        </w:rPr>
        <w:t>The existing values will be substituted after Oracle recalculates the CRR value. To be confirmed by Group Dital Collegues</w:t>
      </w:r>
    </w:p>
  </w:comment>
  <w:comment w:initials="MU" w:author="Marasco Francesco (Ext. - UniCredit)" w:date="2024-12-03T16:50:00Z" w:id="265">
    <w:p w:rsidR="008B3F77" w:rsidRDefault="008B3F77" w14:paraId="3175F389" w14:textId="73BE25C2">
      <w:pPr>
        <w:pStyle w:val="CommentText"/>
      </w:pPr>
      <w:r>
        <w:rPr>
          <w:rStyle w:val="CommentReference"/>
        </w:rPr>
        <w:annotationRef/>
      </w:r>
      <w:r w:rsidRPr="0D0A5970">
        <w:t>Correct, as a specific BR on a data migration was not requested and defined</w:t>
      </w:r>
    </w:p>
  </w:comment>
  <w:comment w:initials="FC" w:author="Fait Roman (UniCredit CZ&amp;SK)" w:date="2025-06-05T06:59:00Z" w:id="281">
    <w:p w:rsidR="0034643A" w:rsidRDefault="0034643A" w14:paraId="69A5B048" w14:textId="0CD5BF18">
      <w:pPr>
        <w:pStyle w:val="CommentText"/>
      </w:pPr>
      <w:r>
        <w:rPr>
          <w:rStyle w:val="CommentReference"/>
        </w:rPr>
        <w:annotationRef/>
      </w:r>
      <w:r w:rsidRPr="4D7EFA3E">
        <w:t>There is also value 9 - AML RISK UNASSIGNED</w:t>
      </w:r>
    </w:p>
  </w:comment>
  <w:comment w:initials="BU" w:author="Barta Zoltan (Ext. - UniCredit)" w:date="2025-06-05T11:06:00Z" w:id="282">
    <w:p w:rsidR="00616CE5" w:rsidRDefault="00616CE5" w14:paraId="35202CE1" w14:textId="011CAC36">
      <w:pPr>
        <w:pStyle w:val="CommentText"/>
      </w:pPr>
      <w:r>
        <w:rPr>
          <w:rStyle w:val="CommentReference"/>
        </w:rPr>
        <w:annotationRef/>
      </w:r>
      <w:r w:rsidRPr="0027B09C">
        <w:t>Table extended with entry "9".</w:t>
      </w:r>
    </w:p>
  </w:comment>
  <w:comment w:initials="KC" w:author="Kastalanova Marketa (UniCredit CZ&amp;SK)" w:date="2025-06-05T11:21:00Z" w:id="283">
    <w:p w:rsidR="00616CE5" w:rsidRDefault="00616CE5" w14:paraId="175B4698" w14:textId="394F3D6A">
      <w:pPr>
        <w:pStyle w:val="CommentText"/>
      </w:pPr>
      <w:r>
        <w:rPr>
          <w:rStyle w:val="CommentReference"/>
        </w:rPr>
        <w:annotationRef/>
      </w:r>
      <w:r w:rsidRPr="782747D9">
        <w:t>ok</w:t>
      </w:r>
    </w:p>
  </w:comment>
  <w:comment w:initials="LJ" w:author="Janderova Lucie (UniCredit CZ&amp;SK)" w:date="2025-04-23T19:15:00Z" w:id="287">
    <w:p w:rsidR="0089095A" w:rsidP="0089095A" w:rsidRDefault="0089095A" w14:paraId="53CD7939" w14:textId="0E09FE48">
      <w:pPr>
        <w:pStyle w:val="CommentText"/>
      </w:pPr>
      <w:r>
        <w:rPr>
          <w:rStyle w:val="CommentReference"/>
        </w:rPr>
        <w:annotationRef/>
      </w:r>
      <w:r>
        <w:fldChar w:fldCharType="begin"/>
      </w:r>
      <w:r>
        <w:instrText>HYPERLINK "mailto:Fruzsina.Huszka@unicredit.eu"</w:instrText>
      </w:r>
      <w:bookmarkStart w:name="_@_C85BB5CF47CC443C9FEF915CEA679BD9Z" w:id="294"/>
      <w:r>
        <w:fldChar w:fldCharType="separate"/>
      </w:r>
      <w:bookmarkEnd w:id="294"/>
      <w:r w:rsidRPr="0089095A">
        <w:rPr>
          <w:rStyle w:val="Mention"/>
          <w:noProof/>
        </w:rPr>
        <w:t>@Huszka Fruzsina (UniCredit)</w:t>
      </w:r>
      <w:r>
        <w:fldChar w:fldCharType="end"/>
      </w:r>
      <w:r>
        <w:t xml:space="preserve"> </w:t>
      </w:r>
      <w:r>
        <w:fldChar w:fldCharType="begin"/>
      </w:r>
      <w:r>
        <w:instrText>HYPERLINK "mailto:eugeniacarmen.sveduneac2@unicredit.eu"</w:instrText>
      </w:r>
      <w:bookmarkStart w:name="_@_9BF5260EA9BC40B3BE218FC00CB193E6Z" w:id="295"/>
      <w:r>
        <w:fldChar w:fldCharType="separate"/>
      </w:r>
      <w:bookmarkEnd w:id="295"/>
      <w:r w:rsidRPr="0089095A">
        <w:rPr>
          <w:rStyle w:val="Mention"/>
          <w:noProof/>
        </w:rPr>
        <w:t>@Sveduneac Eugenia Carmen (UniCredit)</w:t>
      </w:r>
      <w:r>
        <w:fldChar w:fldCharType="end"/>
      </w:r>
      <w:r>
        <w:t xml:space="preserve">  DBN spec is now saying that at first it will leave this empty is that still acceptable or should be changed to „0“? Thank you</w:t>
      </w:r>
    </w:p>
  </w:comment>
  <w:comment w:initials="AG" w:author="Galifi Alessandra (UniCredit)" w:date="2025-05-14T11:17:00Z" w:id="288">
    <w:p w:rsidR="007E66D9" w:rsidP="007E66D9" w:rsidRDefault="007E66D9" w14:paraId="59445EE1" w14:textId="32ED46E8">
      <w:pPr>
        <w:pStyle w:val="CommentText"/>
      </w:pPr>
      <w:r>
        <w:rPr>
          <w:rStyle w:val="CommentReference"/>
        </w:rPr>
        <w:annotationRef/>
      </w:r>
      <w:r>
        <w:fldChar w:fldCharType="begin"/>
      </w:r>
      <w:r>
        <w:instrText>HYPERLINK "mailto:ZBarta.external@unicredit.eu"</w:instrText>
      </w:r>
      <w:bookmarkStart w:name="_@_901E5E5ACD1347588F1D576F349FE755Z" w:id="296"/>
      <w:r>
        <w:fldChar w:fldCharType="separate"/>
      </w:r>
      <w:bookmarkEnd w:id="296"/>
      <w:r w:rsidRPr="007E66D9">
        <w:rPr>
          <w:rStyle w:val="Mention"/>
          <w:noProof/>
        </w:rPr>
        <w:t>@Barta Zoltan (Ext. - UniCredit)</w:t>
      </w:r>
      <w:r>
        <w:fldChar w:fldCharType="end"/>
      </w:r>
      <w:r>
        <w:t xml:space="preserve"> can you support with the answer</w:t>
      </w:r>
    </w:p>
  </w:comment>
  <w:comment w:initials="CC" w:author="Chinorai Lukas (UniCredit CZ&amp;SK)" w:date="2025-05-22T09:56:00Z" w:id="289">
    <w:p w:rsidR="00493EAC" w:rsidRDefault="00493EAC" w14:paraId="0109036D" w14:textId="5B105087">
      <w:pPr>
        <w:pStyle w:val="CommentText"/>
      </w:pPr>
      <w:r>
        <w:rPr>
          <w:rStyle w:val="CommentReference"/>
        </w:rPr>
        <w:annotationRef/>
      </w:r>
      <w:r w:rsidRPr="5B0CC04F">
        <w:t>is there any news, please?</w:t>
      </w:r>
    </w:p>
  </w:comment>
  <w:comment w:initials="BU" w:author="Barta Zoltan (Ext. - UniCredit)" w:date="2025-05-27T17:10:00Z" w:id="290">
    <w:p w:rsidR="00543272" w:rsidRDefault="00543272" w14:paraId="6EF6CA56" w14:textId="1A476302">
      <w:pPr>
        <w:pStyle w:val="CommentText"/>
      </w:pPr>
      <w:r>
        <w:rPr>
          <w:rStyle w:val="CommentReference"/>
        </w:rPr>
        <w:annotationRef/>
      </w:r>
      <w:r w:rsidRPr="47BDD35A">
        <w:t>The review date should be "0".</w:t>
      </w:r>
    </w:p>
  </w:comment>
  <w:comment w:initials="CC" w:author="Chinorai Lukas (UniCredit CZ&amp;SK)" w:date="2025-05-28T09:24:00Z" w:id="291">
    <w:p w:rsidR="002555B4" w:rsidRDefault="002555B4" w14:paraId="1799D121" w14:textId="01C60B3E">
      <w:pPr>
        <w:pStyle w:val="CommentText"/>
      </w:pPr>
      <w:r>
        <w:rPr>
          <w:rStyle w:val="CommentReference"/>
        </w:rPr>
        <w:annotationRef/>
      </w:r>
      <w:r w:rsidRPr="61D6BB60">
        <w:t xml:space="preserve">Hi </w:t>
      </w:r>
      <w:r>
        <w:fldChar w:fldCharType="begin"/>
      </w:r>
      <w:r>
        <w:instrText xml:space="preserve"> HYPERLINK "mailto:eugeniacarmen.sveduneac2@unicredit.eu"</w:instrText>
      </w:r>
      <w:bookmarkStart w:name="_@_ED7F4992FB664883AF470B2EA54FBAC1Z" w:id="297"/>
      <w:r>
        <w:fldChar w:fldCharType="separate"/>
      </w:r>
      <w:bookmarkEnd w:id="297"/>
      <w:r w:rsidRPr="346FB78B">
        <w:rPr>
          <w:rStyle w:val="Mention"/>
          <w:noProof/>
        </w:rPr>
        <w:t>@Sveduneac Eugenia Carmen (UniCredit)</w:t>
      </w:r>
      <w:r>
        <w:fldChar w:fldCharType="end"/>
      </w:r>
      <w:r w:rsidRPr="304F17BF">
        <w:t xml:space="preserve"> , can I request a consolidation and modification of the DBN specification? if I understand correctly, we will not send an empty value from the DBN, but zero (0). </w:t>
      </w:r>
    </w:p>
    <w:p w:rsidR="002555B4" w:rsidRDefault="002555B4" w14:paraId="7DB1F9D5" w14:textId="3508CED1">
      <w:pPr>
        <w:pStyle w:val="CommentText"/>
      </w:pPr>
      <w:r w:rsidRPr="4ADD7526">
        <w:t>thanks</w:t>
      </w:r>
    </w:p>
  </w:comment>
  <w:comment w:initials="S(" w:author="Sveduneac Eugenia Carmen (UniCredit)" w:date="2025-05-28T15:29:00Z" w:id="292">
    <w:p w:rsidR="002555B4" w:rsidRDefault="002555B4" w14:paraId="0CE4DFF8" w14:textId="7A5FDCE7">
      <w:pPr>
        <w:pStyle w:val="CommentText"/>
      </w:pPr>
      <w:r>
        <w:rPr>
          <w:rStyle w:val="CommentReference"/>
        </w:rPr>
        <w:annotationRef/>
      </w:r>
      <w:r>
        <w:fldChar w:fldCharType="begin"/>
      </w:r>
      <w:r>
        <w:instrText xml:space="preserve"> HYPERLINK "mailto:lukas.chinorai@unicreditgroup.cz"</w:instrText>
      </w:r>
      <w:bookmarkStart w:name="_@_D0BCA9DBE68746FB9BBE43402E2508D3Z" w:id="298"/>
      <w:r>
        <w:fldChar w:fldCharType="separate"/>
      </w:r>
      <w:bookmarkEnd w:id="298"/>
      <w:r w:rsidRPr="45968286">
        <w:rPr>
          <w:rStyle w:val="Mention"/>
          <w:noProof/>
        </w:rPr>
        <w:t>@Chinorai Lukas (UniCredit CZ&amp;SK)</w:t>
      </w:r>
      <w:r>
        <w:fldChar w:fldCharType="end"/>
      </w:r>
      <w:r w:rsidRPr="21A78D50">
        <w:t xml:space="preserve"> done</w:t>
      </w:r>
    </w:p>
  </w:comment>
  <w:comment w:initials="LJ" w:author="Janderova Lucie (UniCredit CZ&amp;SK)" w:date="2025-04-23T19:16:00Z" w:id="303">
    <w:p w:rsidR="00E005D7" w:rsidP="00E005D7" w:rsidRDefault="00E005D7" w14:paraId="395AB099" w14:textId="63F38ADC">
      <w:pPr>
        <w:pStyle w:val="CommentText"/>
      </w:pPr>
      <w:r>
        <w:rPr>
          <w:rStyle w:val="CommentReference"/>
        </w:rPr>
        <w:annotationRef/>
      </w:r>
      <w:r>
        <w:fldChar w:fldCharType="begin"/>
      </w:r>
      <w:r>
        <w:instrText>HYPERLINK "mailto:Fruzsina.Huszka@unicredit.eu"</w:instrText>
      </w:r>
      <w:bookmarkStart w:name="_@_B5E3CBDCCD8347098635FDE97A263CBFZ" w:id="311"/>
      <w:r>
        <w:fldChar w:fldCharType="separate"/>
      </w:r>
      <w:bookmarkEnd w:id="311"/>
      <w:r w:rsidRPr="00E005D7">
        <w:rPr>
          <w:rStyle w:val="Mention"/>
          <w:noProof/>
        </w:rPr>
        <w:t>@Huszka Fruzsina (UniCredit)</w:t>
      </w:r>
      <w:r>
        <w:fldChar w:fldCharType="end"/>
      </w:r>
      <w:r>
        <w:t xml:space="preserve"> </w:t>
      </w:r>
      <w:r>
        <w:fldChar w:fldCharType="begin"/>
      </w:r>
      <w:r>
        <w:instrText>HYPERLINK "mailto:eugeniacarmen.sveduneac2@unicredit.eu"</w:instrText>
      </w:r>
      <w:bookmarkStart w:name="_@_D8AFF11234C54D13BC5B77C8D81A47FFZ" w:id="312"/>
      <w:r>
        <w:fldChar w:fldCharType="separate"/>
      </w:r>
      <w:bookmarkEnd w:id="312"/>
      <w:r w:rsidRPr="00E005D7">
        <w:rPr>
          <w:rStyle w:val="Mention"/>
          <w:noProof/>
        </w:rPr>
        <w:t>@Sveduneac Eugenia Carmen (UniCredit)</w:t>
      </w:r>
      <w:r>
        <w:fldChar w:fldCharType="end"/>
      </w:r>
      <w:r>
        <w:t xml:space="preserve"> DBN spec is now saying that at first it will leave this empty is that still acceptable or should be changed to „0“? Thank you</w:t>
      </w:r>
    </w:p>
  </w:comment>
  <w:comment w:initials="AG" w:author="Galifi Alessandra (UniCredit)" w:date="2025-05-14T11:19:00Z" w:id="304">
    <w:p w:rsidR="00E277A7" w:rsidP="00E277A7" w:rsidRDefault="00E277A7" w14:paraId="11F7ECBB" w14:textId="1BAA7F35">
      <w:pPr>
        <w:pStyle w:val="CommentText"/>
      </w:pPr>
      <w:r>
        <w:rPr>
          <w:rStyle w:val="CommentReference"/>
        </w:rPr>
        <w:annotationRef/>
      </w:r>
      <w:r>
        <w:fldChar w:fldCharType="begin"/>
      </w:r>
      <w:r>
        <w:instrText>HYPERLINK "mailto:ZBarta.external@unicredit.eu"</w:instrText>
      </w:r>
      <w:bookmarkStart w:name="_@_BE98CB76C3764094AB16E46A0C52B70FZ" w:id="313"/>
      <w:r>
        <w:fldChar w:fldCharType="separate"/>
      </w:r>
      <w:bookmarkEnd w:id="313"/>
      <w:r w:rsidRPr="00E277A7">
        <w:rPr>
          <w:rStyle w:val="Mention"/>
          <w:noProof/>
        </w:rPr>
        <w:t>@Barta Zoltan (Ext. - UniCredit)</w:t>
      </w:r>
      <w:r>
        <w:fldChar w:fldCharType="end"/>
      </w:r>
      <w:r>
        <w:t xml:space="preserve"> can you support with the answer?</w:t>
      </w:r>
    </w:p>
  </w:comment>
  <w:comment w:initials="CC" w:author="Chinorai Lukas (UniCredit CZ&amp;SK)" w:date="2025-05-22T09:56:00Z" w:id="305">
    <w:p w:rsidR="00493EAC" w:rsidRDefault="00493EAC" w14:paraId="6D3CA05C" w14:textId="2B757681">
      <w:pPr>
        <w:pStyle w:val="CommentText"/>
      </w:pPr>
      <w:r>
        <w:rPr>
          <w:rStyle w:val="CommentReference"/>
        </w:rPr>
        <w:annotationRef/>
      </w:r>
      <w:r w:rsidRPr="0E1B3368">
        <w:t>is there any news, please?</w:t>
      </w:r>
    </w:p>
  </w:comment>
  <w:comment w:initials="BU" w:author="Barta Zoltan (Ext. - UniCredit)" w:date="2025-05-27T17:12:00Z" w:id="306">
    <w:p w:rsidR="00543272" w:rsidRDefault="00543272" w14:paraId="32533B09" w14:textId="2F745E5A">
      <w:pPr>
        <w:pStyle w:val="CommentText"/>
      </w:pPr>
      <w:r>
        <w:rPr>
          <w:rStyle w:val="CommentReference"/>
        </w:rPr>
        <w:annotationRef/>
      </w:r>
      <w:r w:rsidRPr="322242AA">
        <w:t>The expiry date will not be calculated in CORE02 anymore, instead of that it will be feeding over from Oracle.</w:t>
      </w:r>
    </w:p>
    <w:p w:rsidR="00543272" w:rsidRDefault="00543272" w14:paraId="4C0E80BE" w14:textId="60D93BCA">
      <w:pPr>
        <w:pStyle w:val="CommentText"/>
      </w:pPr>
    </w:p>
    <w:p w:rsidR="00543272" w:rsidRDefault="00543272" w14:paraId="2B5DD040" w14:textId="3C0650D4">
      <w:pPr>
        <w:pStyle w:val="CommentText"/>
      </w:pPr>
      <w:r w:rsidRPr="7BA58E05">
        <w:t>I have added this text to the 'expiry date' section as a new bullet point.</w:t>
      </w:r>
    </w:p>
  </w:comment>
  <w:comment w:initials="CC" w:author="Chinorai Lukas (UniCredit CZ&amp;SK)" w:date="2025-05-28T09:24:00Z" w:id="307">
    <w:p w:rsidR="002555B4" w:rsidRDefault="002555B4" w14:paraId="2C8B85BA" w14:textId="3F98DFF9">
      <w:pPr>
        <w:pStyle w:val="CommentText"/>
      </w:pPr>
      <w:r>
        <w:rPr>
          <w:rStyle w:val="CommentReference"/>
        </w:rPr>
        <w:annotationRef/>
      </w:r>
      <w:r w:rsidRPr="79B156EA">
        <w:t xml:space="preserve">Hi </w:t>
      </w:r>
      <w:r>
        <w:fldChar w:fldCharType="begin"/>
      </w:r>
      <w:r>
        <w:instrText xml:space="preserve"> HYPERLINK "mailto:ZBarta.external@unicredit.eu"</w:instrText>
      </w:r>
      <w:bookmarkStart w:name="_@_ED6CBC9A8E1143BA9C8B9D63832A11B6Z" w:id="314"/>
      <w:r>
        <w:fldChar w:fldCharType="separate"/>
      </w:r>
      <w:bookmarkEnd w:id="314"/>
      <w:r w:rsidRPr="1D6BBB3A">
        <w:rPr>
          <w:rStyle w:val="Mention"/>
          <w:noProof/>
        </w:rPr>
        <w:t>@Barta Zoltan (Ext. - UniCredit)</w:t>
      </w:r>
      <w:r>
        <w:fldChar w:fldCharType="end"/>
      </w:r>
      <w:r w:rsidRPr="5E9149F9">
        <w:t xml:space="preserve"> </w:t>
      </w:r>
    </w:p>
    <w:p w:rsidR="002555B4" w:rsidRDefault="002555B4" w14:paraId="1E166176" w14:textId="6338FB03">
      <w:pPr>
        <w:pStyle w:val="CommentText"/>
      </w:pPr>
      <w:r w:rsidRPr="47727575">
        <w:t>Thanks for the addition. we would need to reconcile though in the value that core will send to oracle (DBN sends empty value, what EzY (core) will send) - if oracle can handle both variants (empty value and zero (0)), it's OK.</w:t>
      </w:r>
    </w:p>
  </w:comment>
  <w:comment w:initials="AG" w:author="Galifi Alessandra (UniCredit)" w:date="2025-05-28T16:39:00Z" w:id="308">
    <w:p w:rsidR="00A84A13" w:rsidP="00A84A13" w:rsidRDefault="00A84A13" w14:paraId="291FB149" w14:textId="77777777">
      <w:pPr>
        <w:pStyle w:val="CommentText"/>
      </w:pPr>
      <w:r>
        <w:rPr>
          <w:rStyle w:val="CommentReference"/>
        </w:rPr>
        <w:annotationRef/>
      </w:r>
      <w:r>
        <w:rPr>
          <w:lang w:val="it-IT"/>
        </w:rPr>
        <w:t>The value should be “0” confirmed by Core02 team during meeting on 28/05</w:t>
      </w:r>
    </w:p>
  </w:comment>
  <w:comment w:initials="AG" w:author="Galifi Alessandra (UniCredit)" w:date="2025-05-28T16:41:00Z" w:id="309">
    <w:p w:rsidR="00767F0F" w:rsidP="00767F0F" w:rsidRDefault="00767F0F" w14:paraId="24FF976B" w14:textId="6049C19A">
      <w:pPr>
        <w:pStyle w:val="CommentText"/>
      </w:pPr>
      <w:r>
        <w:rPr>
          <w:rStyle w:val="CommentReference"/>
        </w:rPr>
        <w:annotationRef/>
      </w:r>
      <w:r>
        <w:fldChar w:fldCharType="begin"/>
      </w:r>
      <w:r>
        <w:instrText>HYPERLINK "mailto:eugeniacarmen.sveduneac2@unicredit.eu"</w:instrText>
      </w:r>
      <w:bookmarkStart w:name="_@_B6DA4501B38B492C8AA3DED5D4B40243Z" w:id="315"/>
      <w:r>
        <w:fldChar w:fldCharType="separate"/>
      </w:r>
      <w:bookmarkEnd w:id="315"/>
      <w:r w:rsidRPr="00767F0F">
        <w:rPr>
          <w:rStyle w:val="Mention"/>
          <w:noProof/>
        </w:rPr>
        <w:t>@Sveduneac Eugenia Carmen (UniCredit)</w:t>
      </w:r>
      <w:r>
        <w:fldChar w:fldCharType="end"/>
      </w:r>
      <w:r>
        <w:t xml:space="preserve"> can you update DBN FSD accordingly with default value = “0”?</w:t>
      </w:r>
    </w:p>
  </w:comment>
  <w:comment w:initials="S(" w:author="Sveduneac Eugenia Carmen (UniCredit)" w:date="2025-05-29T11:28:00Z" w:id="310">
    <w:p w:rsidR="002555B4" w:rsidRDefault="002555B4" w14:paraId="5F9E15EC" w14:textId="20EFF2AE">
      <w:pPr>
        <w:pStyle w:val="CommentText"/>
      </w:pPr>
      <w:r>
        <w:rPr>
          <w:rStyle w:val="CommentReference"/>
        </w:rPr>
        <w:annotationRef/>
      </w:r>
      <w:r>
        <w:fldChar w:fldCharType="begin"/>
      </w:r>
      <w:r>
        <w:instrText xml:space="preserve"> HYPERLINK "mailto:ALESSANDRA.GALIFI@unicredit.eu"</w:instrText>
      </w:r>
      <w:bookmarkStart w:name="_@_AC39343642A342BEB6B3C365D574E6C4Z" w:id="316"/>
      <w:r>
        <w:fldChar w:fldCharType="separate"/>
      </w:r>
      <w:bookmarkEnd w:id="316"/>
      <w:r w:rsidRPr="5366A272">
        <w:rPr>
          <w:rStyle w:val="Mention"/>
          <w:noProof/>
        </w:rPr>
        <w:t>@Galifi Alessandra (UniCredit)</w:t>
      </w:r>
      <w:r>
        <w:fldChar w:fldCharType="end"/>
      </w:r>
      <w:r w:rsidRPr="2A493189">
        <w:t xml:space="preserve"> done</w:t>
      </w:r>
    </w:p>
  </w:comment>
  <w:comment w:initials="NC" w:author="Nahlovsky David (UniCredit CZ&amp;SK)" w:date="2024-12-17T08:34:00Z" w:id="299">
    <w:p w:rsidR="009E5213" w:rsidRDefault="009E5213" w14:paraId="567221A4" w14:textId="6AAE361A">
      <w:pPr>
        <w:pStyle w:val="CommentText"/>
      </w:pPr>
      <w:r>
        <w:rPr>
          <w:rStyle w:val="CommentReference"/>
        </w:rPr>
        <w:annotationRef/>
      </w:r>
      <w:r w:rsidRPr="4980B2E4">
        <w:t>Existing logic of calculating expiry date based on review date should be removed from CORE02 as Oracle will be calculating Expiry date and feeding it into CORE.</w:t>
      </w:r>
    </w:p>
  </w:comment>
  <w:comment w:initials="AG" w:author="Galifi Alessandra (UniCredit)" w:date="2025-05-14T11:18:00Z" w:id="300">
    <w:p w:rsidR="00FD5D28" w:rsidP="00FD5D28" w:rsidRDefault="00FD5D28" w14:paraId="1449392A" w14:textId="3C9D17F3">
      <w:pPr>
        <w:pStyle w:val="CommentText"/>
      </w:pPr>
      <w:r>
        <w:rPr>
          <w:rStyle w:val="CommentReference"/>
        </w:rPr>
        <w:annotationRef/>
      </w:r>
      <w:r>
        <w:rPr>
          <w:lang w:val="it-IT"/>
        </w:rPr>
        <w:t xml:space="preserve">Yes, this is correct. Existing logic must be removed. </w:t>
      </w:r>
      <w:r>
        <w:fldChar w:fldCharType="begin"/>
      </w:r>
      <w:r>
        <w:instrText>HYPERLINK "mailto:ZBarta.external@unicredit.eu"</w:instrText>
      </w:r>
      <w:bookmarkStart w:name="_@_D62F670120154370AE697C807D6517CFZ" w:id="318"/>
      <w:r>
        <w:fldChar w:fldCharType="separate"/>
      </w:r>
      <w:bookmarkEnd w:id="318"/>
      <w:r w:rsidRPr="00FD5D28">
        <w:rPr>
          <w:rStyle w:val="Mention"/>
          <w:noProof/>
        </w:rPr>
        <w:t>@Barta Zoltan (Ext. - UniCredit)</w:t>
      </w:r>
      <w:r>
        <w:fldChar w:fldCharType="end"/>
      </w:r>
      <w:r>
        <w:t xml:space="preserve"> can you support with the answer?</w:t>
      </w:r>
    </w:p>
  </w:comment>
  <w:comment w:initials="AG" w:author="Galifi Alessandra (UniCredit)" w:date="2025-05-28T16:36:00Z" w:id="301">
    <w:p w:rsidR="008469FA" w:rsidP="008469FA" w:rsidRDefault="008469FA" w14:paraId="26B28F52" w14:textId="77777777">
      <w:pPr>
        <w:pStyle w:val="CommentText"/>
      </w:pPr>
      <w:r>
        <w:rPr>
          <w:rStyle w:val="CommentReference"/>
        </w:rPr>
        <w:annotationRef/>
      </w:r>
      <w:r>
        <w:rPr>
          <w:lang w:val="it-IT"/>
        </w:rPr>
        <w:t>Sentence updated during meeting on 28/05</w:t>
      </w:r>
    </w:p>
  </w:comment>
  <w:comment w:initials="LJ" w:author="Janderova Lucie (UniCredit CZ&amp;SK)" w:date="2025-04-23T19:17:00Z" w:id="320">
    <w:p w:rsidR="00E005D7" w:rsidP="00E005D7" w:rsidRDefault="00E005D7" w14:paraId="7359238D" w14:textId="45380A4D">
      <w:pPr>
        <w:pStyle w:val="CommentText"/>
      </w:pPr>
      <w:r>
        <w:rPr>
          <w:rStyle w:val="CommentReference"/>
        </w:rPr>
        <w:annotationRef/>
      </w:r>
      <w:r>
        <w:fldChar w:fldCharType="begin"/>
      </w:r>
      <w:r>
        <w:instrText>HYPERLINK "mailto:Fruzsina.Huszka@unicredit.eu"</w:instrText>
      </w:r>
      <w:bookmarkStart w:name="_@_B132F4D9680A4469B3DD4247042C7ED7Z" w:id="328"/>
      <w:r>
        <w:fldChar w:fldCharType="separate"/>
      </w:r>
      <w:bookmarkEnd w:id="328"/>
      <w:r w:rsidRPr="00E005D7">
        <w:rPr>
          <w:rStyle w:val="Mention"/>
          <w:noProof/>
        </w:rPr>
        <w:t>@Huszka Fruzsina (UniCredit)</w:t>
      </w:r>
      <w:r>
        <w:fldChar w:fldCharType="end"/>
      </w:r>
      <w:r>
        <w:t xml:space="preserve"> </w:t>
      </w:r>
      <w:r>
        <w:fldChar w:fldCharType="begin"/>
      </w:r>
      <w:r>
        <w:instrText>HYPERLINK "mailto:eugeniacarmen.sveduneac2@unicredit.eu"</w:instrText>
      </w:r>
      <w:bookmarkStart w:name="_@_A562FDF350144AA393E0150B1EE3320BZ" w:id="329"/>
      <w:r>
        <w:fldChar w:fldCharType="separate"/>
      </w:r>
      <w:bookmarkEnd w:id="329"/>
      <w:r w:rsidRPr="00E005D7">
        <w:rPr>
          <w:rStyle w:val="Mention"/>
          <w:noProof/>
        </w:rPr>
        <w:t>@Sveduneac Eugenia Carmen (UniCredit)</w:t>
      </w:r>
      <w:r>
        <w:fldChar w:fldCharType="end"/>
      </w:r>
      <w:r>
        <w:t xml:space="preserve"> DBN spec is now saying that at first it will leave this empty is that still acceptable or should be changed to „0“? Thank you</w:t>
      </w:r>
    </w:p>
  </w:comment>
  <w:comment w:initials="AG" w:author="Galifi Alessandra (UniCredit)" w:date="2025-05-14T11:20:00Z" w:id="321">
    <w:p w:rsidR="00615332" w:rsidP="00615332" w:rsidRDefault="00615332" w14:paraId="6B6EFD1C" w14:textId="6003A5B7">
      <w:pPr>
        <w:pStyle w:val="CommentText"/>
      </w:pPr>
      <w:r>
        <w:rPr>
          <w:rStyle w:val="CommentReference"/>
        </w:rPr>
        <w:annotationRef/>
      </w:r>
      <w:r>
        <w:fldChar w:fldCharType="begin"/>
      </w:r>
      <w:r>
        <w:instrText>HYPERLINK "mailto:ZBarta.external@unicredit.eu"</w:instrText>
      </w:r>
      <w:bookmarkStart w:name="_@_8D3C78D06BD440939E38AC9806999D6EZ" w:id="330"/>
      <w:r>
        <w:fldChar w:fldCharType="separate"/>
      </w:r>
      <w:bookmarkEnd w:id="330"/>
      <w:r w:rsidRPr="00615332">
        <w:rPr>
          <w:rStyle w:val="Mention"/>
          <w:noProof/>
        </w:rPr>
        <w:t>@Barta Zoltan (Ext. - UniCredit)</w:t>
      </w:r>
      <w:r>
        <w:fldChar w:fldCharType="end"/>
      </w:r>
      <w:r>
        <w:t xml:space="preserve"> can you support with an answer?</w:t>
      </w:r>
    </w:p>
  </w:comment>
  <w:comment w:initials="CC" w:author="Chinorai Lukas (UniCredit CZ&amp;SK)" w:date="2025-05-22T09:56:00Z" w:id="322">
    <w:p w:rsidR="00493EAC" w:rsidRDefault="00493EAC" w14:paraId="2A26126C" w14:textId="62594A5B">
      <w:pPr>
        <w:pStyle w:val="CommentText"/>
      </w:pPr>
      <w:r>
        <w:rPr>
          <w:rStyle w:val="CommentReference"/>
        </w:rPr>
        <w:annotationRef/>
      </w:r>
      <w:r w:rsidRPr="31EB3985">
        <w:t>is there any news, please?</w:t>
      </w:r>
    </w:p>
  </w:comment>
  <w:comment w:initials="BU" w:author="Barta Zoltan (Ext. - UniCredit)" w:date="2025-05-27T18:51:00Z" w:id="323">
    <w:p w:rsidR="008A5ED1" w:rsidRDefault="008A5ED1" w14:paraId="0E278D7E" w14:textId="695D91E6">
      <w:pPr>
        <w:pStyle w:val="CommentText"/>
      </w:pPr>
      <w:r>
        <w:rPr>
          <w:rStyle w:val="CommentReference"/>
        </w:rPr>
        <w:annotationRef/>
      </w:r>
      <w:r w:rsidRPr="79CADBF7">
        <w:t>This is under review, I hope I can answer it during Wednesday morning hours.</w:t>
      </w:r>
    </w:p>
  </w:comment>
  <w:comment w:initials="BU" w:author="Barta Zoltan (Ext. - UniCredit)" w:date="2025-05-28T11:22:00Z" w:id="324">
    <w:p w:rsidR="002555B4" w:rsidRDefault="002555B4" w14:paraId="777C0A22" w14:textId="3547D09C">
      <w:pPr>
        <w:pStyle w:val="CommentText"/>
      </w:pPr>
      <w:r>
        <w:rPr>
          <w:rStyle w:val="CommentReference"/>
        </w:rPr>
        <w:annotationRef/>
      </w:r>
      <w:r w:rsidRPr="2C730168">
        <w:t>It should be changed to "0".</w:t>
      </w:r>
    </w:p>
    <w:p w:rsidR="002555B4" w:rsidRDefault="002555B4" w14:paraId="1694EA50" w14:textId="0C643B70">
      <w:pPr>
        <w:pStyle w:val="CommentText"/>
      </w:pPr>
    </w:p>
    <w:p w:rsidR="002555B4" w:rsidRDefault="002555B4" w14:paraId="0A8E90BA" w14:textId="7B07ECA5">
      <w:pPr>
        <w:pStyle w:val="CommentText"/>
      </w:pPr>
      <w:r w:rsidRPr="3A9FFD19">
        <w:t>Just a reference point a bit for myself, the PET flag 0/1 arrives as a decimal, CORE02 however converts it to Y/N to display it on a more understandable way.</w:t>
      </w:r>
    </w:p>
  </w:comment>
  <w:comment w:initials="CC" w:author="Chinorai Lukas (UniCredit CZ&amp;SK)" w:date="2025-05-28T13:58:00Z" w:id="325">
    <w:p w:rsidR="002555B4" w:rsidRDefault="002555B4" w14:paraId="3146D9E9" w14:textId="18B17DE2">
      <w:pPr>
        <w:pStyle w:val="CommentText"/>
      </w:pPr>
      <w:r>
        <w:rPr>
          <w:rStyle w:val="CommentReference"/>
        </w:rPr>
        <w:annotationRef/>
      </w:r>
      <w:r w:rsidRPr="7027A12A">
        <w:t xml:space="preserve">Hi </w:t>
      </w:r>
      <w:r w:rsidRPr="58ED276C">
        <w:t>@Sveduneac Eugenia Carmen (UniCredit)</w:t>
      </w:r>
      <w:r w:rsidRPr="52AFE64A">
        <w:t xml:space="preserve"> , can I request a consolidation and modification of the DBN specification? if I understand correctly, we will not send an empty value from the DBN, but zero (0). </w:t>
      </w:r>
    </w:p>
    <w:p w:rsidR="002555B4" w:rsidRDefault="002555B4" w14:paraId="6A5F402E" w14:textId="5AC2F34E">
      <w:pPr>
        <w:pStyle w:val="CommentText"/>
      </w:pPr>
      <w:r w:rsidRPr="75020D4C">
        <w:t>thanks</w:t>
      </w:r>
    </w:p>
  </w:comment>
  <w:comment w:initials="S(" w:author="Sveduneac Eugenia Carmen (UniCredit)" w:date="2025-05-29T11:34:00Z" w:id="326">
    <w:p w:rsidR="002555B4" w:rsidRDefault="002555B4" w14:paraId="374423F4" w14:textId="2B251C70">
      <w:pPr>
        <w:pStyle w:val="CommentText"/>
      </w:pPr>
      <w:r>
        <w:rPr>
          <w:rStyle w:val="CommentReference"/>
        </w:rPr>
        <w:annotationRef/>
      </w:r>
      <w:r>
        <w:fldChar w:fldCharType="begin"/>
      </w:r>
      <w:r>
        <w:instrText xml:space="preserve"> HYPERLINK "mailto:lukas.chinorai@unicreditgroup.cz"</w:instrText>
      </w:r>
      <w:bookmarkStart w:name="_@_D8CD57C1638B487CA8D8F327C357D282Z" w:id="331"/>
      <w:r>
        <w:fldChar w:fldCharType="separate"/>
      </w:r>
      <w:bookmarkEnd w:id="331"/>
      <w:r w:rsidRPr="53C7FD10">
        <w:rPr>
          <w:rStyle w:val="Mention"/>
          <w:noProof/>
        </w:rPr>
        <w:t>@Chinorai Lukas (UniCredit CZ&amp;SK)</w:t>
      </w:r>
      <w:r>
        <w:fldChar w:fldCharType="end"/>
      </w:r>
      <w:r w:rsidRPr="34DB262D">
        <w:t xml:space="preserve"> specs is saying to send the value based on user selection "PEP (IsPEP) → existing field (send value based on the selection done by the client, current logic) </w:t>
      </w:r>
    </w:p>
    <w:p w:rsidR="002555B4" w:rsidRDefault="002555B4" w14:paraId="386AB617" w14:textId="20CA7D6E">
      <w:pPr>
        <w:pStyle w:val="CommentText"/>
      </w:pPr>
      <w:r w:rsidRPr="182E0CFA">
        <w:t>possible values: Y, N</w:t>
      </w:r>
    </w:p>
    <w:p w:rsidR="002555B4" w:rsidRDefault="002555B4" w14:paraId="29E7ABC8" w14:textId="6E6B06C1">
      <w:pPr>
        <w:pStyle w:val="CommentText"/>
      </w:pPr>
      <w:r w:rsidRPr="23B952AA">
        <w:t xml:space="preserve">" </w:t>
      </w:r>
    </w:p>
    <w:p w:rsidR="002555B4" w:rsidRDefault="002555B4" w14:paraId="74E9C27A" w14:textId="3631B616">
      <w:pPr>
        <w:pStyle w:val="CommentText"/>
      </w:pPr>
      <w:r w:rsidRPr="33A90BB7">
        <w:t>Just keep in mind if client declares himself PEP, in CORE02 is sent Y /"1" and Oracle is not trigger, flow is stopped in DBN (current behavior) and if he says that is not PEP, than field to Core02 is sent N / "0" and Oracle is trigger for the KYC evaluation</w:t>
      </w:r>
    </w:p>
    <w:p w:rsidR="002555B4" w:rsidRDefault="002555B4" w14:paraId="561A2118" w14:textId="38E190F1">
      <w:pPr>
        <w:pStyle w:val="CommentText"/>
      </w:pPr>
      <w:r w:rsidRPr="7F77768A">
        <w:t>So no update is needed in DBN specs</w:t>
      </w:r>
    </w:p>
  </w:comment>
  <w:comment w:initials="FR" w:author="GAFC" w:date="2024-10-29T14:13:00Z" w:id="332">
    <w:p w:rsidR="001424AF" w:rsidP="001424AF" w:rsidRDefault="001424AF" w14:paraId="18A4493A" w14:textId="6ACB791C">
      <w:pPr>
        <w:pStyle w:val="CommentText"/>
      </w:pPr>
      <w:r>
        <w:rPr>
          <w:rStyle w:val="CommentReference"/>
        </w:rPr>
        <w:annotationRef/>
      </w:r>
      <w:r>
        <w:rPr>
          <w:lang w:val="it-IT"/>
        </w:rPr>
        <w:t>Not clear. The customer should have the information regarding “block” even outside of insta payment</w:t>
      </w:r>
    </w:p>
  </w:comment>
  <w:comment w:initials="FR" w:author="GAFC" w:date="2024-11-12T12:42:00Z" w:id="333">
    <w:p w:rsidR="008A6FC2" w:rsidP="008A6FC2" w:rsidRDefault="008A6FC2" w14:paraId="2C4138D4" w14:textId="77777777">
      <w:pPr>
        <w:pStyle w:val="CommentText"/>
      </w:pPr>
      <w:r>
        <w:rPr>
          <w:rStyle w:val="CommentReference"/>
        </w:rPr>
        <w:annotationRef/>
      </w:r>
      <w:r>
        <w:rPr>
          <w:lang w:val="it-IT"/>
        </w:rPr>
        <w:t>As per last alignment: please better specify the difference between “note”, “flag”, and “block due to IP”. Moreover, if not impacted in any way by Oracle, please comment</w:t>
      </w:r>
    </w:p>
  </w:comment>
  <w:comment w:initials="H(" w:author="Huszka Fruzsina (UniCredit)" w:date="2024-11-15T14:14:00Z" w:id="334">
    <w:p w:rsidR="00EB3A03" w:rsidRDefault="00F4077A" w14:paraId="0E345234" w14:textId="38D8FE37">
      <w:pPr>
        <w:pStyle w:val="CommentText"/>
      </w:pPr>
      <w:r>
        <w:rPr>
          <w:rStyle w:val="CommentReference"/>
        </w:rPr>
        <w:annotationRef/>
      </w:r>
      <w:r w:rsidRPr="5340ED88">
        <w:t>I added: This is the flag which is used for blocking instant payments. IP application calls CORE02 to check if the transaction can be carried out or not. </w:t>
      </w:r>
    </w:p>
  </w:comment>
  <w:comment w:initials="AG" w:author="Galifi Alessandra (UniCredit)" w:date="2024-10-29T10:38:00Z" w:id="335">
    <w:p w:rsidR="00A23F9D" w:rsidP="00A23F9D" w:rsidRDefault="00A23F9D" w14:paraId="7273FC1C" w14:textId="48F466EE">
      <w:pPr>
        <w:pStyle w:val="CommentText"/>
      </w:pPr>
      <w:r>
        <w:rPr>
          <w:rStyle w:val="CommentReference"/>
        </w:rPr>
        <w:annotationRef/>
      </w:r>
      <w:r>
        <w:rPr>
          <w:lang w:val="it-IT"/>
        </w:rPr>
        <w:t>To be verified by NS colleagues</w:t>
      </w:r>
    </w:p>
  </w:comment>
  <w:comment w:initials="FR" w:author="GAFC" w:date="2024-10-29T14:14:00Z" w:id="336">
    <w:p w:rsidR="004A291C" w:rsidP="004A291C" w:rsidRDefault="004A291C" w14:paraId="599DBC81" w14:textId="77777777">
      <w:pPr>
        <w:pStyle w:val="CommentText"/>
      </w:pPr>
      <w:r>
        <w:rPr>
          <w:rStyle w:val="CommentReference"/>
        </w:rPr>
        <w:annotationRef/>
      </w:r>
      <w:r>
        <w:rPr>
          <w:lang w:val="it-IT"/>
        </w:rPr>
        <w:t>This is not according to requirement. Please refer to data Migration chapter that describe NS bulk closure</w:t>
      </w:r>
    </w:p>
  </w:comment>
  <w:comment w:initials="FR" w:author="GAFC" w:date="2024-10-29T14:12:00Z" w:id="338">
    <w:p w:rsidR="002977DA" w:rsidP="002977DA" w:rsidRDefault="002977DA" w14:paraId="43474EEF" w14:textId="3A0D0073">
      <w:pPr>
        <w:pStyle w:val="CommentText"/>
      </w:pPr>
      <w:r>
        <w:rPr>
          <w:rStyle w:val="CommentReference"/>
        </w:rPr>
        <w:annotationRef/>
      </w:r>
      <w:r>
        <w:rPr>
          <w:lang w:val="it-IT"/>
        </w:rPr>
        <w:t>What is the functional meaning of this? The customer will be blocked or not for default value?</w:t>
      </w:r>
    </w:p>
  </w:comment>
  <w:comment w:initials="H(" w:author="Huszka Fruzsina (UniCredit)" w:date="2024-11-15T14:10:00Z" w:id="339">
    <w:p w:rsidR="00EB3A03" w:rsidRDefault="00F4077A" w14:paraId="517B9742" w14:textId="5439C18C">
      <w:pPr>
        <w:pStyle w:val="CommentText"/>
      </w:pPr>
      <w:r>
        <w:rPr>
          <w:rStyle w:val="CommentReference"/>
        </w:rPr>
        <w:annotationRef/>
      </w:r>
      <w:r w:rsidRPr="5C83C500">
        <w:t xml:space="preserve">if CORE02 does not receive value from Oracle then the field remains empty. if CORE02 receives value, then CORE02 stores as recieved </w:t>
      </w:r>
    </w:p>
  </w:comment>
  <w:comment w:initials="FR" w:author="GAFC" w:date="2024-10-29T14:15:00Z" w:id="342">
    <w:p w:rsidR="004A291C" w:rsidP="004A291C" w:rsidRDefault="004A291C" w14:paraId="73067091" w14:textId="77777777">
      <w:pPr>
        <w:pStyle w:val="CommentText"/>
      </w:pPr>
      <w:r>
        <w:rPr>
          <w:rStyle w:val="CommentReference"/>
        </w:rPr>
        <w:annotationRef/>
      </w:r>
      <w:r>
        <w:rPr>
          <w:lang w:val="it-IT"/>
        </w:rPr>
        <w:t xml:space="preserve">This will cover “manual ad hoc serach” too? Please not use </w:t>
      </w:r>
      <w:r>
        <w:rPr>
          <w:i/>
          <w:iCs/>
          <w:lang w:val="it-IT"/>
        </w:rPr>
        <w:t>like</w:t>
      </w:r>
      <w:r>
        <w:rPr>
          <w:lang w:val="it-IT"/>
        </w:rPr>
        <w:t xml:space="preserve"> but list all cases</w:t>
      </w:r>
    </w:p>
  </w:comment>
  <w:comment w:initials="H(" w:author="Huszka Fruzsina (UniCredit)" w:date="2024-11-15T14:07:00Z" w:id="343">
    <w:p w:rsidR="00EB3A03" w:rsidRDefault="00F4077A" w14:paraId="10BF3ECF" w14:textId="2C1690ED">
      <w:pPr>
        <w:pStyle w:val="CommentText"/>
      </w:pPr>
      <w:r>
        <w:rPr>
          <w:rStyle w:val="CommentReference"/>
        </w:rPr>
        <w:annotationRef/>
      </w:r>
      <w:r w:rsidRPr="4E6C0793">
        <w:t xml:space="preserve">manual ad hoc search was never mentioned during workshops, only onboarding and KYC review. </w:t>
      </w:r>
    </w:p>
  </w:comment>
  <w:comment w:initials="SM" w:author="Menini, Sofia" w:date="2024-10-25T11:35:00Z" w:id="344">
    <w:p w:rsidR="00583554" w:rsidP="00583554" w:rsidRDefault="00583554" w14:paraId="098C2888" w14:textId="3C198B4E">
      <w:pPr>
        <w:pStyle w:val="CommentText"/>
      </w:pPr>
      <w:r>
        <w:rPr>
          <w:rStyle w:val="CommentReference"/>
        </w:rPr>
        <w:annotationRef/>
      </w:r>
      <w:r>
        <w:t xml:space="preserve">To be added duplicity check for KYC review and onboarding process </w:t>
      </w:r>
    </w:p>
  </w:comment>
  <w:comment w:initials="H(" w:author="Huszka Fruzsina (UniCredit)" w:date="2024-11-15T14:18:00Z" w:id="345">
    <w:p w:rsidR="00EB3A03" w:rsidRDefault="00F4077A" w14:paraId="47EF6D18" w14:textId="2FA15E38">
      <w:pPr>
        <w:pStyle w:val="CommentText"/>
      </w:pPr>
      <w:r>
        <w:rPr>
          <w:rStyle w:val="CommentReference"/>
        </w:rPr>
        <w:annotationRef/>
      </w:r>
      <w:r w:rsidRPr="2B3C9A39">
        <w:t>duplicity check is done in iHub quicksearch database. not in CORE02. + it's existing process which is not going to change</w:t>
      </w:r>
    </w:p>
  </w:comment>
  <w:comment w:initials="MU" w:author="Marasco Francesco (Ext. - UniCredit)" w:date="2024-12-09T16:02:00Z" w:id="346">
    <w:p w:rsidR="0001191C" w:rsidRDefault="0001191C" w14:paraId="56214C71" w14:textId="7BEAE107">
      <w:pPr>
        <w:pStyle w:val="CommentText"/>
      </w:pPr>
      <w:r>
        <w:rPr>
          <w:rStyle w:val="CommentReference"/>
        </w:rPr>
        <w:annotationRef/>
      </w:r>
      <w:r w:rsidRPr="5D0DE859">
        <w:t>ok</w:t>
      </w:r>
    </w:p>
  </w:comment>
  <w:comment w:initials="AG" w:author="Galifi Alessandra (UniCredit)" w:date="2024-10-29T10:49:00Z" w:id="347">
    <w:p w:rsidR="002D78BA" w:rsidP="002D78BA" w:rsidRDefault="002D78BA" w14:paraId="07363075" w14:textId="77777777">
      <w:pPr>
        <w:pStyle w:val="CommentText"/>
      </w:pPr>
      <w:r>
        <w:rPr>
          <w:rStyle w:val="CommentReference"/>
        </w:rPr>
        <w:annotationRef/>
      </w:r>
      <w:r>
        <w:rPr>
          <w:lang w:val="it-IT"/>
        </w:rPr>
        <w:t>In the KYC Review Process, the requirement is that if “KYC Review Date is Expired” the AML block must be set</w:t>
      </w:r>
    </w:p>
  </w:comment>
  <w:comment w:initials="GA(" w:author="Galifi Alessandra (UniCredit)" w:date="2024-11-07T15:20:00Z" w:id="348">
    <w:p w:rsidR="007273B3" w:rsidP="007273B3" w:rsidRDefault="007273B3" w14:paraId="2DD31FDC" w14:textId="77777777">
      <w:pPr>
        <w:pStyle w:val="CommentText"/>
      </w:pPr>
      <w:r>
        <w:rPr>
          <w:rStyle w:val="CommentReference"/>
        </w:rPr>
        <w:annotationRef/>
      </w:r>
      <w:r>
        <w:rPr>
          <w:lang w:val="it-IT"/>
        </w:rPr>
        <w:t>It means the opening the client</w:t>
      </w:r>
    </w:p>
  </w:comment>
  <w:comment w:initials="FR" w:author="GAFC" w:date="2024-10-29T14:18:00Z" w:id="349">
    <w:p w:rsidR="00F75FEB" w:rsidP="00F75FEB" w:rsidRDefault="00F75FEB" w14:paraId="7A9F90E1" w14:textId="28890A73">
      <w:pPr>
        <w:pStyle w:val="CommentText"/>
      </w:pPr>
      <w:r>
        <w:rPr>
          <w:rStyle w:val="CommentReference"/>
        </w:rPr>
        <w:annotationRef/>
      </w:r>
      <w:r>
        <w:rPr>
          <w:lang w:val="it-IT"/>
        </w:rPr>
        <w:t>What does it means?</w:t>
      </w:r>
    </w:p>
  </w:comment>
  <w:comment w:initials="GA(" w:author="Galifi Alessandra (UniCredit)" w:date="2024-11-07T15:22:00Z" w:id="350">
    <w:p w:rsidR="00B36A49" w:rsidP="00B36A49" w:rsidRDefault="00B36A49" w14:paraId="3BF172F1" w14:textId="77777777">
      <w:pPr>
        <w:pStyle w:val="CommentText"/>
      </w:pPr>
      <w:r>
        <w:rPr>
          <w:rStyle w:val="CommentReference"/>
        </w:rPr>
        <w:annotationRef/>
      </w:r>
      <w:r>
        <w:rPr>
          <w:lang w:val="it-IT"/>
        </w:rPr>
        <w:t>After process completed (with posite/negative outcome)</w:t>
      </w:r>
    </w:p>
  </w:comment>
  <w:comment w:initials="FR" w:author="GAFC" w:date="2024-11-12T12:44:00Z" w:id="351">
    <w:p w:rsidR="00FE364B" w:rsidP="00FE364B" w:rsidRDefault="00FE364B" w14:paraId="1A11C89D" w14:textId="77777777">
      <w:pPr>
        <w:pStyle w:val="CommentText"/>
      </w:pPr>
      <w:r>
        <w:rPr>
          <w:rStyle w:val="CommentReference"/>
        </w:rPr>
        <w:annotationRef/>
      </w:r>
      <w:r>
        <w:rPr>
          <w:lang w:val="it-IT"/>
        </w:rPr>
        <w:t>Please detail after investigation outcome. If there are differences between workflows (FS, PEP, STR, EDD) and/ or final statuses (AML = TP, FP/ FS = TP unwanted, TP admitted, FP) please be so kind and list them</w:t>
      </w:r>
    </w:p>
  </w:comment>
  <w:comment w:initials="H(" w:author="Huszka Fruzsina (UniCredit)" w:date="2024-11-15T14:24:00Z" w:id="352">
    <w:p w:rsidR="00EB3A03" w:rsidRDefault="00F4077A" w14:paraId="700D6E67" w14:textId="2AE74DAF">
      <w:pPr>
        <w:pStyle w:val="CommentText"/>
      </w:pPr>
      <w:r>
        <w:rPr>
          <w:rStyle w:val="CommentReference"/>
        </w:rPr>
        <w:annotationRef/>
      </w:r>
      <w:r w:rsidRPr="4110F2F6">
        <w:t xml:space="preserve">from CORE02 point of view there's no difference. CORE02 receives the fields and stores -does not matter if the outcome/scenario is positive or negative. </w:t>
      </w:r>
    </w:p>
  </w:comment>
  <w:comment w:initials="JB" w:author="Bockova Jaroslava (UniCredit CZ&amp;SK)" w:date="2024-12-11T10:35:00Z" w:id="353">
    <w:p w:rsidR="00117CF3" w:rsidP="00117CF3" w:rsidRDefault="00117CF3" w14:paraId="4E271CD4" w14:textId="77777777">
      <w:pPr>
        <w:pStyle w:val="CommentText"/>
      </w:pPr>
      <w:r>
        <w:rPr>
          <w:rStyle w:val="CommentReference"/>
        </w:rPr>
        <w:annotationRef/>
      </w:r>
      <w:r>
        <w:t>All front ends and applications have to be informed about these changes in the client api.</w:t>
      </w:r>
    </w:p>
  </w:comment>
  <w:comment w:initials="AG" w:author="Galifi Alessandra (UniCredit)" w:date="2024-12-11T10:41:00Z" w:id="354">
    <w:p w:rsidR="004C681D" w:rsidP="004C681D" w:rsidRDefault="00763014" w14:paraId="203D47FA" w14:textId="77777777">
      <w:pPr>
        <w:pStyle w:val="CommentText"/>
      </w:pPr>
      <w:r>
        <w:rPr>
          <w:rStyle w:val="CommentReference"/>
        </w:rPr>
        <w:annotationRef/>
      </w:r>
      <w:r w:rsidR="004C681D">
        <w:rPr>
          <w:lang w:val="it-IT"/>
        </w:rPr>
        <w:t>It should be represented in EZY and Kolkida, DBN  Technical Analysis. I’ve asked many time to be specific in the description. Also Robotization and Leo applications are impacted</w:t>
      </w:r>
    </w:p>
  </w:comment>
  <w:comment w:initials="AG" w:author="Galifi Alessandra (UniCredit)" w:date="2024-12-16T10:44:00Z" w:id="355">
    <w:p w:rsidR="004C681D" w:rsidP="004C681D" w:rsidRDefault="0092295A" w14:paraId="0D7AC9AB" w14:textId="187A881B">
      <w:pPr>
        <w:pStyle w:val="CommentText"/>
      </w:pPr>
      <w:r>
        <w:rPr>
          <w:rStyle w:val="CommentReference"/>
        </w:rPr>
        <w:annotationRef/>
      </w:r>
      <w:r w:rsidR="004C681D">
        <w:rPr>
          <w:lang w:val="it-IT"/>
        </w:rPr>
        <w:t>Local AFC/Business to defined the communication and to appoint responsible person for the communication</w:t>
      </w:r>
    </w:p>
  </w:comment>
  <w:comment w:initials="FR" w:author="GAFC" w:date="2024-10-29T14:18:00Z" w:id="356">
    <w:p w:rsidR="00DA6D00" w:rsidP="00DA6D00" w:rsidRDefault="00DA6D00" w14:paraId="792549DC" w14:textId="12F08F67">
      <w:pPr>
        <w:pStyle w:val="CommentText"/>
      </w:pPr>
      <w:r>
        <w:rPr>
          <w:rStyle w:val="CommentReference"/>
        </w:rPr>
        <w:annotationRef/>
      </w:r>
      <w:r>
        <w:rPr>
          <w:lang w:val="it-IT"/>
        </w:rPr>
        <w:t>Under 2.1.1 os written that this is not a lock at all...</w:t>
      </w:r>
    </w:p>
  </w:comment>
  <w:comment w:initials="H(" w:author="Huszka Fruzsina (UniCredit)" w:date="2024-11-15T15:01:00Z" w:id="357">
    <w:p w:rsidR="00EB3A03" w:rsidRDefault="00F4077A" w14:paraId="1D51DF76" w14:textId="7BE54919">
      <w:pPr>
        <w:pStyle w:val="CommentText"/>
      </w:pPr>
      <w:r>
        <w:rPr>
          <w:rStyle w:val="CommentReference"/>
        </w:rPr>
        <w:annotationRef/>
      </w:r>
      <w:r w:rsidRPr="26BCAAA4">
        <w:t xml:space="preserve">but the AML block field drives the automatic application of the Note -which actually blocks product opening. So the field itslef must be set to Y. </w:t>
      </w:r>
    </w:p>
  </w:comment>
  <w:comment w:initials="FR" w:author="GAFC" w:date="2024-10-29T14:17:00Z" w:id="358">
    <w:p w:rsidR="004D3983" w:rsidP="004D3983" w:rsidRDefault="004D3983" w14:paraId="2420A85A" w14:textId="1E198A6F">
      <w:pPr>
        <w:pStyle w:val="CommentText"/>
      </w:pPr>
      <w:r>
        <w:rPr>
          <w:rStyle w:val="CommentReference"/>
        </w:rPr>
        <w:annotationRef/>
      </w:r>
      <w:r>
        <w:rPr>
          <w:lang w:val="it-IT"/>
        </w:rPr>
        <w:t>Under 2.1.1 is written that default value exist and is blank. This is opposite...</w:t>
      </w:r>
    </w:p>
  </w:comment>
  <w:comment w:initials="H(" w:author="Huszka Fruzsina (UniCredit)" w:date="2024-11-15T15:09:00Z" w:id="359">
    <w:p w:rsidR="00EB3A03" w:rsidRDefault="00F4077A" w14:paraId="285316CD" w14:textId="4E8A5001">
      <w:pPr>
        <w:pStyle w:val="CommentText"/>
      </w:pPr>
      <w:r>
        <w:rPr>
          <w:rStyle w:val="CommentReference"/>
        </w:rPr>
        <w:annotationRef/>
      </w:r>
      <w:r w:rsidRPr="6B4714B7">
        <w:t xml:space="preserve"> in OpenClient before Oracle evaluations either  1) Frontends send AML block=Y --then CORE02 stores as received OR</w:t>
      </w:r>
    </w:p>
    <w:p w:rsidR="00EB3A03" w:rsidRDefault="00F4077A" w14:paraId="1E390B63" w14:textId="49A60E53">
      <w:pPr>
        <w:pStyle w:val="CommentText"/>
      </w:pPr>
      <w:r w:rsidRPr="0258A175">
        <w:t>2) Frontends send AML block as empty and then CORE02 shoudl apply extra logic and store it as 'Y' --this second was the chosen solution</w:t>
      </w:r>
    </w:p>
    <w:p w:rsidR="00EB3A03" w:rsidRDefault="00EB3A03" w14:paraId="6FB082A1" w14:textId="62DB2EA9">
      <w:pPr>
        <w:pStyle w:val="CommentText"/>
      </w:pPr>
    </w:p>
    <w:p w:rsidR="00EB3A03" w:rsidRDefault="00F4077A" w14:paraId="1FF51368" w14:textId="2B5482B1">
      <w:pPr>
        <w:pStyle w:val="CommentText"/>
      </w:pPr>
      <w:r w:rsidRPr="12F6AD1D">
        <w:t>In ModifyClient though, CORE02 will always store the value as received. Because at that point the process is after Oracle evaluation so its not only a default AML block but a real result ( Y or N).</w:t>
      </w:r>
    </w:p>
  </w:comment>
  <w:comment w:initials="AG" w:author="Galifi Alessandra (UniCredit)" w:date="2024-10-29T10:52:00Z" w:id="360">
    <w:p w:rsidR="00870174" w:rsidP="00870174" w:rsidRDefault="00870174" w14:paraId="724947B1" w14:textId="285F3DA4">
      <w:pPr>
        <w:pStyle w:val="CommentText"/>
      </w:pPr>
      <w:r>
        <w:rPr>
          <w:rStyle w:val="CommentReference"/>
        </w:rPr>
        <w:annotationRef/>
      </w:r>
      <w:r>
        <w:rPr>
          <w:lang w:val="it-IT"/>
        </w:rPr>
        <w:t xml:space="preserve">Where is it populated? </w:t>
      </w:r>
    </w:p>
  </w:comment>
  <w:comment w:initials="GA(" w:author="Galifi Alessandra (UniCredit)" w:date="2024-11-07T15:41:00Z" w:id="361">
    <w:p w:rsidR="00927F2B" w:rsidP="00927F2B" w:rsidRDefault="00927F2B" w14:paraId="6C98A185" w14:textId="77777777">
      <w:pPr>
        <w:pStyle w:val="CommentText"/>
      </w:pPr>
      <w:r>
        <w:rPr>
          <w:rStyle w:val="CommentReference"/>
        </w:rPr>
        <w:annotationRef/>
      </w:r>
      <w:r>
        <w:rPr>
          <w:lang w:val="it-IT"/>
        </w:rPr>
        <w:t>Change “will populate” with “will expose” . True for all below similar comments</w:t>
      </w:r>
    </w:p>
  </w:comment>
  <w:comment w:initials="H(" w:author="Huszka Fruzsina (UniCredit)" w:date="2024-11-15T15:10:00Z" w:id="362">
    <w:p w:rsidR="00EB3A03" w:rsidRDefault="00F4077A" w14:paraId="5440E0D1" w14:textId="72678EE1">
      <w:pPr>
        <w:pStyle w:val="CommentText"/>
      </w:pPr>
      <w:r>
        <w:rPr>
          <w:rStyle w:val="CommentReference"/>
        </w:rPr>
        <w:annotationRef/>
      </w:r>
      <w:r w:rsidRPr="0F80F921">
        <w:t>done</w:t>
      </w:r>
    </w:p>
  </w:comment>
  <w:comment w:initials="AG" w:author="Galifi Alessandra (UniCredit)" w:date="2024-10-29T10:52:00Z" w:id="363">
    <w:p w:rsidR="002B156E" w:rsidP="002B156E" w:rsidRDefault="002B156E" w14:paraId="435C41B0" w14:textId="59D3AC73">
      <w:pPr>
        <w:pStyle w:val="CommentText"/>
      </w:pPr>
      <w:r>
        <w:rPr>
          <w:rStyle w:val="CommentReference"/>
        </w:rPr>
        <w:annotationRef/>
      </w:r>
      <w:r>
        <w:rPr>
          <w:lang w:val="it-IT"/>
        </w:rPr>
        <w:t>Where is it populated?</w:t>
      </w:r>
    </w:p>
  </w:comment>
  <w:comment w:initials="H(" w:author="Huszka Fruzsina (UniCredit)" w:date="2024-11-15T15:11:00Z" w:id="364">
    <w:p w:rsidR="00EB3A03" w:rsidRDefault="00F4077A" w14:paraId="668DBA43" w14:textId="43518B29">
      <w:pPr>
        <w:pStyle w:val="CommentText"/>
      </w:pPr>
      <w:r>
        <w:rPr>
          <w:rStyle w:val="CommentReference"/>
        </w:rPr>
        <w:annotationRef/>
      </w:r>
      <w:r w:rsidRPr="36FF63FB">
        <w:t>changed to expose</w:t>
      </w:r>
    </w:p>
  </w:comment>
  <w:comment w:initials="FR" w:author="GAFC" w:date="2024-10-29T14:16:00Z" w:id="365">
    <w:p w:rsidR="00AE211A" w:rsidP="00AE211A" w:rsidRDefault="00AE211A" w14:paraId="293EEC48" w14:textId="77777777">
      <w:pPr>
        <w:pStyle w:val="CommentText"/>
      </w:pPr>
      <w:r>
        <w:rPr>
          <w:rStyle w:val="CommentReference"/>
        </w:rPr>
        <w:annotationRef/>
      </w:r>
      <w:r>
        <w:rPr>
          <w:lang w:val="it-IT"/>
        </w:rPr>
        <w:t>Not clear. The customer should have the information regarding “block” even outside of insta payment</w:t>
      </w:r>
    </w:p>
  </w:comment>
  <w:comment w:initials="GA(" w:author="Galifi Alessandra (UniCredit)" w:date="2024-11-07T15:39:00Z" w:id="366">
    <w:p w:rsidR="00F65CEA" w:rsidP="00F65CEA" w:rsidRDefault="00F65CEA" w14:paraId="37D1E2F3" w14:textId="77777777">
      <w:pPr>
        <w:pStyle w:val="CommentText"/>
      </w:pPr>
      <w:r>
        <w:rPr>
          <w:rStyle w:val="CommentReference"/>
        </w:rPr>
        <w:annotationRef/>
      </w:r>
      <w:r>
        <w:rPr>
          <w:lang w:val="it-IT"/>
        </w:rPr>
        <w:t>No impact on Oracle . The triggering logic for blocks are on oracle FSD and this filed it’s used only for instant payment</w:t>
      </w:r>
    </w:p>
  </w:comment>
  <w:comment w:initials="FR" w:author="GAFC" w:date="2024-11-12T12:44:00Z" w:id="367">
    <w:p w:rsidR="00FE364B" w:rsidP="00FE364B" w:rsidRDefault="00FE364B" w14:paraId="62E8D030" w14:textId="77777777">
      <w:pPr>
        <w:pStyle w:val="CommentText"/>
      </w:pPr>
      <w:r>
        <w:rPr>
          <w:rStyle w:val="CommentReference"/>
        </w:rPr>
        <w:annotationRef/>
      </w:r>
      <w:r>
        <w:rPr>
          <w:lang w:val="it-IT"/>
        </w:rPr>
        <w:t>As per last alignment: please better specify the difference between “note”, “flag”, and “block due to IP”. Moreover, if not impacted in any way by Oracle, please comment</w:t>
      </w:r>
    </w:p>
  </w:comment>
  <w:comment w:initials="H(" w:author="Huszka Fruzsina (UniCredit)" w:date="2024-11-15T15:11:00Z" w:id="368">
    <w:p w:rsidR="00EB3A03" w:rsidRDefault="00F4077A" w14:paraId="2AC9A05B" w14:textId="14F29545">
      <w:pPr>
        <w:pStyle w:val="CommentText"/>
      </w:pPr>
      <w:r>
        <w:rPr>
          <w:rStyle w:val="CommentReference"/>
        </w:rPr>
        <w:annotationRef/>
      </w:r>
      <w:r w:rsidRPr="6CE98AB1">
        <w:t>described further in 2.1.1 chapter</w:t>
      </w:r>
    </w:p>
  </w:comment>
  <w:comment w:initials="AG" w:author="Galifi Alessandra (UniCredit)" w:date="2024-10-29T10:52:00Z" w:id="369">
    <w:p w:rsidR="002B156E" w:rsidP="002B156E" w:rsidRDefault="002B156E" w14:paraId="309B3BB8" w14:textId="55DB8980">
      <w:pPr>
        <w:pStyle w:val="CommentText"/>
      </w:pPr>
      <w:r>
        <w:rPr>
          <w:rStyle w:val="CommentReference"/>
        </w:rPr>
        <w:annotationRef/>
      </w:r>
      <w:r>
        <w:rPr>
          <w:lang w:val="it-IT"/>
        </w:rPr>
        <w:t>Where is it populated?</w:t>
      </w:r>
    </w:p>
  </w:comment>
  <w:comment w:initials="H(" w:author="Huszka Fruzsina (UniCredit)" w:date="2024-11-15T15:12:00Z" w:id="370">
    <w:p w:rsidR="00EB3A03" w:rsidRDefault="00F4077A" w14:paraId="1CE5BB1F" w14:textId="798E9F6D">
      <w:pPr>
        <w:pStyle w:val="CommentText"/>
      </w:pPr>
      <w:r>
        <w:rPr>
          <w:rStyle w:val="CommentReference"/>
        </w:rPr>
        <w:annotationRef/>
      </w:r>
      <w:r w:rsidRPr="6ACA57A3">
        <w:t>changed to exposed</w:t>
      </w:r>
    </w:p>
  </w:comment>
  <w:comment w:initials="JB" w:author="Bockova Jaroslava (UniCredit CZ&amp;SK)" w:date="2024-12-11T12:14:00Z" w:id="387">
    <w:p w:rsidR="00617F35" w:rsidP="00617F35" w:rsidRDefault="00617F35" w14:paraId="5F32C505" w14:textId="2412A234">
      <w:pPr>
        <w:pStyle w:val="CommentText"/>
      </w:pPr>
      <w:r>
        <w:rPr>
          <w:rStyle w:val="CommentReference"/>
        </w:rPr>
        <w:annotationRef/>
      </w:r>
      <w:r>
        <w:fldChar w:fldCharType="begin"/>
      </w:r>
      <w:r>
        <w:instrText>HYPERLINK "mailto:ALESSANDRA.GALIFI@unicredit.eu"</w:instrText>
      </w:r>
      <w:bookmarkStart w:name="_@_EE47F4B9CF9F4CBEBCD450E0A0FED4CBZ" w:id="394"/>
      <w:r>
        <w:fldChar w:fldCharType="separate"/>
      </w:r>
      <w:bookmarkEnd w:id="394"/>
      <w:r w:rsidRPr="00617F35">
        <w:rPr>
          <w:rStyle w:val="Mention"/>
          <w:noProof/>
        </w:rPr>
        <w:t>@Galifi Alessandra (UniCredit)</w:t>
      </w:r>
      <w:r>
        <w:fldChar w:fldCharType="end"/>
      </w:r>
      <w:r>
        <w:t xml:space="preserve"> </w:t>
      </w:r>
    </w:p>
    <w:p w:rsidR="00617F35" w:rsidP="00617F35" w:rsidRDefault="00617F35" w14:paraId="39BD26E9" w14:textId="77777777">
      <w:pPr>
        <w:pStyle w:val="CommentText"/>
      </w:pPr>
    </w:p>
    <w:p w:rsidR="00617F35" w:rsidP="00617F35" w:rsidRDefault="00617F35" w14:paraId="288A872C" w14:textId="77777777">
      <w:pPr>
        <w:pStyle w:val="CommentText"/>
      </w:pPr>
      <w:r>
        <w:t xml:space="preserve">Currently we have solution for funds - in case an opening of the product is required on the client - fund, FND relation is reflected and if the related client - fund management company has valid KYC, then the product opening is allowed </w:t>
      </w:r>
      <w:r>
        <w:rPr>
          <w:lang w:val="en-US"/>
        </w:rPr>
        <w:t xml:space="preserve">on the client </w:t>
      </w:r>
      <w:r>
        <w:t xml:space="preserve">- fund (without valid KYC) in EzY. </w:t>
      </w:r>
    </w:p>
    <w:p w:rsidR="00617F35" w:rsidP="00617F35" w:rsidRDefault="00617F35" w14:paraId="6570643F" w14:textId="77777777">
      <w:pPr>
        <w:pStyle w:val="CommentText"/>
      </w:pPr>
    </w:p>
    <w:p w:rsidRPr="002B62D4" w:rsidR="00617F35" w:rsidP="00617F35" w:rsidRDefault="00617F35" w14:paraId="61AEB2C0" w14:textId="77777777">
      <w:pPr>
        <w:pStyle w:val="CommentText"/>
        <w:rPr>
          <w:lang w:val="cs-CZ"/>
        </w:rPr>
      </w:pPr>
      <w:r>
        <w:t>We must have some solution for these clients. We suggest to copy (replicate) the KYC validity and AML risk from the fund management company to the fund (via FND relation).</w:t>
      </w:r>
    </w:p>
  </w:comment>
  <w:comment w:initials="GA(" w:author="Galifi Alessandra (UniCredit)" w:date="2024-12-12T18:09:00Z" w:id="388">
    <w:p w:rsidR="004E6B30" w:rsidP="004E6B30" w:rsidRDefault="004E6B30" w14:paraId="45BAE898" w14:textId="77777777">
      <w:pPr>
        <w:pStyle w:val="CommentText"/>
      </w:pPr>
      <w:r>
        <w:rPr>
          <w:rStyle w:val="CommentReference"/>
        </w:rPr>
        <w:annotationRef/>
      </w:r>
      <w:r>
        <w:rPr>
          <w:lang w:val="it-IT"/>
        </w:rPr>
        <w:t>This behaviour was never mentioned during Brs gartehring phase</w:t>
      </w:r>
    </w:p>
  </w:comment>
  <w:comment w:initials="JB" w:author="Bockova Jaroslava (UniCredit CZ&amp;SK)" w:date="2024-12-13T10:50:00Z" w:id="389">
    <w:p w:rsidR="002B62D4" w:rsidP="002B62D4" w:rsidRDefault="002B62D4" w14:paraId="56A4DCF5" w14:textId="45DCD9F0">
      <w:pPr>
        <w:pStyle w:val="CommentText"/>
      </w:pPr>
      <w:r>
        <w:rPr>
          <w:rStyle w:val="CommentReference"/>
        </w:rPr>
        <w:annotationRef/>
      </w:r>
      <w:r>
        <w:fldChar w:fldCharType="begin"/>
      </w:r>
      <w:r>
        <w:instrText>HYPERLINK "mailto:ALESSANDRA.GALIFI@unicredit.eu"</w:instrText>
      </w:r>
      <w:bookmarkStart w:name="_@_73CDCAD35FF84FA69FAFD34D62BBA09BZ" w:id="395"/>
      <w:r>
        <w:fldChar w:fldCharType="separate"/>
      </w:r>
      <w:bookmarkEnd w:id="395"/>
      <w:r w:rsidRPr="002B62D4">
        <w:rPr>
          <w:rStyle w:val="Mention"/>
          <w:noProof/>
        </w:rPr>
        <w:t>@Galifi Alessandra (UniCredit)</w:t>
      </w:r>
      <w:r>
        <w:fldChar w:fldCharType="end"/>
      </w:r>
      <w:r>
        <w:t xml:space="preserve"> This is the existing solution that has to be applied otherwise there is an impact on bank FTE (which we would have to discuss with steering committee). It is easy solution just to read KYC related information via FND relation.</w:t>
      </w:r>
      <w:r>
        <w:rPr>
          <w:lang w:val="en-US"/>
        </w:rPr>
        <w:t xml:space="preserve"> </w:t>
      </w:r>
    </w:p>
    <w:p w:rsidR="002B62D4" w:rsidP="002B62D4" w:rsidRDefault="002B62D4" w14:paraId="0DBD88C3" w14:textId="77777777">
      <w:pPr>
        <w:pStyle w:val="CommentText"/>
      </w:pPr>
    </w:p>
    <w:p w:rsidR="002B62D4" w:rsidP="002B62D4" w:rsidRDefault="002B62D4" w14:paraId="5F369FA1" w14:textId="77777777">
      <w:pPr>
        <w:pStyle w:val="CommentText"/>
      </w:pPr>
      <w:r>
        <w:rPr>
          <w:lang w:val="en-US"/>
        </w:rPr>
        <w:t xml:space="preserve">In such case the products should be allowed even if there is a AML block note set in CORE02 on the client </w:t>
      </w:r>
      <w:r>
        <w:t>- fund.</w:t>
      </w:r>
    </w:p>
  </w:comment>
  <w:comment w:initials="AG" w:author="Galifi Alessandra (UniCredit)" w:date="2024-12-13T11:26:00Z" w:id="390">
    <w:p w:rsidR="00DF12C0" w:rsidP="00DF12C0" w:rsidRDefault="00DF12C0" w14:paraId="5F66157A" w14:textId="00DCEAB5">
      <w:pPr>
        <w:pStyle w:val="CommentText"/>
      </w:pPr>
      <w:r>
        <w:rPr>
          <w:rStyle w:val="CommentReference"/>
        </w:rPr>
        <w:annotationRef/>
      </w:r>
      <w:r>
        <w:fldChar w:fldCharType="begin"/>
      </w:r>
      <w:r>
        <w:instrText>HYPERLINK "mailto:jaroslava.bockova@unicreditgroup.cz"</w:instrText>
      </w:r>
      <w:bookmarkStart w:name="_@_FF0137C14D804542B6B685FA36822FADZ" w:id="396"/>
      <w:r>
        <w:fldChar w:fldCharType="separate"/>
      </w:r>
      <w:bookmarkEnd w:id="396"/>
      <w:r w:rsidRPr="00DF12C0">
        <w:rPr>
          <w:rStyle w:val="Mention"/>
          <w:noProof/>
        </w:rPr>
        <w:t>@Bockova Jaroslava (UniCredit CZ&amp;SK)</w:t>
      </w:r>
      <w:r>
        <w:fldChar w:fldCharType="end"/>
      </w:r>
      <w:r>
        <w:t xml:space="preserve">  the issue is that this requirement has been raised only now. No one analyzed how it can be managed from a process point of view and eventual technical GAP point of view. We cannot tell if it is easy or complex</w:t>
      </w:r>
    </w:p>
  </w:comment>
  <w:comment w:initials="AG" w:author="Galifi Alessandra (UniCredit)" w:date="2024-12-16T10:58:00Z" w:id="391">
    <w:p w:rsidR="003C60E5" w:rsidP="003C60E5" w:rsidRDefault="003C60E5" w14:paraId="7500A44B" w14:textId="77777777">
      <w:pPr>
        <w:pStyle w:val="CommentText"/>
      </w:pPr>
      <w:r>
        <w:rPr>
          <w:rStyle w:val="CommentReference"/>
        </w:rPr>
        <w:annotationRef/>
      </w:r>
      <w:r>
        <w:rPr>
          <w:lang w:val="it-IT"/>
        </w:rPr>
        <w:t>To be analyzed</w:t>
      </w:r>
    </w:p>
  </w:comment>
  <w:comment w:initials="AG" w:author="Galifi Alessandra (UniCredit)" w:date="2024-12-17T09:56:00Z" w:id="392">
    <w:p w:rsidR="00DE0DAF" w:rsidP="00DE0DAF" w:rsidRDefault="00DE0DAF" w14:paraId="79C125C4" w14:textId="77777777">
      <w:pPr>
        <w:pStyle w:val="CommentText"/>
      </w:pPr>
      <w:r>
        <w:rPr>
          <w:rStyle w:val="CommentReference"/>
        </w:rPr>
        <w:annotationRef/>
      </w:r>
      <w:r>
        <w:rPr>
          <w:lang w:val="it-IT"/>
        </w:rPr>
        <w:t>That will be analyzed during the re-planned phase</w:t>
      </w:r>
    </w:p>
  </w:comment>
  <w:comment w:initials="AG" w:author="Galifi Alessandra (UniCredit)" w:date="2025-05-14T11:21:00Z" w:id="393">
    <w:p w:rsidR="005E2B5F" w:rsidP="005E2B5F" w:rsidRDefault="005E2B5F" w14:paraId="1DDE25F2" w14:textId="77777777">
      <w:pPr>
        <w:pStyle w:val="CommentText"/>
      </w:pPr>
      <w:r>
        <w:rPr>
          <w:rStyle w:val="CommentReference"/>
        </w:rPr>
        <w:annotationRef/>
      </w:r>
      <w:r>
        <w:rPr>
          <w:lang w:val="it-IT"/>
        </w:rPr>
        <w:t>Agrred during Siron Decision Making Forum and will be implemented</w:t>
      </w:r>
    </w:p>
  </w:comment>
  <w:comment w:initials="FR" w:author="GAFC" w:date="2024-10-29T14:19:00Z" w:id="397">
    <w:p w:rsidR="00DA6D00" w:rsidP="00DA6D00" w:rsidRDefault="00DA6D00" w14:paraId="1EBC2FF0" w14:textId="0BEC96F3">
      <w:pPr>
        <w:pStyle w:val="CommentText"/>
      </w:pPr>
      <w:r>
        <w:rPr>
          <w:rStyle w:val="CommentReference"/>
        </w:rPr>
        <w:annotationRef/>
      </w:r>
      <w:r>
        <w:rPr>
          <w:lang w:val="it-IT"/>
        </w:rPr>
        <w:t>Under 2.1.1 os written that this is not a lock at all...</w:t>
      </w:r>
    </w:p>
  </w:comment>
  <w:comment w:initials="AG" w:author="Galifi Alessandra (UniCredit)" w:date="2024-10-29T10:54:00Z" w:id="398">
    <w:p w:rsidR="00B9424E" w:rsidP="00B9424E" w:rsidRDefault="00B9424E" w14:paraId="5DF332C6" w14:textId="5E18AAE7">
      <w:pPr>
        <w:pStyle w:val="CommentText"/>
      </w:pPr>
      <w:r>
        <w:rPr>
          <w:rStyle w:val="CommentReference"/>
        </w:rPr>
        <w:annotationRef/>
      </w:r>
      <w:r>
        <w:rPr>
          <w:lang w:val="it-IT"/>
        </w:rPr>
        <w:t>Whay do you want to keep the note for the AML block?</w:t>
      </w:r>
    </w:p>
  </w:comment>
  <w:comment w:initials="JB" w:author="Bockova Jaroslava (UniCredit CZ&amp;SK)" w:date="2024-12-11T11:29:00Z" w:id="399">
    <w:p w:rsidR="000E2D48" w:rsidP="000E2D48" w:rsidRDefault="000E2D48" w14:paraId="023EDBEC" w14:textId="1D201F0B">
      <w:pPr>
        <w:pStyle w:val="CommentText"/>
      </w:pPr>
      <w:r>
        <w:rPr>
          <w:rStyle w:val="CommentReference"/>
        </w:rPr>
        <w:annotationRef/>
      </w:r>
      <w:r>
        <w:fldChar w:fldCharType="begin"/>
      </w:r>
      <w:r>
        <w:instrText>HYPERLINK "mailto:Fruzsina.Huszka@unicredit.eu"</w:instrText>
      </w:r>
      <w:bookmarkStart w:name="_@_B9C5C3930ADA4B25B3B2AB09E983BFBFZ" w:id="402"/>
      <w:r>
        <w:fldChar w:fldCharType="separate"/>
      </w:r>
      <w:bookmarkEnd w:id="402"/>
      <w:r w:rsidRPr="000E2D48">
        <w:rPr>
          <w:rStyle w:val="Mention"/>
          <w:noProof/>
        </w:rPr>
        <w:t>@Huszka Fruzsina (UniCredit)</w:t>
      </w:r>
      <w:r>
        <w:fldChar w:fldCharType="end"/>
      </w:r>
      <w:r>
        <w:t xml:space="preserve"> </w:t>
      </w:r>
    </w:p>
    <w:p w:rsidR="000E2D48" w:rsidP="000E2D48" w:rsidRDefault="000E2D48" w14:paraId="4087957F" w14:textId="77777777">
      <w:pPr>
        <w:pStyle w:val="CommentText"/>
      </w:pPr>
    </w:p>
    <w:p w:rsidR="000E2D48" w:rsidP="000E2D48" w:rsidRDefault="000E2D48" w14:paraId="2C7EFBC9" w14:textId="77777777">
      <w:pPr>
        <w:pStyle w:val="CommentText"/>
      </w:pPr>
      <w:r>
        <w:t xml:space="preserve">May </w:t>
      </w:r>
      <w:r>
        <w:rPr>
          <w:lang w:val="en-US"/>
        </w:rPr>
        <w:t xml:space="preserve">I ask </w:t>
      </w:r>
      <w:r>
        <w:t>you to provide us the analysis of current behavior of the „new products blocked“ function on the note level (CORE02)? We will ask for the same from EzY team. Currently the „new products blocked“ on the note level blocks also opening of a new term deposit deal. It has to be allowed for the note dedicated to AML block. Therefore we suggest to implement / adjust the „new products blocked“ on the note level - to extend it with the new value/s (saying the blockage range).</w:t>
      </w:r>
    </w:p>
    <w:p w:rsidR="000E2D48" w:rsidP="000E2D48" w:rsidRDefault="000E2D48" w14:paraId="39E02638" w14:textId="77777777">
      <w:pPr>
        <w:pStyle w:val="CommentText"/>
      </w:pPr>
    </w:p>
  </w:comment>
  <w:comment w:initials="AG" w:author="Galifi Alessandra (UniCredit)" w:date="2024-12-16T11:07:00Z" w:id="400">
    <w:p w:rsidR="00DF1D18" w:rsidP="00DF1D18" w:rsidRDefault="00DF1D18" w14:paraId="2E37F3F1" w14:textId="77777777">
      <w:pPr>
        <w:pStyle w:val="CommentText"/>
      </w:pPr>
      <w:r>
        <w:rPr>
          <w:rStyle w:val="CommentReference"/>
        </w:rPr>
        <w:annotationRef/>
      </w:r>
      <w:r>
        <w:rPr>
          <w:lang w:val="it-IT"/>
        </w:rPr>
        <w:t xml:space="preserve">To be analyzed by Core02 team during Technical Analysis </w:t>
      </w:r>
    </w:p>
  </w:comment>
  <w:comment w:initials="BC" w:author="Bockova Jaroslava (UniCredit CZ&amp;SK)" w:date="2025-05-27T10:53:00Z" w:id="401">
    <w:p w:rsidR="0074350F" w:rsidRDefault="0074350F" w14:paraId="526ECC36" w14:textId="0A411123">
      <w:pPr>
        <w:pStyle w:val="CommentText"/>
      </w:pPr>
      <w:r>
        <w:rPr>
          <w:rStyle w:val="CommentReference"/>
        </w:rPr>
        <w:annotationRef/>
      </w:r>
      <w:r w:rsidRPr="7655A815">
        <w:t>as is process will be kept</w:t>
      </w:r>
    </w:p>
  </w:comment>
  <w:comment w:initials="AG" w:author="Galifi Alessandra (UniCredit)" w:date="2024-10-29T10:55:00Z" w:id="403">
    <w:p w:rsidR="00E13E64" w:rsidP="00E13E64" w:rsidRDefault="00E13E64" w14:paraId="3CC0C0AE" w14:textId="3AAC4045">
      <w:pPr>
        <w:pStyle w:val="CommentText"/>
      </w:pPr>
      <w:r>
        <w:rPr>
          <w:rStyle w:val="CommentReference"/>
        </w:rPr>
        <w:annotationRef/>
      </w:r>
      <w:r>
        <w:rPr>
          <w:lang w:val="it-IT"/>
        </w:rPr>
        <w:t>This is not in line with the shared requirement. If AML Block is Y, the customer must be blocked</w:t>
      </w:r>
    </w:p>
  </w:comment>
  <w:comment w:initials="GA(" w:author="Galifi Alessandra (UniCredit)" w:date="2024-11-07T15:43:00Z" w:id="404">
    <w:p w:rsidR="002D5737" w:rsidP="002D5737" w:rsidRDefault="002D5737" w14:paraId="2BE346E1" w14:textId="77777777">
      <w:pPr>
        <w:pStyle w:val="CommentText"/>
      </w:pPr>
      <w:r>
        <w:rPr>
          <w:rStyle w:val="CommentReference"/>
        </w:rPr>
        <w:annotationRef/>
      </w:r>
      <w:r>
        <w:rPr>
          <w:lang w:val="it-IT"/>
        </w:rPr>
        <w:t>The blocking will occur with the combination of field and note</w:t>
      </w:r>
    </w:p>
  </w:comment>
  <w:comment w:initials="FR" w:author="GAFC" w:date="2024-10-29T14:20:00Z" w:id="405">
    <w:p w:rsidR="00DA6D00" w:rsidP="00DA6D00" w:rsidRDefault="00DA6D00" w14:paraId="008F351D" w14:textId="1D5C4430">
      <w:pPr>
        <w:pStyle w:val="CommentText"/>
      </w:pPr>
      <w:r>
        <w:rPr>
          <w:rStyle w:val="CommentReference"/>
        </w:rPr>
        <w:annotationRef/>
      </w:r>
      <w:r>
        <w:rPr>
          <w:lang w:val="it-IT"/>
        </w:rPr>
        <w:t>This is not according to requirement. What is its purpose?</w:t>
      </w:r>
    </w:p>
  </w:comment>
  <w:comment w:initials="H(" w:author="Huszka Fruzsina (UniCredit)" w:date="2024-11-15T15:14:00Z" w:id="406">
    <w:p w:rsidR="00EB3A03" w:rsidRDefault="00F4077A" w14:paraId="7B4E70A0" w14:textId="7457AB02">
      <w:pPr>
        <w:pStyle w:val="CommentText"/>
      </w:pPr>
      <w:r>
        <w:rPr>
          <w:rStyle w:val="CommentReference"/>
        </w:rPr>
        <w:annotationRef/>
      </w:r>
      <w:r w:rsidRPr="00F26C92">
        <w:t>Galifi Alessandra (UniCredit)</w:t>
      </w:r>
    </w:p>
    <w:p w:rsidR="00EB3A03" w:rsidRDefault="00F4077A" w14:paraId="0A8B633B" w14:textId="54CD1C4E">
      <w:pPr>
        <w:pStyle w:val="CommentText"/>
      </w:pPr>
      <w:r w:rsidRPr="0CE2BAFF">
        <w:t>The blocking will occur with the combination of field and note</w:t>
      </w:r>
    </w:p>
  </w:comment>
  <w:comment w:initials="JB" w:author="Bockova Jaroslava (UniCredit CZ&amp;SK)" w:date="2024-12-11T12:06:00Z" w:id="412">
    <w:p w:rsidR="008B05DF" w:rsidP="008B05DF" w:rsidRDefault="00581A1B" w14:paraId="2FE2CF32" w14:textId="630DF7F4">
      <w:pPr>
        <w:pStyle w:val="CommentText"/>
      </w:pPr>
      <w:r>
        <w:rPr>
          <w:rStyle w:val="CommentReference"/>
        </w:rPr>
        <w:annotationRef/>
      </w:r>
      <w:r w:rsidR="008B05DF">
        <w:fldChar w:fldCharType="begin"/>
      </w:r>
      <w:r w:rsidR="008B05DF">
        <w:instrText>HYPERLINK "mailto:Fruzsina.Huszka@unicredit.eu"</w:instrText>
      </w:r>
      <w:bookmarkStart w:name="_@_C725DF4AA42D4995900268DC663B4BA1Z" w:id="414"/>
      <w:r w:rsidR="008B05DF">
        <w:fldChar w:fldCharType="separate"/>
      </w:r>
      <w:bookmarkEnd w:id="414"/>
      <w:r w:rsidRPr="008B05DF" w:rsidR="008B05DF">
        <w:rPr>
          <w:rStyle w:val="Mention"/>
          <w:noProof/>
        </w:rPr>
        <w:t>@Huszka Fruzsina (UniCredit)</w:t>
      </w:r>
      <w:r w:rsidR="008B05DF">
        <w:fldChar w:fldCharType="end"/>
      </w:r>
      <w:r w:rsidR="008B05DF">
        <w:t xml:space="preserve"> </w:t>
      </w:r>
      <w:r w:rsidR="008B05DF">
        <w:br/>
      </w:r>
    </w:p>
    <w:p w:rsidR="008B05DF" w:rsidP="008B05DF" w:rsidRDefault="008B05DF" w14:paraId="2B338875" w14:textId="77777777">
      <w:pPr>
        <w:pStyle w:val="CommentText"/>
      </w:pPr>
    </w:p>
    <w:p w:rsidR="008B05DF" w:rsidP="008B05DF" w:rsidRDefault="008B05DF" w14:paraId="7306BB6E" w14:textId="77777777">
      <w:pPr>
        <w:pStyle w:val="CommentText"/>
      </w:pPr>
      <w:r>
        <w:t xml:space="preserve">As discussed … The new “AML block” note must have limited access for management (creation/deletion), therefore we need to implement a new parameter at the note template level to specify that only dedicated users (the list of user name E5xxxxx, Bxxxxx, …) can manage this note in CORE02. </w:t>
      </w:r>
    </w:p>
    <w:p w:rsidR="008B05DF" w:rsidP="008B05DF" w:rsidRDefault="008B05DF" w14:paraId="64515D60" w14:textId="77777777">
      <w:pPr>
        <w:pStyle w:val="CommentText"/>
      </w:pPr>
    </w:p>
    <w:p w:rsidR="008B05DF" w:rsidP="008B05DF" w:rsidRDefault="008B05DF" w14:paraId="207813CE" w14:textId="77777777">
      <w:pPr>
        <w:pStyle w:val="CommentText"/>
      </w:pPr>
      <w:r>
        <w:t>Important note: to delete this note manually must be allowed even if the AML block = Y.</w:t>
      </w:r>
    </w:p>
    <w:p w:rsidR="008B05DF" w:rsidP="008B05DF" w:rsidRDefault="008B05DF" w14:paraId="399C76D7" w14:textId="77777777">
      <w:pPr>
        <w:pStyle w:val="CommentText"/>
      </w:pPr>
    </w:p>
    <w:p w:rsidR="008B05DF" w:rsidP="008B05DF" w:rsidRDefault="008B05DF" w14:paraId="633C8961" w14:textId="77777777">
      <w:pPr>
        <w:pStyle w:val="CommentText"/>
      </w:pPr>
      <w:r>
        <w:t xml:space="preserve">White list in CORE02 must be present (managed by bank user) with the list of the clients (internal etc.) for whom the note must not be automatically recreated. </w:t>
      </w:r>
    </w:p>
  </w:comment>
  <w:comment w:initials="AG" w:author="Galifi Alessandra (UniCredit)" w:date="2024-12-16T11:15:00Z" w:id="413">
    <w:p w:rsidR="00666EA4" w:rsidP="00666EA4" w:rsidRDefault="00666EA4" w14:paraId="49D7E1E5" w14:textId="77777777">
      <w:pPr>
        <w:pStyle w:val="CommentText"/>
      </w:pPr>
      <w:r>
        <w:rPr>
          <w:rStyle w:val="CommentReference"/>
        </w:rPr>
        <w:annotationRef/>
      </w:r>
      <w:r>
        <w:rPr>
          <w:lang w:val="it-IT"/>
        </w:rPr>
        <w:t>This will be in the specific Core02 FSD for AML Block manual removal</w:t>
      </w:r>
    </w:p>
  </w:comment>
  <w:comment w:initials="FR" w:author="GAFC" w:date="2024-10-29T14:37:00Z" w:id="415">
    <w:p w:rsidR="0027724A" w:rsidP="0027724A" w:rsidRDefault="0027724A" w14:paraId="1E015E78" w14:textId="22649901">
      <w:pPr>
        <w:pStyle w:val="CommentText"/>
      </w:pPr>
      <w:r>
        <w:rPr>
          <w:rStyle w:val="CommentReference"/>
        </w:rPr>
        <w:annotationRef/>
      </w:r>
      <w:r>
        <w:rPr>
          <w:lang w:val="it-IT"/>
        </w:rPr>
        <w:t>Missing “on demand online search” effects</w:t>
      </w:r>
    </w:p>
  </w:comment>
  <w:comment w:initials="GA(" w:author="Galifi Alessandra (UniCredit)" w:date="2024-11-07T15:56:00Z" w:id="416">
    <w:p w:rsidR="009B44DE" w:rsidP="009B44DE" w:rsidRDefault="009B44DE" w14:paraId="2E4E1E54" w14:textId="77777777">
      <w:pPr>
        <w:pStyle w:val="CommentText"/>
      </w:pPr>
      <w:r>
        <w:rPr>
          <w:rStyle w:val="CommentReference"/>
        </w:rPr>
        <w:annotationRef/>
      </w:r>
      <w:r>
        <w:rPr>
          <w:lang w:val="it-IT"/>
        </w:rPr>
        <w:t>Core02 team waiting for update of requirement to insert also this point</w:t>
      </w:r>
    </w:p>
  </w:comment>
  <w:comment w:initials="FR" w:author="GAFC" w:date="2024-11-12T12:45:00Z" w:id="417">
    <w:p w:rsidR="00C23BDB" w:rsidP="00C23BDB" w:rsidRDefault="00C23BDB" w14:paraId="00ACAA36" w14:textId="77777777">
      <w:pPr>
        <w:pStyle w:val="CommentText"/>
      </w:pPr>
      <w:r>
        <w:rPr>
          <w:rStyle w:val="CommentReference"/>
        </w:rPr>
        <w:annotationRef/>
      </w:r>
      <w:r>
        <w:rPr>
          <w:lang w:val="it-IT"/>
        </w:rPr>
        <w:t>Core02 must align with Digital. BR have been shared with dedicated functions many months ago</w:t>
      </w:r>
    </w:p>
  </w:comment>
  <w:comment w:initials="KC" w:author="Kastalanova Marketa (UniCredit CZ&amp;SK)" w:date="2025-04-23T16:45:00Z" w:id="448">
    <w:p w:rsidR="00E22184" w:rsidRDefault="00E22184" w14:paraId="48D9F75E" w14:textId="250E7C78">
      <w:pPr>
        <w:pStyle w:val="CommentText"/>
      </w:pPr>
      <w:r>
        <w:rPr>
          <w:rStyle w:val="CommentReference"/>
        </w:rPr>
        <w:annotationRef/>
      </w:r>
      <w:r w:rsidRPr="32089B55">
        <w:t>why will not be possible to change flag also opposite from "N" to "Y"?</w:t>
      </w:r>
    </w:p>
  </w:comment>
  <w:comment w:initials="AG" w:author="Galifi Alessandra (UniCredit)" w:date="2025-05-14T11:23:00Z" w:id="449">
    <w:p w:rsidR="002558C2" w:rsidP="002558C2" w:rsidRDefault="002558C2" w14:paraId="6772E4F1" w14:textId="0E954672">
      <w:pPr>
        <w:pStyle w:val="CommentText"/>
      </w:pPr>
      <w:r>
        <w:rPr>
          <w:rStyle w:val="CommentReference"/>
        </w:rPr>
        <w:annotationRef/>
      </w:r>
      <w:r>
        <w:fldChar w:fldCharType="begin"/>
      </w:r>
      <w:r>
        <w:instrText>HYPERLINK "mailto:ZBarta.external@unicredit.eu"</w:instrText>
      </w:r>
      <w:bookmarkStart w:name="_@_350BF9E1EE1B414682975A1276A0F948Z" w:id="455"/>
      <w:r>
        <w:fldChar w:fldCharType="separate"/>
      </w:r>
      <w:bookmarkEnd w:id="455"/>
      <w:r w:rsidRPr="002558C2">
        <w:rPr>
          <w:rStyle w:val="Mention"/>
          <w:noProof/>
        </w:rPr>
        <w:t>@Barta Zoltan (Ext. - UniCredit)</w:t>
      </w:r>
      <w:r>
        <w:fldChar w:fldCharType="end"/>
      </w:r>
      <w:r>
        <w:t xml:space="preserve"> can you check and provide an answer?</w:t>
      </w:r>
    </w:p>
  </w:comment>
  <w:comment w:initials="BU" w:author="Barta Zoltan (Ext. - UniCredit)" w:date="2025-05-27T12:56:00Z" w:id="450">
    <w:p w:rsidR="00845B4D" w:rsidRDefault="00845B4D" w14:paraId="13D9BF4C" w14:textId="05C0B162">
      <w:pPr>
        <w:pStyle w:val="CommentText"/>
      </w:pPr>
      <w:r>
        <w:rPr>
          <w:rStyle w:val="CommentReference"/>
        </w:rPr>
        <w:annotationRef/>
      </w:r>
      <w:r w:rsidRPr="36157CCD">
        <w:t>In case of authorized users, the change from N to Y or from Y to N is allowed on both ways. If someone is not authorized to change this field, then the change of AML block field is not allowed at all. The aim is that only special users should be able to change this value.</w:t>
      </w:r>
    </w:p>
  </w:comment>
  <w:comment w:initials="AG" w:author="Galifi Alessandra (UniCredit)" w:date="2025-05-28T16:43:00Z" w:id="451">
    <w:p w:rsidR="002310D3" w:rsidP="002310D3" w:rsidRDefault="002310D3" w14:paraId="22B40A5E" w14:textId="5115B3BC">
      <w:pPr>
        <w:pStyle w:val="CommentText"/>
      </w:pPr>
      <w:r>
        <w:rPr>
          <w:rStyle w:val="CommentReference"/>
        </w:rPr>
        <w:annotationRef/>
      </w:r>
      <w:r>
        <w:fldChar w:fldCharType="begin"/>
      </w:r>
      <w:r>
        <w:instrText>HYPERLINK "mailto:ZBarta.external@unicredit.eu"</w:instrText>
      </w:r>
      <w:bookmarkStart w:name="_@_85AFF8D606E84DA08C928B42DF6840D3Z" w:id="456"/>
      <w:r>
        <w:fldChar w:fldCharType="separate"/>
      </w:r>
      <w:bookmarkEnd w:id="456"/>
      <w:r w:rsidRPr="002310D3">
        <w:rPr>
          <w:rStyle w:val="Mention"/>
          <w:noProof/>
        </w:rPr>
        <w:t>@Barta Zoltan (Ext. - UniCredit)</w:t>
      </w:r>
      <w:r>
        <w:fldChar w:fldCharType="end"/>
      </w:r>
      <w:r>
        <w:t xml:space="preserve"> can you put the answer to the comment directly in the body of FSD?</w:t>
      </w:r>
    </w:p>
  </w:comment>
  <w:comment w:initials="BU" w:author="Barta Zoltan (Ext. - UniCredit)" w:date="2025-05-29T17:12:00Z" w:id="452">
    <w:p w:rsidR="002555B4" w:rsidRDefault="002555B4" w14:paraId="1563F3EC" w14:textId="2506CD9D">
      <w:pPr>
        <w:pStyle w:val="CommentText"/>
      </w:pPr>
      <w:r>
        <w:rPr>
          <w:rStyle w:val="CommentReference"/>
        </w:rPr>
        <w:annotationRef/>
      </w:r>
      <w:r w:rsidRPr="41B0EABE">
        <w:t>Completed, text added to the body.</w:t>
      </w:r>
    </w:p>
  </w:comment>
  <w:comment w:initials="KC" w:author="Kastalanova Marketa (UniCredit CZ&amp;SK)" w:date="2025-04-23T09:45:00Z" w:id="461">
    <w:p w:rsidR="002555B4" w:rsidRDefault="002555B4" w14:paraId="22BAAA7E" w14:textId="43E10145">
      <w:pPr>
        <w:pStyle w:val="CommentText"/>
      </w:pPr>
      <w:r>
        <w:rPr>
          <w:rStyle w:val="CommentReference"/>
        </w:rPr>
        <w:annotationRef/>
      </w:r>
      <w:r w:rsidRPr="2A9DF419">
        <w:t>why will not be possible to change flag also opposite from "N" to "Y"?</w:t>
      </w:r>
    </w:p>
  </w:comment>
  <w:comment w:initials="G(" w:author="Galifi Alessandra (UniCredit)" w:date="2025-05-14T04:23:00Z" w:id="462">
    <w:p w:rsidR="002555B4" w:rsidRDefault="002555B4" w14:paraId="1CF6281D" w14:textId="17DB7D5F">
      <w:pPr>
        <w:pStyle w:val="CommentText"/>
      </w:pPr>
      <w:r>
        <w:rPr>
          <w:rStyle w:val="CommentReference"/>
        </w:rPr>
        <w:annotationRef/>
      </w:r>
      <w:r>
        <w:fldChar w:fldCharType="begin"/>
      </w:r>
      <w:r>
        <w:instrText xml:space="preserve"> HYPERLINK "mailto:ZBarta.external@unicredit.eu"</w:instrText>
      </w:r>
      <w:bookmarkStart w:name="_@_BDB3D66D3F6E421CB02BA01DB168BC20Z" w:id="466"/>
      <w:r>
        <w:fldChar w:fldCharType="separate"/>
      </w:r>
      <w:bookmarkEnd w:id="466"/>
      <w:r w:rsidRPr="4ACA40F7">
        <w:rPr>
          <w:rStyle w:val="Mention"/>
          <w:noProof/>
        </w:rPr>
        <w:t>@Barta Zoltan (Ext. - UniCredit)</w:t>
      </w:r>
      <w:r>
        <w:fldChar w:fldCharType="end"/>
      </w:r>
      <w:r w:rsidRPr="37CFED23">
        <w:t xml:space="preserve"> can you check and provide an answer?</w:t>
      </w:r>
    </w:p>
  </w:comment>
  <w:comment w:initials="BU" w:author="Barta Zoltan (Ext. - UniCredit)" w:date="2025-05-27T05:56:00Z" w:id="463">
    <w:p w:rsidR="002555B4" w:rsidRDefault="002555B4" w14:paraId="2CD4B8D1" w14:textId="4BD8FC3C">
      <w:pPr>
        <w:pStyle w:val="CommentText"/>
      </w:pPr>
      <w:r>
        <w:rPr>
          <w:rStyle w:val="CommentReference"/>
        </w:rPr>
        <w:annotationRef/>
      </w:r>
      <w:r w:rsidRPr="5E6CAD6C">
        <w:t>In case of authorized users, the change from N to Y or from Y to N is allowed on both ways. If someone is not authorized to change this field, then the change of AML block field is not allowed at all. The aim is that only special users should be able to change this value.</w:t>
      </w:r>
    </w:p>
  </w:comment>
  <w:comment w:initials="G(" w:author="Galifi Alessandra (UniCredit)" w:date="2025-05-28T09:43:00Z" w:id="464">
    <w:p w:rsidR="002555B4" w:rsidRDefault="002555B4" w14:paraId="6D944ABE" w14:textId="2A7B51F2">
      <w:pPr>
        <w:pStyle w:val="CommentText"/>
      </w:pPr>
      <w:r>
        <w:rPr>
          <w:rStyle w:val="CommentReference"/>
        </w:rPr>
        <w:annotationRef/>
      </w:r>
      <w:r>
        <w:fldChar w:fldCharType="begin"/>
      </w:r>
      <w:r>
        <w:instrText xml:space="preserve"> HYPERLINK "mailto:ZBarta.external@unicredit.eu"</w:instrText>
      </w:r>
      <w:bookmarkStart w:name="_@_6E7C33E45624437FAF295743094608F7Z" w:id="467"/>
      <w:r>
        <w:fldChar w:fldCharType="separate"/>
      </w:r>
      <w:bookmarkEnd w:id="467"/>
      <w:r w:rsidRPr="24304A7E">
        <w:rPr>
          <w:rStyle w:val="Mention"/>
          <w:noProof/>
        </w:rPr>
        <w:t>@Barta Zoltan (Ext. - UniCredit)</w:t>
      </w:r>
      <w:r>
        <w:fldChar w:fldCharType="end"/>
      </w:r>
      <w:r w:rsidRPr="4693096A">
        <w:t xml:space="preserve"> can you put the answer to the comment directly in the body of FSD?</w:t>
      </w:r>
    </w:p>
  </w:comment>
  <w:comment w:initials="BU" w:author="Barta Zoltan (Ext. - UniCredit)" w:date="2025-05-29T17:13:00Z" w:id="465">
    <w:p w:rsidR="002555B4" w:rsidRDefault="002555B4" w14:paraId="3A958C1D" w14:textId="686D08C0">
      <w:pPr>
        <w:pStyle w:val="CommentText"/>
      </w:pPr>
      <w:r>
        <w:rPr>
          <w:rStyle w:val="CommentReference"/>
        </w:rPr>
        <w:annotationRef/>
      </w:r>
      <w:r w:rsidRPr="327EC5FF">
        <w:t>Completed, text added to the body.</w:t>
      </w:r>
    </w:p>
  </w:comment>
  <w:comment w:initials="BC" w:author="Bockova Jaroslava (UniCredit CZ&amp;SK)" w:date="2024-12-11T04:14:00Z" w:id="599">
    <w:p w:rsidR="00435F9D" w:rsidRDefault="00435F9D" w14:paraId="55D1A8EB" w14:textId="2E335FAE">
      <w:pPr>
        <w:pStyle w:val="CommentText"/>
      </w:pPr>
      <w:r>
        <w:rPr>
          <w:rStyle w:val="CommentReference"/>
        </w:rPr>
        <w:annotationRef/>
      </w:r>
      <w:r>
        <w:fldChar w:fldCharType="begin"/>
      </w:r>
      <w:r>
        <w:instrText xml:space="preserve"> HYPERLINK "mailto:ALESSANDRA.GALIFI@unicredit.eu"</w:instrText>
      </w:r>
      <w:bookmarkStart w:name="_@_E229459EA0854B90BCE58C0FF0BDA1CDZ" w:id="608"/>
      <w:r>
        <w:fldChar w:fldCharType="separate"/>
      </w:r>
      <w:bookmarkEnd w:id="608"/>
      <w:r w:rsidRPr="7B9A05F9">
        <w:rPr>
          <w:rStyle w:val="Mention"/>
          <w:noProof/>
        </w:rPr>
        <w:t>@Galifi Alessandra (UniCredit)</w:t>
      </w:r>
      <w:r>
        <w:fldChar w:fldCharType="end"/>
      </w:r>
      <w:r w:rsidRPr="4ABDF7A4">
        <w:t xml:space="preserve"> </w:t>
      </w:r>
    </w:p>
    <w:p w:rsidR="00435F9D" w:rsidRDefault="00435F9D" w14:paraId="2C6E4679" w14:textId="06316F79">
      <w:pPr>
        <w:pStyle w:val="CommentText"/>
      </w:pPr>
    </w:p>
    <w:p w:rsidR="00435F9D" w:rsidRDefault="00435F9D" w14:paraId="43CACBC4" w14:textId="2ABEEBA7">
      <w:pPr>
        <w:pStyle w:val="CommentText"/>
      </w:pPr>
      <w:r w:rsidRPr="4D4BFD67">
        <w:t xml:space="preserve">Currently we have solution for funds - in case an opening of the product is required on the client - fund, FND relation is reflected and if the related client - fund management company has valid KYC, then the product opening is allowed </w:t>
      </w:r>
      <w:r w:rsidRPr="0332A8C8">
        <w:t xml:space="preserve">on the client </w:t>
      </w:r>
      <w:r w:rsidRPr="44177B73">
        <w:t xml:space="preserve">- fund (without valid KYC) in EzY. </w:t>
      </w:r>
    </w:p>
    <w:p w:rsidR="00435F9D" w:rsidRDefault="00435F9D" w14:paraId="31D0FAF5" w14:textId="372E5123">
      <w:pPr>
        <w:pStyle w:val="CommentText"/>
      </w:pPr>
    </w:p>
    <w:p w:rsidR="00435F9D" w:rsidRDefault="00435F9D" w14:paraId="5AE12C26" w14:textId="1DC18EAD">
      <w:pPr>
        <w:pStyle w:val="CommentText"/>
      </w:pPr>
      <w:r w:rsidRPr="5DFC2AB7">
        <w:t>We must have some solution for these clients. We suggest to copy (replicate) the KYC validity and AML risk from the fund management company to the fund (via FND relation).</w:t>
      </w:r>
    </w:p>
  </w:comment>
  <w:comment w:initials="G(" w:author="Galifi Alessandra (UniCredit)" w:date="2024-12-12T10:09:00Z" w:id="600">
    <w:p w:rsidR="00435F9D" w:rsidRDefault="00435F9D" w14:paraId="50456360" w14:textId="3EEAB08F">
      <w:pPr>
        <w:pStyle w:val="CommentText"/>
      </w:pPr>
      <w:r>
        <w:rPr>
          <w:rStyle w:val="CommentReference"/>
        </w:rPr>
        <w:annotationRef/>
      </w:r>
      <w:r w:rsidRPr="0D8EA66B">
        <w:t>This behaviour was never mentioned during Brs gartehring phase</w:t>
      </w:r>
    </w:p>
  </w:comment>
  <w:comment w:initials="BC" w:author="Bockova Jaroslava (UniCredit CZ&amp;SK)" w:date="2024-12-13T02:50:00Z" w:id="601">
    <w:p w:rsidR="00435F9D" w:rsidRDefault="00435F9D" w14:paraId="0A492062" w14:textId="4CF6DE93">
      <w:pPr>
        <w:pStyle w:val="CommentText"/>
      </w:pPr>
      <w:r>
        <w:rPr>
          <w:rStyle w:val="CommentReference"/>
        </w:rPr>
        <w:annotationRef/>
      </w:r>
      <w:r>
        <w:fldChar w:fldCharType="begin"/>
      </w:r>
      <w:r>
        <w:instrText xml:space="preserve"> HYPERLINK "mailto:ALESSANDRA.GALIFI@unicredit.eu"</w:instrText>
      </w:r>
      <w:bookmarkStart w:name="_@_F8282EF8E7F24F4DB100353FDBD85A14Z" w:id="609"/>
      <w:r>
        <w:fldChar w:fldCharType="separate"/>
      </w:r>
      <w:bookmarkEnd w:id="609"/>
      <w:r w:rsidRPr="1D98458A">
        <w:rPr>
          <w:rStyle w:val="Mention"/>
          <w:noProof/>
        </w:rPr>
        <w:t>@Galifi Alessandra (UniCredit)</w:t>
      </w:r>
      <w:r>
        <w:fldChar w:fldCharType="end"/>
      </w:r>
      <w:r w:rsidRPr="59A89606">
        <w:t xml:space="preserve"> This is the existing solution that has to be applied otherwise there is an impact on bank FTE (which we would have to discuss with steering committee). It is easy solution just to read KYC related information via FND relation.</w:t>
      </w:r>
      <w:r w:rsidRPr="49205599">
        <w:t xml:space="preserve"> </w:t>
      </w:r>
    </w:p>
    <w:p w:rsidR="00435F9D" w:rsidRDefault="00435F9D" w14:paraId="70DAD58E" w14:textId="16C45242">
      <w:pPr>
        <w:pStyle w:val="CommentText"/>
      </w:pPr>
    </w:p>
    <w:p w:rsidR="00435F9D" w:rsidRDefault="00435F9D" w14:paraId="7DCC21FF" w14:textId="408709D6">
      <w:pPr>
        <w:pStyle w:val="CommentText"/>
      </w:pPr>
      <w:r w:rsidRPr="4454B40C">
        <w:t xml:space="preserve">In such case the products should be allowed even if there is a AML block note set in CORE02 on the client </w:t>
      </w:r>
      <w:r w:rsidRPr="152CF7D8">
        <w:t>- fund.</w:t>
      </w:r>
    </w:p>
  </w:comment>
  <w:comment w:initials="G(" w:author="Galifi Alessandra (UniCredit)" w:date="2024-12-13T03:26:00Z" w:id="602">
    <w:p w:rsidR="00435F9D" w:rsidRDefault="00435F9D" w14:paraId="0A4ABC44" w14:textId="614B08A8">
      <w:pPr>
        <w:pStyle w:val="CommentText"/>
      </w:pPr>
      <w:r>
        <w:rPr>
          <w:rStyle w:val="CommentReference"/>
        </w:rPr>
        <w:annotationRef/>
      </w:r>
      <w:r>
        <w:fldChar w:fldCharType="begin"/>
      </w:r>
      <w:r>
        <w:instrText xml:space="preserve"> HYPERLINK "mailto:jaroslava.bockova@unicreditgroup.cz"</w:instrText>
      </w:r>
      <w:bookmarkStart w:name="_@_B02C70C0A0264C75A1416B2EFF18E46FZ" w:id="610"/>
      <w:r>
        <w:fldChar w:fldCharType="separate"/>
      </w:r>
      <w:bookmarkEnd w:id="610"/>
      <w:r w:rsidRPr="7142CF93">
        <w:rPr>
          <w:rStyle w:val="Mention"/>
          <w:noProof/>
        </w:rPr>
        <w:t>@Bockova Jaroslava (UniCredit CZ&amp;SK)</w:t>
      </w:r>
      <w:r>
        <w:fldChar w:fldCharType="end"/>
      </w:r>
      <w:r w:rsidRPr="67E1603D">
        <w:t xml:space="preserve">  the issue is that this requirement has been raised only now. No one analyzed how it can be managed from a process point of view and eventual technical GAP point of view. We cannot tell if it is easy or complex</w:t>
      </w:r>
    </w:p>
  </w:comment>
  <w:comment w:initials="G(" w:author="Galifi Alessandra (UniCredit)" w:date="2024-12-16T02:58:00Z" w:id="603">
    <w:p w:rsidR="00435F9D" w:rsidRDefault="00435F9D" w14:paraId="59ABBE29" w14:textId="58C57B07">
      <w:pPr>
        <w:pStyle w:val="CommentText"/>
      </w:pPr>
      <w:r>
        <w:rPr>
          <w:rStyle w:val="CommentReference"/>
        </w:rPr>
        <w:annotationRef/>
      </w:r>
      <w:r w:rsidRPr="79E51ABE">
        <w:t>To be analyzed</w:t>
      </w:r>
    </w:p>
  </w:comment>
  <w:comment w:initials="G(" w:author="Galifi Alessandra (UniCredit)" w:date="2024-12-17T01:56:00Z" w:id="604">
    <w:p w:rsidR="00435F9D" w:rsidRDefault="00435F9D" w14:paraId="4C48D4BC" w14:textId="0E96370D">
      <w:pPr>
        <w:pStyle w:val="CommentText"/>
      </w:pPr>
      <w:r>
        <w:rPr>
          <w:rStyle w:val="CommentReference"/>
        </w:rPr>
        <w:annotationRef/>
      </w:r>
      <w:r w:rsidRPr="1B5F7D57">
        <w:t>That will be analyzed during the re-planned phase</w:t>
      </w:r>
    </w:p>
  </w:comment>
  <w:comment w:initials="AG" w:author="Galifi Alessandra (UniCredit)" w:date="2025-05-14T11:24:00Z" w:id="605">
    <w:p w:rsidR="00451A1E" w:rsidP="00451A1E" w:rsidRDefault="00451A1E" w14:paraId="4DEBF253" w14:textId="77777777">
      <w:pPr>
        <w:pStyle w:val="CommentText"/>
      </w:pPr>
      <w:r>
        <w:rPr>
          <w:rStyle w:val="CommentReference"/>
        </w:rPr>
        <w:annotationRef/>
      </w:r>
      <w:r>
        <w:rPr>
          <w:lang w:val="it-IT"/>
        </w:rPr>
        <w:t>Agreed during siron decision making forum</w:t>
      </w:r>
    </w:p>
  </w:comment>
  <w:comment w:initials="FR" w:author="GAFC" w:date="2024-11-12T12:46:00Z" w:id="615">
    <w:p w:rsidR="00C80036" w:rsidP="00C80036" w:rsidRDefault="00C80036" w14:paraId="59965FCB" w14:textId="639A4FA4">
      <w:pPr>
        <w:pStyle w:val="CommentText"/>
      </w:pPr>
      <w:r>
        <w:rPr>
          <w:rStyle w:val="CommentReference"/>
        </w:rPr>
        <w:annotationRef/>
      </w:r>
      <w:r>
        <w:rPr>
          <w:lang w:val="it-IT"/>
        </w:rPr>
        <w:t>There are no information regarding timeline/ hours</w:t>
      </w:r>
    </w:p>
  </w:comment>
  <w:comment w:initials="GA(" w:author="Galifi Alessandra (UniCredit)" w:date="2024-11-13T16:23:00Z" w:id="616">
    <w:p w:rsidR="00191B1F" w:rsidP="00191B1F" w:rsidRDefault="00191B1F" w14:paraId="5F073980" w14:textId="77777777">
      <w:pPr>
        <w:pStyle w:val="CommentText"/>
      </w:pPr>
      <w:r>
        <w:rPr>
          <w:rStyle w:val="CommentReference"/>
        </w:rPr>
        <w:annotationRef/>
      </w:r>
      <w:r>
        <w:rPr>
          <w:lang w:val="it-IT"/>
        </w:rPr>
        <w:t>End of day , every working day. End of day is a very long process in Core 02 starts in the evening around 9:00 pm and continues until early morning</w:t>
      </w:r>
    </w:p>
  </w:comment>
  <w:comment w:initials="AG" w:author="Galifi Alessandra (UniCredit)" w:date="2024-10-29T11:45:00Z" w:id="617">
    <w:p w:rsidR="00A16DC6" w:rsidP="00A16DC6" w:rsidRDefault="00A16DC6" w14:paraId="1F690AA1" w14:textId="462D8D68">
      <w:pPr>
        <w:pStyle w:val="CommentText"/>
      </w:pPr>
      <w:r>
        <w:rPr>
          <w:rStyle w:val="CommentReference"/>
        </w:rPr>
        <w:annotationRef/>
      </w:r>
      <w:r>
        <w:rPr>
          <w:lang w:val="it-IT"/>
        </w:rPr>
        <w:t>Which are the data currently sent to Palantir?</w:t>
      </w:r>
    </w:p>
  </w:comment>
  <w:comment w:initials="GA(" w:author="Galifi Alessandra (UniCredit)" w:date="2024-11-13T16:26:00Z" w:id="618">
    <w:p w:rsidR="006A2CEE" w:rsidP="006A2CEE" w:rsidRDefault="006A2CEE" w14:paraId="472550A3" w14:textId="77777777">
      <w:pPr>
        <w:pStyle w:val="CommentText"/>
      </w:pPr>
      <w:r>
        <w:rPr>
          <w:rStyle w:val="CommentReference"/>
        </w:rPr>
        <w:annotationRef/>
      </w:r>
      <w:r>
        <w:rPr>
          <w:lang w:val="it-IT"/>
        </w:rPr>
        <w:t>It’s an existing process to be integrated with additional KYC related data</w:t>
      </w:r>
    </w:p>
  </w:comment>
  <w:comment w:initials="AG" w:author="Galifi Alessandra (UniCredit)" w:date="2024-10-29T11:46:00Z" w:id="623">
    <w:p w:rsidR="00667B0A" w:rsidP="00667B0A" w:rsidRDefault="00667B0A" w14:paraId="4C8D5B51" w14:textId="3B25046F">
      <w:pPr>
        <w:pStyle w:val="CommentText"/>
      </w:pPr>
      <w:r>
        <w:rPr>
          <w:rStyle w:val="CommentReference"/>
        </w:rPr>
        <w:annotationRef/>
      </w:r>
      <w:r>
        <w:rPr>
          <w:lang w:val="it-IT"/>
        </w:rPr>
        <w:t xml:space="preserve">Is this agreed with Oracle? </w:t>
      </w:r>
    </w:p>
  </w:comment>
  <w:comment w:initials="B(" w:author="Buruiana Mihaela (UniCredit)" w:date="2024-11-14T13:05:00Z" w:id="624">
    <w:p w:rsidR="00EB3A03" w:rsidRDefault="00F4077A" w14:paraId="7CBE593F" w14:textId="4527328F">
      <w:pPr>
        <w:pStyle w:val="CommentText"/>
      </w:pPr>
      <w:r>
        <w:rPr>
          <w:rStyle w:val="CommentReference"/>
        </w:rPr>
        <w:annotationRef/>
      </w:r>
      <w:r w:rsidRPr="0F2B0FD6">
        <w:t>GDS: yes, this is the expected behavior present also in Austria model</w:t>
      </w:r>
    </w:p>
  </w:comment>
  <w:comment w:initials="FR" w:author="GAFC" w:date="2024-11-12T12:47:00Z" w:id="625">
    <w:p w:rsidR="00095E12" w:rsidP="00095E12" w:rsidRDefault="00095E12" w14:paraId="353809C3" w14:textId="77777777">
      <w:pPr>
        <w:pStyle w:val="CommentText"/>
      </w:pPr>
      <w:r>
        <w:rPr>
          <w:rStyle w:val="CommentReference"/>
        </w:rPr>
        <w:annotationRef/>
      </w:r>
      <w:r>
        <w:rPr>
          <w:lang w:val="it-IT"/>
        </w:rPr>
        <w:t>It is the IP flag? If so it is used by Oracle?</w:t>
      </w:r>
    </w:p>
  </w:comment>
  <w:comment w:initials="GA(" w:author="Galifi Alessandra (UniCredit)" w:date="2024-11-13T16:33:00Z" w:id="626">
    <w:p w:rsidR="0066662E" w:rsidP="0066662E" w:rsidRDefault="0066662E" w14:paraId="4F782736" w14:textId="77777777">
      <w:pPr>
        <w:pStyle w:val="CommentText"/>
      </w:pPr>
      <w:r>
        <w:rPr>
          <w:rStyle w:val="CommentReference"/>
        </w:rPr>
        <w:annotationRef/>
      </w:r>
      <w:r>
        <w:rPr>
          <w:lang w:val="it-IT"/>
        </w:rPr>
        <w:t>It’s the flag used to block Istant payments. It comes from Oracle to Core02. The IP applications calls Core02 to check if the transaction can be carried out or not</w:t>
      </w:r>
    </w:p>
  </w:comment>
  <w:comment w:initials="AG" w:author="Galifi Alessandra (UniCredit)" w:date="2024-10-29T11:47:00Z" w:id="627">
    <w:p w:rsidR="00601E9C" w:rsidP="00601E9C" w:rsidRDefault="00601E9C" w14:paraId="0A4D8E08" w14:textId="04345F92">
      <w:pPr>
        <w:pStyle w:val="CommentText"/>
      </w:pPr>
      <w:r>
        <w:rPr>
          <w:rStyle w:val="CommentReference"/>
        </w:rPr>
        <w:annotationRef/>
      </w:r>
      <w:r>
        <w:rPr>
          <w:lang w:val="it-IT"/>
        </w:rPr>
        <w:t>This is not in the agreed requirement</w:t>
      </w:r>
    </w:p>
  </w:comment>
  <w:comment w:initials="H(" w:author="Huszka Fruzsina (UniCredit)" w:date="2024-11-18T12:10:00Z" w:id="628">
    <w:p w:rsidR="00F4077A" w:rsidRDefault="00F4077A" w14:paraId="2A8FCB13" w14:textId="38606AA6">
      <w:pPr>
        <w:pStyle w:val="CommentText"/>
      </w:pPr>
      <w:r>
        <w:rPr>
          <w:rStyle w:val="CommentReference"/>
        </w:rPr>
        <w:annotationRef/>
      </w:r>
      <w:r w:rsidRPr="78DED6AE">
        <w:t>this is connected to AML block field + the automatic Note moving paralel. Bc the Note itself blocks product opening.</w:t>
      </w:r>
    </w:p>
  </w:comment>
  <w:comment w:initials="AG" w:author="Galifi Alessandra (UniCredit)" w:date="2024-10-29T11:38:00Z" w:id="629">
    <w:p w:rsidR="0046229C" w:rsidP="0046229C" w:rsidRDefault="0046229C" w14:paraId="082F4D59" w14:textId="5391FF1A">
      <w:pPr>
        <w:pStyle w:val="CommentText"/>
      </w:pPr>
      <w:r>
        <w:rPr>
          <w:rStyle w:val="CommentReference"/>
        </w:rPr>
        <w:annotationRef/>
      </w:r>
      <w:r>
        <w:rPr>
          <w:lang w:val="it-IT"/>
        </w:rPr>
        <w:t>What do you mean with TxM backfeeding?</w:t>
      </w:r>
    </w:p>
  </w:comment>
  <w:comment w:initials="GA(" w:author="Galifi Alessandra (UniCredit)" w:date="2024-11-13T16:39:00Z" w:id="630">
    <w:p w:rsidR="00FA3E3A" w:rsidP="00FA3E3A" w:rsidRDefault="00FA3E3A" w14:paraId="0580D247" w14:textId="77777777">
      <w:pPr>
        <w:pStyle w:val="CommentText"/>
      </w:pPr>
      <w:r>
        <w:rPr>
          <w:rStyle w:val="CommentReference"/>
        </w:rPr>
        <w:annotationRef/>
      </w:r>
      <w:r>
        <w:rPr>
          <w:lang w:val="it-IT"/>
        </w:rPr>
        <w:t>GDS to check this point</w:t>
      </w:r>
    </w:p>
  </w:comment>
  <w:comment w:initials="MU" w:author="Marasco Francesco (Ext. - UniCredit)" w:date="2024-11-25T14:18:00Z" w:id="631">
    <w:p w:rsidR="00473A39" w:rsidRDefault="00473A39" w14:paraId="15814641" w14:textId="6E48FAE0">
      <w:pPr>
        <w:pStyle w:val="CommentText"/>
      </w:pPr>
      <w:r>
        <w:rPr>
          <w:rStyle w:val="CommentReference"/>
        </w:rPr>
        <w:annotationRef/>
      </w:r>
      <w:r w:rsidRPr="3F95249A">
        <w:t>Correct, there is no backfeed flow to CORE02 for Transaction Monitoring</w:t>
      </w:r>
    </w:p>
  </w:comment>
  <w:comment w:initials="JB" w:author="Bockova Jaroslava (UniCredit CZ&amp;SK)" w:date="2024-12-12T16:55:00Z" w:id="638">
    <w:p w:rsidR="003C30DF" w:rsidP="003C30DF" w:rsidRDefault="003C30DF" w14:paraId="0B55B850" w14:textId="6301CB5E">
      <w:pPr>
        <w:pStyle w:val="CommentText"/>
      </w:pPr>
      <w:r>
        <w:rPr>
          <w:rStyle w:val="CommentReference"/>
        </w:rPr>
        <w:annotationRef/>
      </w:r>
      <w:r>
        <w:fldChar w:fldCharType="begin"/>
      </w:r>
      <w:r>
        <w:instrText>HYPERLINK "mailto:Fruzsina.Huszka@unicredit.eu"</w:instrText>
      </w:r>
      <w:bookmarkStart w:name="_@_A891123FA1464D308E03F847DAB17896Z" w:id="646"/>
      <w:r>
        <w:fldChar w:fldCharType="separate"/>
      </w:r>
      <w:bookmarkEnd w:id="646"/>
      <w:r w:rsidRPr="003C30DF">
        <w:rPr>
          <w:rStyle w:val="Mention"/>
          <w:noProof/>
        </w:rPr>
        <w:t>@Huszka Fruzsina (UniCredit)</w:t>
      </w:r>
      <w:r>
        <w:fldChar w:fldCharType="end"/>
      </w:r>
      <w:r>
        <w:t xml:space="preserve"> - what about the current fields (KYC relevant flag, Reliability, KYC Last Questionnaire). Would you remove it from the current situated screens?</w:t>
      </w:r>
    </w:p>
  </w:comment>
  <w:comment w:initials="AG" w:author="Galifi Alessandra (UniCredit)" w:date="2024-12-16T11:17:00Z" w:id="639">
    <w:p w:rsidR="00D504D5" w:rsidP="00D504D5" w:rsidRDefault="00D504D5" w14:paraId="7F13F740" w14:textId="77777777">
      <w:pPr>
        <w:pStyle w:val="CommentText"/>
      </w:pPr>
      <w:r>
        <w:rPr>
          <w:rStyle w:val="CommentReference"/>
        </w:rPr>
        <w:annotationRef/>
      </w:r>
      <w:r>
        <w:rPr>
          <w:lang w:val="it-IT"/>
        </w:rPr>
        <w:t>It will be confrmed by Core02 team</w:t>
      </w:r>
    </w:p>
  </w:comment>
  <w:comment w:initials="AG" w:author="Galifi Alessandra (UniCredit)" w:date="2025-05-14T11:25:00Z" w:id="640">
    <w:p w:rsidR="00914758" w:rsidP="00914758" w:rsidRDefault="00914758" w14:paraId="41BAA89F" w14:textId="4B6FE70F">
      <w:pPr>
        <w:pStyle w:val="CommentText"/>
      </w:pPr>
      <w:r>
        <w:rPr>
          <w:rStyle w:val="CommentReference"/>
        </w:rPr>
        <w:annotationRef/>
      </w:r>
      <w:r>
        <w:fldChar w:fldCharType="begin"/>
      </w:r>
      <w:r>
        <w:instrText>HYPERLINK "mailto:ZBarta.external@unicredit.eu"</w:instrText>
      </w:r>
      <w:bookmarkStart w:name="_@_B7CA1E9B0B1E4A998BB39FC1B9D5EE35Z" w:id="647"/>
      <w:r>
        <w:fldChar w:fldCharType="separate"/>
      </w:r>
      <w:bookmarkEnd w:id="647"/>
      <w:r w:rsidRPr="00914758">
        <w:rPr>
          <w:rStyle w:val="Mention"/>
          <w:noProof/>
        </w:rPr>
        <w:t>@Barta Zoltan (Ext. - UniCredit)</w:t>
      </w:r>
      <w:r>
        <w:fldChar w:fldCharType="end"/>
      </w:r>
      <w:r>
        <w:t xml:space="preserve"> can you kindly provide an answer?</w:t>
      </w:r>
    </w:p>
  </w:comment>
  <w:comment w:initials="BU" w:author="Barta Zoltan (Ext. - UniCredit)" w:date="2025-05-27T12:58:00Z" w:id="641">
    <w:p w:rsidR="00845B4D" w:rsidRDefault="00845B4D" w14:paraId="0951F034" w14:textId="19F85C53">
      <w:pPr>
        <w:pStyle w:val="CommentText"/>
      </w:pPr>
      <w:r>
        <w:rPr>
          <w:rStyle w:val="CommentReference"/>
        </w:rPr>
        <w:annotationRef/>
      </w:r>
      <w:r w:rsidRPr="3065D145">
        <w:t>It is not planned to adjust the existing screens.</w:t>
      </w:r>
    </w:p>
  </w:comment>
  <w:comment w:initials="AG" w:author="Galifi Alessandra (UniCredit)" w:date="2025-05-28T16:45:00Z" w:id="642">
    <w:p w:rsidR="0008264F" w:rsidP="0008264F" w:rsidRDefault="0008264F" w14:paraId="52B5F5CE" w14:textId="6DA3FDB5">
      <w:pPr>
        <w:pStyle w:val="CommentText"/>
      </w:pPr>
      <w:r>
        <w:rPr>
          <w:rStyle w:val="CommentReference"/>
        </w:rPr>
        <w:annotationRef/>
      </w:r>
      <w:r>
        <w:fldChar w:fldCharType="begin"/>
      </w:r>
      <w:r>
        <w:instrText>HYPERLINK "mailto:ZBarta.external@unicredit.eu"</w:instrText>
      </w:r>
      <w:bookmarkStart w:name="_@_219D333ECD694A3697732303053CD321Z" w:id="648"/>
      <w:r>
        <w:fldChar w:fldCharType="separate"/>
      </w:r>
      <w:bookmarkEnd w:id="648"/>
      <w:r w:rsidRPr="0008264F">
        <w:rPr>
          <w:rStyle w:val="Mention"/>
          <w:noProof/>
        </w:rPr>
        <w:t>@Barta Zoltan (Ext. - UniCredit)</w:t>
      </w:r>
      <w:r>
        <w:fldChar w:fldCharType="end"/>
      </w:r>
      <w:r>
        <w:t xml:space="preserve"> kindly verify if the fields can be removed from screens</w:t>
      </w:r>
    </w:p>
  </w:comment>
  <w:comment w:initials="BU" w:author="Barta Zoltan (Ext. - UniCredit)" w:date="1900-01-01T00:00:00Z" w:id="643">
    <w:p w:rsidR="0034643A" w:rsidRDefault="0034643A" w14:paraId="210E0A73" w14:textId="1EFD2AB3">
      <w:pPr>
        <w:pStyle w:val="CommentText"/>
      </w:pPr>
      <w:r>
        <w:rPr>
          <w:rStyle w:val="CommentReference"/>
        </w:rPr>
        <w:annotationRef/>
      </w:r>
      <w:r w:rsidRPr="6087ECF4">
        <w:t>This reply is still in progress (sorry), will provide update as earliest as possible.</w:t>
      </w:r>
    </w:p>
  </w:comment>
  <w:comment w:initials="BU" w:author="Barta Zoltan (Ext. - UniCredit)" w:date="2025-05-30T16:51:00Z" w:id="644">
    <w:p w:rsidR="0034643A" w:rsidRDefault="0034643A" w14:paraId="3101A3FB" w14:textId="4BB62810">
      <w:pPr>
        <w:pStyle w:val="CommentText"/>
      </w:pPr>
      <w:r>
        <w:rPr>
          <w:rStyle w:val="CommentReference"/>
        </w:rPr>
        <w:annotationRef/>
      </w:r>
      <w:r w:rsidRPr="2D246FAA">
        <w:t>I have changed the structure of the Client Static Details screen draft, as discussed with Jarka, a few points are clarified:</w:t>
      </w:r>
    </w:p>
    <w:p w:rsidR="0034643A" w:rsidRDefault="0034643A" w14:paraId="6BE12CD6" w14:textId="3EAEB72B">
      <w:pPr>
        <w:pStyle w:val="CommentText"/>
      </w:pPr>
    </w:p>
    <w:p w:rsidR="0034643A" w:rsidRDefault="0034643A" w14:paraId="73FED623" w14:textId="3C41E23A">
      <w:pPr>
        <w:pStyle w:val="CommentText"/>
      </w:pPr>
      <w:r w:rsidRPr="4177D7D1">
        <w:t xml:space="preserve">The </w:t>
      </w:r>
      <w:r w:rsidRPr="005EB836">
        <w:rPr>
          <w:b/>
          <w:bCs/>
        </w:rPr>
        <w:t>KYC Relevant Client, Reliability, KYC Last Questionnaire</w:t>
      </w:r>
      <w:r w:rsidRPr="53D29623">
        <w:t xml:space="preserve"> fields are all going to be removed from their current places on the Client Enquiry and Client Maintenance screens. I have added this information as a text to the body document.</w:t>
      </w:r>
    </w:p>
    <w:p w:rsidR="0034643A" w:rsidRDefault="0034643A" w14:paraId="53931743" w14:textId="22C77E28">
      <w:pPr>
        <w:pStyle w:val="CommentText"/>
      </w:pPr>
    </w:p>
    <w:p w:rsidR="0034643A" w:rsidRDefault="0034643A" w14:paraId="7F6FC5B4" w14:textId="388D9673">
      <w:pPr>
        <w:pStyle w:val="CommentText"/>
      </w:pPr>
      <w:r w:rsidRPr="12AF7ECD">
        <w:t>Then, these 3 fields required to be added to the Client Static Details screen, so I have added the mentioned fields to it. Also Jarka requested to add the KYC last change date (B00KCD) to this screen as well. This is now added.</w:t>
      </w:r>
    </w:p>
    <w:p w:rsidR="0034643A" w:rsidRDefault="0034643A" w14:paraId="153C62CA" w14:textId="43BC1EDF">
      <w:pPr>
        <w:pStyle w:val="CommentText"/>
      </w:pPr>
    </w:p>
    <w:p w:rsidR="0034643A" w:rsidRDefault="0034643A" w14:paraId="50E09A69" w14:textId="76FB1BA8">
      <w:pPr>
        <w:pStyle w:val="CommentText"/>
      </w:pPr>
      <w:r w:rsidRPr="171345BF">
        <w:t>Please note that there are some naming 'confusions' running around with 2 fields:</w:t>
      </w:r>
    </w:p>
    <w:p w:rsidR="0034643A" w:rsidRDefault="0034643A" w14:paraId="5E99DB20" w14:textId="3BB6DC39">
      <w:pPr>
        <w:pStyle w:val="CommentText"/>
      </w:pPr>
      <w:r w:rsidRPr="40555799">
        <w:t>- Reliability / Risk Rating (B00RLI)</w:t>
      </w:r>
    </w:p>
    <w:p w:rsidR="0034643A" w:rsidRDefault="0034643A" w14:paraId="3A89CF1C" w14:textId="7077D60B">
      <w:pPr>
        <w:pStyle w:val="CommentText"/>
      </w:pPr>
      <w:r w:rsidRPr="129A1B49">
        <w:t>- Review date / KYC Last Questionnaire (B00LKD)</w:t>
      </w:r>
    </w:p>
    <w:p w:rsidR="0034643A" w:rsidRDefault="0034643A" w14:paraId="01E1E1EA" w14:textId="6CC9BCF7">
      <w:pPr>
        <w:pStyle w:val="CommentText"/>
      </w:pPr>
    </w:p>
    <w:p w:rsidR="0034643A" w:rsidRDefault="0034643A" w14:paraId="5D7C55E1" w14:textId="6A56E650">
      <w:pPr>
        <w:pStyle w:val="CommentText"/>
      </w:pPr>
      <w:r w:rsidRPr="3849A968">
        <w:t>I would like to request to make a common decision about how these 2 should be displayed on the screens, which name should we use? If you would like the names can stay on the exact way they look now on the draft screen:</w:t>
      </w:r>
    </w:p>
    <w:p w:rsidR="0034643A" w:rsidRDefault="0034643A" w14:paraId="69DA0400" w14:textId="13EE9648">
      <w:pPr>
        <w:pStyle w:val="CommentText"/>
      </w:pPr>
      <w:r w:rsidRPr="52503BAF">
        <w:t>Reliability / Risk Rating</w:t>
      </w:r>
    </w:p>
    <w:p w:rsidR="0034643A" w:rsidRDefault="0034643A" w14:paraId="4CF7B81F" w14:textId="55BBFE42">
      <w:pPr>
        <w:pStyle w:val="CommentText"/>
      </w:pPr>
      <w:r w:rsidRPr="2243B3A3">
        <w:t>Review date / KYC Last Questionnaire</w:t>
      </w:r>
    </w:p>
    <w:p w:rsidR="0034643A" w:rsidRDefault="0034643A" w14:paraId="42C5E2F2" w14:textId="7A8221D5">
      <w:pPr>
        <w:pStyle w:val="CommentText"/>
      </w:pPr>
    </w:p>
    <w:p w:rsidR="0034643A" w:rsidRDefault="0034643A" w14:paraId="70E15883" w14:textId="219B2A44">
      <w:pPr>
        <w:pStyle w:val="CommentText"/>
      </w:pPr>
      <w:r w:rsidRPr="788A7EBC">
        <w:t>I have also added the logical information of these fields into the summary table to section 2.1.1 to have their details present for technical people.</w:t>
      </w:r>
    </w:p>
  </w:comment>
  <w:comment w:initials="KC" w:author="Kastalanova Marketa (UniCredit CZ&amp;SK)" w:date="2025-06-05T10:16:00Z" w:id="645">
    <w:p w:rsidR="00E01022" w:rsidRDefault="00E01022" w14:paraId="72697B1F" w14:textId="16985EBF">
      <w:pPr>
        <w:pStyle w:val="CommentText"/>
      </w:pPr>
      <w:r>
        <w:rPr>
          <w:rStyle w:val="CommentReference"/>
        </w:rPr>
        <w:annotationRef/>
      </w:r>
      <w:r>
        <w:fldChar w:fldCharType="begin"/>
      </w:r>
      <w:r>
        <w:instrText xml:space="preserve"> HYPERLINK "mailto:ZBarta.external@unicredit.eu"</w:instrText>
      </w:r>
      <w:bookmarkStart w:name="_@_1E4F1EE735DA4880B4146B51122B0A4CZ" w:id="649"/>
      <w:r>
        <w:fldChar w:fldCharType="separate"/>
      </w:r>
      <w:bookmarkEnd w:id="649"/>
      <w:r w:rsidRPr="6E62217A">
        <w:rPr>
          <w:rStyle w:val="Mention"/>
          <w:noProof/>
        </w:rPr>
        <w:t>@Barta Zoltan (Ext. - UniCredit)</w:t>
      </w:r>
      <w:r>
        <w:fldChar w:fldCharType="end"/>
      </w:r>
      <w:r w:rsidRPr="35D43B53">
        <w:t xml:space="preserve"> we have reviewed the document and final name of two fields are directly inside the doc. </w:t>
      </w:r>
    </w:p>
  </w:comment>
  <w:comment w:initials="JB" w:author="Bockova Jaroslava (UniCredit CZ&amp;SK)" w:date="2024-12-12T16:40:00Z" w:id="650">
    <w:p w:rsidR="00C557B9" w:rsidP="00C557B9" w:rsidRDefault="005E1879" w14:paraId="3F48805B" w14:textId="618AAAC9">
      <w:pPr>
        <w:pStyle w:val="CommentText"/>
      </w:pPr>
      <w:r>
        <w:rPr>
          <w:rStyle w:val="CommentReference"/>
        </w:rPr>
        <w:annotationRef/>
      </w:r>
      <w:r w:rsidR="00C557B9">
        <w:fldChar w:fldCharType="begin"/>
      </w:r>
      <w:r w:rsidR="00C557B9">
        <w:instrText>HYPERLINK "mailto:Fruzsina.Huszka@unicredit.eu"</w:instrText>
      </w:r>
      <w:bookmarkStart w:name="_@_864F48E89EFD420B9E308ACDC257902CZ" w:id="659"/>
      <w:r w:rsidR="00C557B9">
        <w:fldChar w:fldCharType="separate"/>
      </w:r>
      <w:bookmarkEnd w:id="659"/>
      <w:r w:rsidRPr="00C557B9" w:rsidR="00C557B9">
        <w:rPr>
          <w:rStyle w:val="Mention"/>
          <w:noProof/>
        </w:rPr>
        <w:t>@Huszka Fruzsina (UniCredit)</w:t>
      </w:r>
      <w:r w:rsidR="00C557B9">
        <w:fldChar w:fldCharType="end"/>
      </w:r>
      <w:r w:rsidR="00C557B9">
        <w:t xml:space="preserve"> </w:t>
      </w:r>
    </w:p>
    <w:p w:rsidR="00C557B9" w:rsidP="00C557B9" w:rsidRDefault="00C557B9" w14:paraId="5B710750" w14:textId="77777777">
      <w:pPr>
        <w:pStyle w:val="CommentText"/>
      </w:pPr>
      <w:r>
        <w:t>Please add a new field „AML block note“ and the „User/System“ that modified the note … e.g.:</w:t>
      </w:r>
    </w:p>
    <w:p w:rsidR="00C557B9" w:rsidP="00C557B9" w:rsidRDefault="00C557B9" w14:paraId="1A326341" w14:textId="77777777">
      <w:pPr>
        <w:pStyle w:val="CommentText"/>
      </w:pPr>
      <w:r>
        <w:t xml:space="preserve">AML block note: Y/N </w:t>
      </w:r>
    </w:p>
    <w:p w:rsidR="00C557B9" w:rsidP="00C557B9" w:rsidRDefault="00C557B9" w14:paraId="1A166A44" w14:textId="77777777">
      <w:pPr>
        <w:pStyle w:val="CommentText"/>
      </w:pPr>
      <w:r>
        <w:t>User/System: CORE02/E5xxxxx/Bxxxxx</w:t>
      </w:r>
    </w:p>
    <w:p w:rsidR="00C557B9" w:rsidP="00C557B9" w:rsidRDefault="00C557B9" w14:paraId="68F76846" w14:textId="77777777">
      <w:pPr>
        <w:pStyle w:val="CommentText"/>
      </w:pPr>
    </w:p>
    <w:p w:rsidR="00C557B9" w:rsidP="00C557B9" w:rsidRDefault="00C557B9" w14:paraId="766840C2" w14:textId="77777777">
      <w:pPr>
        <w:pStyle w:val="CommentText"/>
      </w:pPr>
      <w:r>
        <w:t>Please add an existing field KYC relevant flag that should be editable in the client maintenance screen.</w:t>
      </w:r>
    </w:p>
    <w:p w:rsidRPr="00C26A10" w:rsidR="00C557B9" w:rsidP="00C557B9" w:rsidRDefault="00C557B9" w14:paraId="6223DB9B" w14:textId="77777777">
      <w:pPr>
        <w:pStyle w:val="CommentText"/>
        <w:rPr>
          <w:lang w:val="cs-CZ"/>
        </w:rPr>
      </w:pPr>
      <w:r>
        <w:t xml:space="preserve"> </w:t>
      </w:r>
    </w:p>
  </w:comment>
  <w:comment w:initials="GA(" w:author="Galifi Alessandra (UniCredit)" w:date="2024-12-12T17:23:00Z" w:id="651">
    <w:p w:rsidR="009747DC" w:rsidP="009747DC" w:rsidRDefault="00870D27" w14:paraId="461E7AC3" w14:textId="77777777">
      <w:pPr>
        <w:pStyle w:val="CommentText"/>
      </w:pPr>
      <w:r>
        <w:rPr>
          <w:rStyle w:val="CommentReference"/>
        </w:rPr>
        <w:annotationRef/>
      </w:r>
      <w:r w:rsidR="009747DC">
        <w:rPr>
          <w:lang w:val="it-IT"/>
        </w:rPr>
        <w:t>AML Block removal and connected issues  will be eventually discussed during the activities included in the replanning phase for CZSK, replanning mandatory because new requirements raised during Core02 FSD preparation. No other requirements are included in the replanning phase (e.g. Funds, values of risk not aligned with Group Methodology, etc.)</w:t>
      </w:r>
    </w:p>
  </w:comment>
  <w:comment w:initials="JB" w:author="Bockova Jaroslava (UniCredit CZ&amp;SK)" w:date="2024-12-12T22:26:00Z" w:id="652">
    <w:p w:rsidR="00C26A10" w:rsidP="00C26A10" w:rsidRDefault="00C26A10" w14:paraId="3ACD3EEE" w14:textId="4AE0F5EF">
      <w:pPr>
        <w:pStyle w:val="CommentText"/>
      </w:pPr>
      <w:r>
        <w:rPr>
          <w:rStyle w:val="CommentReference"/>
        </w:rPr>
        <w:annotationRef/>
      </w:r>
      <w:r>
        <w:fldChar w:fldCharType="begin"/>
      </w:r>
      <w:r>
        <w:instrText>HYPERLINK "mailto:ALESSANDRA.GALIFI@unicredit.eu"</w:instrText>
      </w:r>
      <w:bookmarkStart w:name="_@_5D3AEC56D1564293AB10B35E5E231D59Z" w:id="660"/>
      <w:r>
        <w:fldChar w:fldCharType="separate"/>
      </w:r>
      <w:bookmarkEnd w:id="660"/>
      <w:r w:rsidRPr="00C26A10">
        <w:rPr>
          <w:rStyle w:val="Mention"/>
          <w:noProof/>
        </w:rPr>
        <w:t>@Galifi Alessandra (UniCredit)</w:t>
      </w:r>
      <w:r>
        <w:fldChar w:fldCharType="end"/>
      </w:r>
      <w:r>
        <w:t xml:space="preserve"> the requirement above is about to add to the CORE02 screen information about the NOTE (that will be dedicated to AML block) and another information about the user/system that modified the NOTE on the client.</w:t>
      </w:r>
    </w:p>
    <w:p w:rsidR="00C26A10" w:rsidP="00C26A10" w:rsidRDefault="00C26A10" w14:paraId="6EF415C3" w14:textId="77777777">
      <w:pPr>
        <w:pStyle w:val="CommentText"/>
      </w:pPr>
    </w:p>
    <w:p w:rsidR="00C26A10" w:rsidP="00C26A10" w:rsidRDefault="00C26A10" w14:paraId="43026CE7" w14:textId="77777777">
      <w:pPr>
        <w:pStyle w:val="CommentText"/>
      </w:pPr>
      <w:r>
        <w:t>KYC relevant flag is counted by Cubis and it is editable now in CORE02 - it must be kept.</w:t>
      </w:r>
    </w:p>
  </w:comment>
  <w:comment w:initials="AG" w:author="Galifi Alessandra (UniCredit)" w:date="2024-12-16T11:23:00Z" w:id="653">
    <w:p w:rsidR="007D4975" w:rsidP="007D4975" w:rsidRDefault="007D4975" w14:paraId="530E54F6" w14:textId="77777777">
      <w:pPr>
        <w:pStyle w:val="CommentText"/>
      </w:pPr>
      <w:r>
        <w:rPr>
          <w:rStyle w:val="CommentReference"/>
        </w:rPr>
        <w:annotationRef/>
      </w:r>
      <w:r>
        <w:rPr>
          <w:lang w:val="it-IT"/>
        </w:rPr>
        <w:t>During the technical Analysis screen will be finally defined</w:t>
      </w:r>
    </w:p>
  </w:comment>
  <w:comment w:initials="AG" w:author="Galifi Alessandra (UniCredit)" w:date="2025-05-14T11:25:00Z" w:id="654">
    <w:p w:rsidR="00DB5DCE" w:rsidP="00DB5DCE" w:rsidRDefault="00DB5DCE" w14:paraId="279B1F04" w14:textId="77777777">
      <w:pPr>
        <w:pStyle w:val="CommentText"/>
      </w:pPr>
      <w:r>
        <w:rPr>
          <w:rStyle w:val="CommentReference"/>
        </w:rPr>
        <w:annotationRef/>
      </w:r>
      <w:r>
        <w:rPr>
          <w:lang w:val="it-IT"/>
        </w:rPr>
        <w:t>Agreed during Siron Decision Making Forum</w:t>
      </w:r>
    </w:p>
  </w:comment>
  <w:comment w:initials="BC" w:author="Bockova Jaroslava (UniCredit CZ&amp;SK)" w:date="2025-05-27T10:51:00Z" w:id="655">
    <w:p w:rsidR="0074350F" w:rsidRDefault="0074350F" w14:paraId="71353311" w14:textId="3528884B">
      <w:pPr>
        <w:pStyle w:val="CommentText"/>
      </w:pPr>
      <w:r>
        <w:rPr>
          <w:rStyle w:val="CommentReference"/>
        </w:rPr>
        <w:annotationRef/>
      </w:r>
      <w:r>
        <w:fldChar w:fldCharType="begin"/>
      </w:r>
      <w:r>
        <w:instrText xml:space="preserve"> HYPERLINK "mailto:ALESSANDRA.GALIFI@unicredit.eu"</w:instrText>
      </w:r>
      <w:bookmarkStart w:name="_@_13D483DD42D94A9BA6F8FF12C756C4DDZ" w:id="661"/>
      <w:r>
        <w:fldChar w:fldCharType="separate"/>
      </w:r>
      <w:bookmarkEnd w:id="661"/>
      <w:r w:rsidRPr="4CB58D8F">
        <w:rPr>
          <w:rStyle w:val="Mention"/>
          <w:noProof/>
        </w:rPr>
        <w:t>@Galifi Alessandra (UniCredit)</w:t>
      </w:r>
      <w:r>
        <w:fldChar w:fldCharType="end"/>
      </w:r>
      <w:r w:rsidRPr="5777E817">
        <w:t xml:space="preserve"> - may I ask you to put this requirement directly in the body of the document before resolving this comment?</w:t>
      </w:r>
    </w:p>
  </w:comment>
  <w:comment w:initials="AG" w:author="Galifi Alessandra (UniCredit)" w:date="2025-05-28T16:49:00Z" w:id="656">
    <w:p w:rsidR="003B2DDC" w:rsidP="003B2DDC" w:rsidRDefault="003B2DDC" w14:paraId="41BB78FC" w14:textId="73427A30">
      <w:pPr>
        <w:pStyle w:val="CommentText"/>
      </w:pPr>
      <w:r>
        <w:rPr>
          <w:rStyle w:val="CommentReference"/>
        </w:rPr>
        <w:annotationRef/>
      </w:r>
      <w:r>
        <w:fldChar w:fldCharType="begin"/>
      </w:r>
      <w:r>
        <w:instrText>HYPERLINK "mailto:ZBarta.external@unicredit.eu"</w:instrText>
      </w:r>
      <w:bookmarkStart w:name="_@_13C96821A741444DBB7864AFC307D84BZ" w:id="662"/>
      <w:r>
        <w:fldChar w:fldCharType="separate"/>
      </w:r>
      <w:bookmarkEnd w:id="662"/>
      <w:r w:rsidRPr="003B2DDC">
        <w:rPr>
          <w:rStyle w:val="Mention"/>
          <w:noProof/>
        </w:rPr>
        <w:t>@Barta Zoltan (Ext. - UniCredit)</w:t>
      </w:r>
      <w:r>
        <w:fldChar w:fldCharType="end"/>
      </w:r>
      <w:r>
        <w:t xml:space="preserve"> is it possible to add the information about who set the AML block (with reference to uer if if was manually lifted/applied)</w:t>
      </w:r>
    </w:p>
  </w:comment>
  <w:comment w:initials="BU" w:author="Barta Zoltan (Ext. - UniCredit)" w:date="2025-05-29T17:23:00Z" w:id="657">
    <w:p w:rsidR="002555B4" w:rsidRDefault="002555B4" w14:paraId="30854FDB" w14:textId="3E179E72">
      <w:pPr>
        <w:pStyle w:val="CommentText"/>
      </w:pPr>
      <w:r>
        <w:rPr>
          <w:rStyle w:val="CommentReference"/>
        </w:rPr>
        <w:annotationRef/>
      </w:r>
      <w:r w:rsidRPr="0D4A6DB3">
        <w:t>I have modified the CORE02 screen 'KYC history' screen according to the above and below the screen I have placed a description of the discussed change.</w:t>
      </w:r>
    </w:p>
  </w:comment>
  <w:comment w:initials="KC" w:author="Kastalanova Marketa (UniCredit CZ&amp;SK)" w:date="2025-06-05T10:17:00Z" w:id="658">
    <w:p w:rsidR="00E01022" w:rsidRDefault="00E01022" w14:paraId="5AABF482" w14:textId="1A6A0175">
      <w:pPr>
        <w:pStyle w:val="CommentText"/>
      </w:pPr>
      <w:r>
        <w:rPr>
          <w:rStyle w:val="CommentReference"/>
        </w:rPr>
        <w:annotationRef/>
      </w:r>
      <w:r w:rsidRPr="6061AB07">
        <w:t>ok, thank you</w:t>
      </w:r>
    </w:p>
  </w:comment>
  <w:comment w:initials="AG" w:author="Galifi Alessandra (UniCredit)" w:date="2024-10-30T15:35:00Z" w:id="699">
    <w:p w:rsidR="00762483" w:rsidP="00762483" w:rsidRDefault="00762483" w14:paraId="5C9D924E" w14:textId="79B7F5E7">
      <w:pPr>
        <w:pStyle w:val="CommentText"/>
      </w:pPr>
      <w:r>
        <w:rPr>
          <w:rStyle w:val="CommentReference"/>
        </w:rPr>
        <w:annotationRef/>
      </w:r>
      <w:r>
        <w:rPr>
          <w:lang w:val="it-IT"/>
        </w:rPr>
        <w:t>Do you mean manually change of the values?</w:t>
      </w:r>
    </w:p>
  </w:comment>
  <w:comment w:initials="GA(" w:author="Galifi Alessandra (UniCredit)" w:date="2024-11-13T16:47:00Z" w:id="700">
    <w:p w:rsidR="00635E94" w:rsidP="00635E94" w:rsidRDefault="00635E94" w14:paraId="30575D79" w14:textId="77777777">
      <w:pPr>
        <w:pStyle w:val="CommentText"/>
      </w:pPr>
      <w:r>
        <w:rPr>
          <w:rStyle w:val="CommentReference"/>
        </w:rPr>
        <w:annotationRef/>
      </w:r>
      <w:r>
        <w:rPr>
          <w:lang w:val="it-IT"/>
        </w:rPr>
        <w:t>Static screen are required by Core02. Configuration tables which includes the possible values to be received by Oracle</w:t>
      </w:r>
    </w:p>
  </w:comment>
  <w:comment w:initials="KC" w:author="Kastalanova Marketa (UniCredit CZ&amp;SK)" w:date="2024-12-05T12:57:00Z" w:id="731">
    <w:p w:rsidRPr="00286D6E" w:rsidR="00EB7356" w:rsidRDefault="00EB7356" w14:paraId="5614ED6E" w14:textId="5E71997D">
      <w:pPr>
        <w:pStyle w:val="CommentText"/>
        <w:rPr>
          <w:lang w:val="cs-CZ"/>
        </w:rPr>
      </w:pPr>
      <w:r>
        <w:rPr>
          <w:rStyle w:val="CommentReference"/>
        </w:rPr>
        <w:annotationRef/>
      </w:r>
      <w:r w:rsidRPr="426D9FB6">
        <w:t>this logic has to be replaced based on info in KYC status field</w:t>
      </w:r>
    </w:p>
  </w:comment>
  <w:comment w:initials="H(" w:author="Huszka Fruzsina (UniCredit)" w:date="2024-12-10T11:57:00Z" w:id="732">
    <w:p w:rsidR="0001191C" w:rsidRDefault="0001191C" w14:paraId="7C875672" w14:textId="07AA51D2">
      <w:pPr>
        <w:pStyle w:val="CommentText"/>
      </w:pPr>
      <w:r>
        <w:rPr>
          <w:rStyle w:val="CommentReference"/>
        </w:rPr>
        <w:annotationRef/>
      </w:r>
      <w:r>
        <w:fldChar w:fldCharType="begin"/>
      </w:r>
      <w:r>
        <w:instrText xml:space="preserve"> HYPERLINK "mailto:Marketa.Kastalanova@unicreditgroup.cz"</w:instrText>
      </w:r>
      <w:bookmarkStart w:name="_@_657A2277DAFA4C37A4B0A66BA6E611E6Z" w:id="738"/>
      <w:r>
        <w:fldChar w:fldCharType="separate"/>
      </w:r>
      <w:bookmarkEnd w:id="738"/>
      <w:r w:rsidRPr="450A3F19">
        <w:rPr>
          <w:noProof/>
        </w:rPr>
        <w:t>@Kastalanova Marketa (UniCredit CZ&amp;SK)</w:t>
      </w:r>
      <w:r>
        <w:fldChar w:fldCharType="end"/>
      </w:r>
      <w:r w:rsidRPr="18780198">
        <w:t xml:space="preserve">  but not on CORE02 side, correct?</w:t>
      </w:r>
    </w:p>
  </w:comment>
  <w:comment w:initials="JB" w:author="Bockova Jaroslava (UniCredit CZ&amp;SK)" w:date="2024-12-12T17:01:00Z" w:id="733">
    <w:p w:rsidR="00286D6E" w:rsidP="00286D6E" w:rsidRDefault="00286D6E" w14:paraId="738A1876" w14:textId="4C198547">
      <w:pPr>
        <w:pStyle w:val="CommentText"/>
      </w:pPr>
      <w:r>
        <w:rPr>
          <w:rStyle w:val="CommentReference"/>
        </w:rPr>
        <w:annotationRef/>
      </w:r>
      <w:r>
        <w:fldChar w:fldCharType="begin"/>
      </w:r>
      <w:r>
        <w:instrText>HYPERLINK "mailto:Fruzsina.Huszka@unicredit.eu"</w:instrText>
      </w:r>
      <w:bookmarkStart w:name="_@_36E7A89BD0074C81B4B7D77AA1A8DC0CZ" w:id="739"/>
      <w:r>
        <w:fldChar w:fldCharType="separate"/>
      </w:r>
      <w:bookmarkEnd w:id="739"/>
      <w:r w:rsidRPr="00286D6E">
        <w:rPr>
          <w:rStyle w:val="Mention"/>
          <w:noProof/>
        </w:rPr>
        <w:t>@Huszka Fruzsina (UniCredit)</w:t>
      </w:r>
      <w:r>
        <w:fldChar w:fldCharType="end"/>
      </w:r>
      <w:r>
        <w:t xml:space="preserve"> </w:t>
      </w:r>
      <w:r>
        <w:fldChar w:fldCharType="begin"/>
      </w:r>
      <w:r>
        <w:instrText>HYPERLINK "mailto:Marketa.Kastalanova@unicreditgroup.cz"</w:instrText>
      </w:r>
      <w:bookmarkStart w:name="_@_727C6EAF33724A0D9391AB0EE5A38579Z" w:id="740"/>
      <w:r>
        <w:fldChar w:fldCharType="separate"/>
      </w:r>
      <w:bookmarkEnd w:id="740"/>
      <w:r w:rsidRPr="00286D6E">
        <w:rPr>
          <w:rStyle w:val="Mention"/>
          <w:noProof/>
        </w:rPr>
        <w:t>@Kastalanova Marketa (UniCredit CZ&amp;SK)</w:t>
      </w:r>
      <w:r>
        <w:fldChar w:fldCharType="end"/>
      </w:r>
      <w:r>
        <w:t xml:space="preserve"> </w:t>
      </w:r>
      <w:r>
        <w:fldChar w:fldCharType="begin"/>
      </w:r>
      <w:r>
        <w:instrText>HYPERLINK "mailto:ALESSANDRA.GALIFI@unicredit.eu"</w:instrText>
      </w:r>
      <w:bookmarkStart w:name="_@_A6D04464D5934858A287EECC3EA53F8BZ" w:id="741"/>
      <w:r>
        <w:fldChar w:fldCharType="separate"/>
      </w:r>
      <w:bookmarkEnd w:id="741"/>
      <w:r w:rsidRPr="00286D6E">
        <w:rPr>
          <w:rStyle w:val="Mention"/>
          <w:noProof/>
        </w:rPr>
        <w:t>@Galifi Alessandra (UniCredit)</w:t>
      </w:r>
      <w:r>
        <w:fldChar w:fldCharType="end"/>
      </w:r>
      <w:r>
        <w:t xml:space="preserve"> - this logic</w:t>
      </w:r>
      <w:r>
        <w:rPr>
          <w:lang w:val="en-US"/>
        </w:rPr>
        <w:t xml:space="preserve"> has to </w:t>
      </w:r>
      <w:r>
        <w:t xml:space="preserve">be kept (it is exactly the situation which is mentioned above in this document) </w:t>
      </w:r>
    </w:p>
  </w:comment>
  <w:comment w:initials="AG" w:author="Galifi Alessandra (UniCredit)" w:date="2024-12-16T11:25:00Z" w:id="734">
    <w:p w:rsidR="00B53BBD" w:rsidP="00B53BBD" w:rsidRDefault="00B53BBD" w14:paraId="06C96E2D" w14:textId="77777777">
      <w:pPr>
        <w:pStyle w:val="CommentText"/>
      </w:pPr>
      <w:r>
        <w:rPr>
          <w:rStyle w:val="CommentReference"/>
        </w:rPr>
        <w:annotationRef/>
      </w:r>
      <w:r>
        <w:rPr>
          <w:lang w:val="it-IT"/>
        </w:rPr>
        <w:t>See comments above when we discussed about the change from Active to Former</w:t>
      </w:r>
    </w:p>
  </w:comment>
  <w:comment w:initials="AG" w:author="Galifi Alessandra (UniCredit)" w:date="2024-12-17T09:57:00Z" w:id="735">
    <w:p w:rsidR="00A55B56" w:rsidP="00A55B56" w:rsidRDefault="00A55B56" w14:paraId="2CB01449" w14:textId="77777777">
      <w:pPr>
        <w:pStyle w:val="CommentText"/>
      </w:pPr>
      <w:r>
        <w:rPr>
          <w:rStyle w:val="CommentReference"/>
        </w:rPr>
        <w:annotationRef/>
      </w:r>
      <w:r>
        <w:rPr>
          <w:lang w:val="it-IT"/>
        </w:rPr>
        <w:t xml:space="preserve">To be analysed during the re-planned phase. </w:t>
      </w:r>
    </w:p>
  </w:comment>
  <w:comment w:initials="AG" w:author="Galifi Alessandra (UniCredit)" w:date="2025-05-14T11:26:00Z" w:id="736">
    <w:p w:rsidR="006711D0" w:rsidP="006711D0" w:rsidRDefault="006711D0" w14:paraId="764CFC5D" w14:textId="77777777">
      <w:pPr>
        <w:pStyle w:val="CommentText"/>
      </w:pPr>
      <w:r>
        <w:rPr>
          <w:rStyle w:val="CommentReference"/>
        </w:rPr>
        <w:annotationRef/>
      </w:r>
      <w:r>
        <w:rPr>
          <w:lang w:val="it-IT"/>
        </w:rPr>
        <w:t>The logic will be kept as agreed during Siron Decison Making Forum</w:t>
      </w:r>
    </w:p>
  </w:comment>
  <w:comment w:initials="FR" w:author="GAFC" w:date="2024-11-12T12:50:00Z" w:id="743">
    <w:p w:rsidR="00B466D9" w:rsidP="00B466D9" w:rsidRDefault="00B466D9" w14:paraId="5D92386F" w14:textId="496190B3">
      <w:pPr>
        <w:pStyle w:val="CommentText"/>
      </w:pPr>
      <w:r>
        <w:rPr>
          <w:rStyle w:val="CommentReference"/>
        </w:rPr>
        <w:annotationRef/>
      </w:r>
      <w:r>
        <w:rPr>
          <w:lang w:val="it-IT"/>
        </w:rPr>
        <w:t>?</w:t>
      </w:r>
    </w:p>
  </w:comment>
  <w:comment w:initials="GA(" w:author="Galifi Alessandra (UniCredit)" w:date="2024-11-13T16:53:00Z" w:id="744">
    <w:p w:rsidR="009A0E2C" w:rsidP="009A0E2C" w:rsidRDefault="009A0E2C" w14:paraId="7F5529A9" w14:textId="77777777">
      <w:pPr>
        <w:pStyle w:val="CommentText"/>
      </w:pPr>
      <w:r>
        <w:rPr>
          <w:rStyle w:val="CommentReference"/>
        </w:rPr>
        <w:annotationRef/>
      </w:r>
      <w:r>
        <w:rPr>
          <w:lang w:val="it-IT"/>
        </w:rPr>
        <w:t>Siron competence center to be engage to understand it is needed. Fruzsina to contact Stefano Fiore to clarify (GDS in CC)</w:t>
      </w:r>
    </w:p>
  </w:comment>
  <w:comment w:initials="H(" w:author="Huszka Fruzsina (UniCredit)" w:date="2024-11-21T12:35:00Z" w:id="745">
    <w:p w:rsidR="00B5184F" w:rsidRDefault="00473A39" w14:paraId="7ADC9C63" w14:textId="55B0CF6B">
      <w:pPr>
        <w:pStyle w:val="CommentText"/>
      </w:pPr>
      <w:r>
        <w:rPr>
          <w:rStyle w:val="CommentReference"/>
        </w:rPr>
        <w:annotationRef/>
      </w:r>
      <w:r w:rsidRPr="0266E9B8">
        <w:t>still wiaitng for prompt answer</w:t>
      </w:r>
    </w:p>
  </w:comment>
  <w:comment w:initials="H(" w:author="Huszka Fruzsina (UniCredit)" w:date="2024-12-03T16:21:00Z" w:id="746">
    <w:p w:rsidR="00BB2B4C" w:rsidRDefault="00BB2B4C" w14:paraId="5F0000E8" w14:textId="49E2A6F0">
      <w:pPr>
        <w:pStyle w:val="CommentText"/>
      </w:pPr>
      <w:r>
        <w:rPr>
          <w:rStyle w:val="CommentReference"/>
        </w:rPr>
        <w:annotationRef/>
      </w:r>
      <w:r w:rsidRPr="2CC5D8C7">
        <w:t>as discussed in call 3rd Dec, 2024 --final list of extracts to keep/dismiss will need to be finalized in TSpec phase --feedback awaited from Siron still</w:t>
      </w:r>
    </w:p>
  </w:comment>
  <w:comment w:initials="JB" w:author="Bockova Jaroslava (UniCredit CZ&amp;SK)" w:date="2024-12-12T17:07:00Z" w:id="764">
    <w:p w:rsidR="000C3316" w:rsidP="000C3316" w:rsidRDefault="000C3316" w14:paraId="0F2FE1B7" w14:textId="0D06A470">
      <w:pPr>
        <w:pStyle w:val="CommentText"/>
      </w:pPr>
      <w:r>
        <w:rPr>
          <w:rStyle w:val="CommentReference"/>
        </w:rPr>
        <w:annotationRef/>
      </w:r>
      <w:r>
        <w:fldChar w:fldCharType="begin"/>
      </w:r>
      <w:r>
        <w:instrText>HYPERLINK "mailto:Fruzsina.Huszka@unicredit.eu"</w:instrText>
      </w:r>
      <w:bookmarkStart w:name="_@_188C1D5F7BAF432C80583F6BA051E097Z" w:id="768"/>
      <w:r>
        <w:fldChar w:fldCharType="separate"/>
      </w:r>
      <w:bookmarkEnd w:id="768"/>
      <w:r w:rsidRPr="000C3316">
        <w:rPr>
          <w:rStyle w:val="Mention"/>
          <w:noProof/>
        </w:rPr>
        <w:t>@Huszka Fruzsina (UniCredit)</w:t>
      </w:r>
      <w:r>
        <w:fldChar w:fldCharType="end"/>
      </w:r>
      <w:r>
        <w:t xml:space="preserve"> - in CUBIS should be all KYC relevant fields </w:t>
      </w:r>
    </w:p>
  </w:comment>
  <w:comment w:initials="AG" w:author="Galifi Alessandra (UniCredit)" w:date="2024-12-16T11:28:00Z" w:id="765">
    <w:p w:rsidR="00CD5972" w:rsidP="00CD5972" w:rsidRDefault="00CD5972" w14:paraId="24FA9C81" w14:textId="3568CFC6">
      <w:pPr>
        <w:pStyle w:val="CommentText"/>
      </w:pPr>
      <w:r>
        <w:rPr>
          <w:rStyle w:val="CommentReference"/>
        </w:rPr>
        <w:annotationRef/>
      </w:r>
      <w:r>
        <w:fldChar w:fldCharType="begin"/>
      </w:r>
      <w:r>
        <w:instrText>HYPERLINK "mailto:Fruzsina.Huszka@unicredit.eu"</w:instrText>
      </w:r>
      <w:bookmarkStart w:name="_@_96E5D718AEA74576A9B892DD72E80C28Z" w:id="769"/>
      <w:r>
        <w:fldChar w:fldCharType="separate"/>
      </w:r>
      <w:bookmarkEnd w:id="769"/>
      <w:r w:rsidRPr="00CD5972">
        <w:rPr>
          <w:rStyle w:val="Mention"/>
          <w:noProof/>
        </w:rPr>
        <w:t>@Huszka Fruzsina (UniCredit)</w:t>
      </w:r>
      <w:r>
        <w:fldChar w:fldCharType="end"/>
      </w:r>
      <w:r>
        <w:t xml:space="preserve"> can you confirm that all other fields are in the Cubis Extract</w:t>
      </w:r>
    </w:p>
  </w:comment>
  <w:comment w:initials="AG" w:author="Galifi Alessandra (UniCredit)" w:date="2025-05-14T11:27:00Z" w:id="766">
    <w:p w:rsidR="004C33D9" w:rsidP="004C33D9" w:rsidRDefault="004C33D9" w14:paraId="52A56215" w14:textId="2EFD97CF">
      <w:pPr>
        <w:pStyle w:val="CommentText"/>
      </w:pPr>
      <w:r>
        <w:rPr>
          <w:rStyle w:val="CommentReference"/>
        </w:rPr>
        <w:annotationRef/>
      </w:r>
      <w:r>
        <w:fldChar w:fldCharType="begin"/>
      </w:r>
      <w:r>
        <w:instrText>HYPERLINK "mailto:ZBarta.external@unicredit.eu"</w:instrText>
      </w:r>
      <w:bookmarkStart w:name="_@_DF7D48B7C97D4459975A8349CCEE3D00Z" w:id="770"/>
      <w:r>
        <w:fldChar w:fldCharType="separate"/>
      </w:r>
      <w:bookmarkEnd w:id="770"/>
      <w:r w:rsidRPr="004C33D9">
        <w:rPr>
          <w:rStyle w:val="Mention"/>
          <w:noProof/>
        </w:rPr>
        <w:t>@Barta Zoltan (Ext. - UniCredit)</w:t>
      </w:r>
      <w:r>
        <w:fldChar w:fldCharType="end"/>
      </w:r>
      <w:r>
        <w:t xml:space="preserve"> can you kindly provide an answer?</w:t>
      </w:r>
    </w:p>
  </w:comment>
  <w:comment w:initials="BU" w:author="Barta Zoltan (Ext. - UniCredit)" w:date="2025-05-27T13:11:00Z" w:id="767">
    <w:p w:rsidR="00845B4D" w:rsidRDefault="00845B4D" w14:paraId="79992920" w14:textId="2D344942">
      <w:pPr>
        <w:pStyle w:val="CommentText"/>
      </w:pPr>
      <w:r>
        <w:rPr>
          <w:rStyle w:val="CommentReference"/>
        </w:rPr>
        <w:annotationRef/>
      </w:r>
      <w:r w:rsidRPr="03FBA50E">
        <w:t>Yes, the all other fields exists. These 2 (KYC status and AML block) are only extensions.</w:t>
      </w:r>
    </w:p>
  </w:comment>
  <w:comment w:initials="KC" w:author="Kastalanova Marketa (UniCredit CZ&amp;SK)" w:date="2025-06-05T08:28:00Z" w:id="795">
    <w:p w:rsidR="0034643A" w:rsidRDefault="0034643A" w14:paraId="3BF5557B" w14:textId="1FDE9418">
      <w:pPr>
        <w:pStyle w:val="CommentText"/>
      </w:pPr>
      <w:r>
        <w:rPr>
          <w:rStyle w:val="CommentReference"/>
        </w:rPr>
        <w:annotationRef/>
      </w:r>
      <w:r w:rsidRPr="512D1095">
        <w:t>Detailed of changes in CORE02 which will be connected with development in Unicash will be described in separate document. Development for CORE02 and Unicash has to be approved together.</w:t>
      </w:r>
    </w:p>
  </w:comment>
  <w:comment w:initials="AG" w:author="Galifi Alessandra (UniCredit)" w:date="2024-10-30T12:00:00Z" w:id="793">
    <w:p w:rsidR="008537AC" w:rsidP="008537AC" w:rsidRDefault="005B1275" w14:paraId="79775072" w14:textId="77192B8A">
      <w:pPr>
        <w:pStyle w:val="CommentText"/>
      </w:pPr>
      <w:r>
        <w:rPr>
          <w:rStyle w:val="CommentReference"/>
        </w:rPr>
        <w:annotationRef/>
      </w:r>
      <w:r w:rsidR="008537AC">
        <w:rPr>
          <w:lang w:val="it-IT"/>
        </w:rPr>
        <w:t>To be reviewed with Group Digital by 15/11</w:t>
      </w:r>
    </w:p>
  </w:comment>
  <w:comment w:initials="MU" w:author="Marasco Francesco (Ext. - UniCredit)" w:date="2024-11-25T15:36:00Z" w:id="794">
    <w:p w:rsidR="001F535C" w:rsidRDefault="00FC1494" w14:paraId="4EB78278" w14:textId="6F20ABAB">
      <w:pPr>
        <w:pStyle w:val="CommentText"/>
      </w:pPr>
      <w:r>
        <w:rPr>
          <w:rStyle w:val="CommentReference"/>
        </w:rPr>
        <w:annotationRef/>
      </w:r>
      <w:r w:rsidRPr="38BDF750">
        <w:t>1. No specific requirement for this point</w:t>
      </w:r>
    </w:p>
    <w:p w:rsidR="001F535C" w:rsidRDefault="00FC1494" w14:paraId="62BAFC23" w14:textId="6F1F06C4">
      <w:pPr>
        <w:pStyle w:val="CommentText"/>
      </w:pPr>
      <w:r w:rsidRPr="56B829C4">
        <w:t>2. Ok</w:t>
      </w:r>
    </w:p>
    <w:p w:rsidR="001F535C" w:rsidRDefault="00FC1494" w14:paraId="63C3F104" w14:textId="0B51BF3C">
      <w:pPr>
        <w:pStyle w:val="CommentText"/>
      </w:pPr>
      <w:r w:rsidRPr="67C9BAB7">
        <w:t>3. Correct</w:t>
      </w:r>
    </w:p>
    <w:p w:rsidR="001F535C" w:rsidRDefault="00FC1494" w14:paraId="7777023A" w14:textId="480FBB41">
      <w:pPr>
        <w:pStyle w:val="CommentText"/>
      </w:pPr>
      <w:r w:rsidRPr="090BED62">
        <w:t>4. Correct</w:t>
      </w:r>
    </w:p>
    <w:p w:rsidR="001F535C" w:rsidRDefault="00FC1494" w14:paraId="36EC209A" w14:textId="0DCA3087">
      <w:pPr>
        <w:pStyle w:val="CommentText"/>
      </w:pPr>
      <w:r w:rsidRPr="4B11A50C">
        <w:t>5. Correct</w:t>
      </w:r>
    </w:p>
    <w:p w:rsidR="001F535C" w:rsidRDefault="00FC1494" w14:paraId="6D2678BB" w14:textId="2D6E57F3">
      <w:pPr>
        <w:pStyle w:val="CommentText"/>
      </w:pPr>
      <w:r w:rsidRPr="491798C5">
        <w:t>6. The solutions for the UniCash process is still under discussion</w:t>
      </w:r>
    </w:p>
    <w:p w:rsidR="001F535C" w:rsidRDefault="00FC1494" w14:paraId="4CB22384" w14:textId="3304DDF6">
      <w:pPr>
        <w:pStyle w:val="CommentText"/>
      </w:pPr>
      <w:r w:rsidRPr="6650AA52">
        <w:t>7. Correct</w:t>
      </w:r>
    </w:p>
    <w:p w:rsidR="001F535C" w:rsidRDefault="00FC1494" w14:paraId="06EB04C4" w14:textId="2670EEC2">
      <w:pPr>
        <w:pStyle w:val="CommentText"/>
      </w:pPr>
      <w:r w:rsidRPr="53E3FEF4">
        <w:t>8. Ok</w:t>
      </w:r>
    </w:p>
    <w:p w:rsidR="001F535C" w:rsidRDefault="00FC1494" w14:paraId="383EA0A4" w14:textId="3E05B4BA">
      <w:pPr>
        <w:pStyle w:val="CommentText"/>
      </w:pPr>
      <w:r w:rsidRPr="04DDE153">
        <w:t>9. Correct</w:t>
      </w:r>
    </w:p>
  </w:comment>
  <w:comment w:initials="FR" w:author="GAFC" w:date="2024-11-12T12:48:00Z" w:id="800">
    <w:p w:rsidR="003400AC" w:rsidP="003400AC" w:rsidRDefault="003400AC" w14:paraId="6F79856B" w14:textId="21BBB98C">
      <w:pPr>
        <w:pStyle w:val="CommentText"/>
      </w:pPr>
      <w:r>
        <w:rPr>
          <w:rStyle w:val="CommentReference"/>
        </w:rPr>
        <w:annotationRef/>
      </w:r>
      <w:r>
        <w:rPr>
          <w:lang w:val="it-IT"/>
        </w:rPr>
        <w:t>Not true</w:t>
      </w:r>
    </w:p>
  </w:comment>
  <w:comment w:initials="AG" w:author="Galifi Alessandra (UniCredit)" w:date="2024-11-15T15:27:00Z" w:id="801">
    <w:p w:rsidR="005266B9" w:rsidP="005266B9" w:rsidRDefault="005266B9" w14:paraId="16EC3903" w14:textId="77777777">
      <w:pPr>
        <w:pStyle w:val="CommentText"/>
      </w:pPr>
      <w:r>
        <w:rPr>
          <w:rStyle w:val="CommentReference"/>
        </w:rPr>
        <w:annotationRef/>
      </w:r>
      <w:r>
        <w:rPr>
          <w:lang w:val="it-IT"/>
        </w:rPr>
        <w:t>To be discussed during Data Migration FSD</w:t>
      </w:r>
    </w:p>
  </w:comment>
  <w:comment w:initials="FR" w:author="GAFC" w:date="2024-11-12T12:48:00Z" w:id="882">
    <w:p w:rsidR="00F57AB2" w:rsidP="00F57AB2" w:rsidRDefault="00F57AB2" w14:paraId="540E2F65" w14:textId="4D123B5B">
      <w:pPr>
        <w:pStyle w:val="CommentText"/>
      </w:pPr>
      <w:r>
        <w:rPr>
          <w:rStyle w:val="CommentReference"/>
        </w:rPr>
        <w:annotationRef/>
      </w:r>
      <w:r>
        <w:rPr>
          <w:lang w:val="it-IT"/>
        </w:rPr>
        <w:t>Considering parallel phase/ data migration and bulk closure, this is not true</w:t>
      </w:r>
    </w:p>
  </w:comment>
  <w:comment w:initials="AG" w:author="Galifi Alessandra (UniCredit)" w:date="2024-11-15T15:27:00Z" w:id="883">
    <w:p w:rsidR="00F23BE9" w:rsidP="00F23BE9" w:rsidRDefault="00F23BE9" w14:paraId="079D926E" w14:textId="77777777">
      <w:pPr>
        <w:pStyle w:val="CommentText"/>
      </w:pPr>
      <w:r>
        <w:rPr>
          <w:rStyle w:val="CommentReference"/>
        </w:rPr>
        <w:annotationRef/>
      </w:r>
      <w:r>
        <w:rPr>
          <w:lang w:val="it-IT"/>
        </w:rPr>
        <w:t>To be discussed during Data Migration FSD</w:t>
      </w:r>
    </w:p>
  </w:comment>
  <w:comment w:initials="FR" w:author="GAFC" w:date="2024-11-12T12:49:00Z" w:id="907">
    <w:p w:rsidR="00F57AB2" w:rsidP="00F57AB2" w:rsidRDefault="00F57AB2" w14:paraId="40D4A97D" w14:textId="59B5392B">
      <w:pPr>
        <w:pStyle w:val="CommentText"/>
      </w:pPr>
      <w:r>
        <w:rPr>
          <w:rStyle w:val="CommentReference"/>
        </w:rPr>
        <w:annotationRef/>
      </w:r>
      <w:r>
        <w:rPr>
          <w:lang w:val="it-IT"/>
        </w:rPr>
        <w:t>Documentation must be provided, including technical mapping Siron - PLT - Oracle</w:t>
      </w:r>
    </w:p>
  </w:comment>
  <w:comment w:initials="AG" w:author="Galifi Alessandra (UniCredit)" w:date="2024-11-15T15:30:00Z" w:id="908">
    <w:p w:rsidR="00682183" w:rsidP="00682183" w:rsidRDefault="00682183" w14:paraId="587E4625" w14:textId="77777777">
      <w:pPr>
        <w:pStyle w:val="CommentText"/>
      </w:pPr>
      <w:r>
        <w:rPr>
          <w:rStyle w:val="CommentReference"/>
        </w:rPr>
        <w:annotationRef/>
      </w:r>
      <w:r>
        <w:rPr>
          <w:lang w:val="it-IT"/>
        </w:rPr>
        <w:t>Core02 - PLT - Oracle, scope of data migration</w:t>
      </w:r>
    </w:p>
  </w:comment>
  <w:comment w:initials="FR" w:author="GAFC" w:date="2024-11-12T12:49:00Z" w:id="911">
    <w:p w:rsidR="00B466D9" w:rsidP="00B466D9" w:rsidRDefault="00B466D9" w14:paraId="504745CE" w14:textId="56AFDF90">
      <w:pPr>
        <w:pStyle w:val="CommentText"/>
      </w:pPr>
      <w:r>
        <w:rPr>
          <w:rStyle w:val="CommentReference"/>
        </w:rPr>
        <w:annotationRef/>
      </w:r>
      <w:r>
        <w:rPr>
          <w:lang w:val="it-IT"/>
        </w:rPr>
        <w:t>Performence must allow target processes’ cutoff time. Moreover, it must be able to process the target capacity in such timing</w:t>
      </w:r>
    </w:p>
  </w:comment>
  <w:comment w:initials="AG" w:author="Galifi Alessandra (UniCredit)" w:date="2024-11-15T15:31:00Z" w:id="912">
    <w:p w:rsidR="00ED74DE" w:rsidP="00ED74DE" w:rsidRDefault="00ED74DE" w14:paraId="3D96CE71" w14:textId="77777777">
      <w:pPr>
        <w:pStyle w:val="CommentText"/>
      </w:pPr>
      <w:r>
        <w:rPr>
          <w:rStyle w:val="CommentReference"/>
        </w:rPr>
        <w:annotationRef/>
      </w:r>
      <w:r>
        <w:rPr>
          <w:lang w:val="it-IT"/>
        </w:rPr>
        <w:t>N/A topic of data tream</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25DCCE95" w15:done="1"/>
  <w15:commentEx w15:paraId="1C184439" w15:paraIdParent="25DCCE95" w15:done="1"/>
  <w15:commentEx w15:paraId="469C28BB" w15:paraIdParent="25DCCE95" w15:done="1"/>
  <w15:commentEx w15:paraId="617E424B" w15:done="1"/>
  <w15:commentEx w15:paraId="4221B873" w15:paraIdParent="617E424B" w15:done="1"/>
  <w15:commentEx w15:paraId="3C6132A0" w15:paraIdParent="617E424B" w15:done="1"/>
  <w15:commentEx w15:paraId="16A22F07" w15:done="1"/>
  <w15:commentEx w15:paraId="5E7E7F2E" w15:paraIdParent="16A22F07" w15:done="1"/>
  <w15:commentEx w15:paraId="2BF8140A" w15:done="1"/>
  <w15:commentEx w15:paraId="30EA9B66" w15:paraIdParent="2BF8140A" w15:done="1"/>
  <w15:commentEx w15:paraId="4262775F" w15:paraIdParent="2BF8140A" w15:done="1"/>
  <w15:commentEx w15:paraId="0F7B3E2D" w15:done="1"/>
  <w15:commentEx w15:paraId="67B96108" w15:paraIdParent="0F7B3E2D" w15:done="1"/>
  <w15:commentEx w15:paraId="21C6F329" w15:paraIdParent="0F7B3E2D" w15:done="1"/>
  <w15:commentEx w15:paraId="7E5B8BE8" w15:done="1"/>
  <w15:commentEx w15:paraId="0E0C3AEC" w15:done="1"/>
  <w15:commentEx w15:paraId="64991297" w15:paraIdParent="0E0C3AEC" w15:done="1"/>
  <w15:commentEx w15:paraId="021641E9" w15:paraIdParent="0E0C3AEC" w15:done="1"/>
  <w15:commentEx w15:paraId="3936AC92" w15:done="1"/>
  <w15:commentEx w15:paraId="3348EB22" w15:paraIdParent="3936AC92" w15:done="1"/>
  <w15:commentEx w15:paraId="3F4DDD89" w15:done="1"/>
  <w15:commentEx w15:paraId="3A5D09B5" w15:paraIdParent="3F4DDD89" w15:done="1"/>
  <w15:commentEx w15:paraId="4381B90E" w15:done="1"/>
  <w15:commentEx w15:paraId="66269EE7" w15:paraIdParent="4381B90E" w15:done="1"/>
  <w15:commentEx w15:paraId="39393947" w15:done="1"/>
  <w15:commentEx w15:paraId="468AF20C" w15:paraIdParent="39393947" w15:done="1"/>
  <w15:commentEx w15:paraId="1C5CB463" w15:paraIdParent="39393947" w15:done="1"/>
  <w15:commentEx w15:paraId="4A6EBECC" w15:paraIdParent="39393947" w15:done="1"/>
  <w15:commentEx w15:paraId="0560F197" w15:paraIdParent="39393947" w15:done="1"/>
  <w15:commentEx w15:paraId="35BB1721" w15:paraIdParent="39393947" w15:done="1"/>
  <w15:commentEx w15:paraId="32D15BA8" w15:paraIdParent="39393947" w15:done="1"/>
  <w15:commentEx w15:paraId="342AF2A0" w15:paraIdParent="39393947" w15:done="1"/>
  <w15:commentEx w15:paraId="51248FB6" w15:paraIdParent="39393947" w15:done="1"/>
  <w15:commentEx w15:paraId="15855372" w15:done="1"/>
  <w15:commentEx w15:paraId="33504A99" w15:paraIdParent="15855372" w15:done="1"/>
  <w15:commentEx w15:paraId="19E409F2" w15:paraIdParent="15855372" w15:done="1"/>
  <w15:commentEx w15:paraId="024B3554" w15:done="1"/>
  <w15:commentEx w15:paraId="420C2E14" w15:paraIdParent="024B3554" w15:done="1"/>
  <w15:commentEx w15:paraId="79F39357" w15:done="1"/>
  <w15:commentEx w15:paraId="516BEBD0" w15:paraIdParent="79F39357" w15:done="1"/>
  <w15:commentEx w15:paraId="287A472C" w15:paraIdParent="79F39357" w15:done="1"/>
  <w15:commentEx w15:paraId="080FD645" w15:done="1"/>
  <w15:commentEx w15:paraId="27D6D941" w15:paraIdParent="080FD645" w15:done="1"/>
  <w15:commentEx w15:paraId="1303317E" w15:paraIdParent="080FD645" w15:done="1"/>
  <w15:commentEx w15:paraId="4BFCA568" w15:paraIdParent="080FD645" w15:done="1"/>
  <w15:commentEx w15:paraId="607D13F7" w15:paraIdParent="080FD645" w15:done="1"/>
  <w15:commentEx w15:paraId="44B901E4" w15:paraIdParent="080FD645" w15:done="1"/>
  <w15:commentEx w15:paraId="6EBD2B0E" w15:paraIdParent="080FD645" w15:done="1"/>
  <w15:commentEx w15:paraId="2025B94D" w15:paraIdParent="080FD645" w15:done="1"/>
  <w15:commentEx w15:paraId="1FA788A9" w15:paraIdParent="080FD645" w15:done="1"/>
  <w15:commentEx w15:paraId="51966DCD" w15:done="1"/>
  <w15:commentEx w15:paraId="36639B62" w15:paraIdParent="51966DCD" w15:done="1"/>
  <w15:commentEx w15:paraId="06785635" w15:paraIdParent="51966DCD" w15:done="1"/>
  <w15:commentEx w15:paraId="0BB79466" w15:done="1"/>
  <w15:commentEx w15:paraId="0EA09958" w15:paraIdParent="0BB79466" w15:done="1"/>
  <w15:commentEx w15:paraId="01A2E522" w15:paraIdParent="0BB79466" w15:done="1"/>
  <w15:commentEx w15:paraId="3175F389" w15:paraIdParent="0BB79466" w15:done="1"/>
  <w15:commentEx w15:paraId="69A5B048" w15:done="1"/>
  <w15:commentEx w15:paraId="35202CE1" w15:paraIdParent="69A5B048" w15:done="1"/>
  <w15:commentEx w15:paraId="175B4698" w15:paraIdParent="69A5B048" w15:done="1"/>
  <w15:commentEx w15:paraId="53CD7939" w15:done="1"/>
  <w15:commentEx w15:paraId="59445EE1" w15:paraIdParent="53CD7939" w15:done="1"/>
  <w15:commentEx w15:paraId="0109036D" w15:paraIdParent="53CD7939" w15:done="1"/>
  <w15:commentEx w15:paraId="6EF6CA56" w15:paraIdParent="53CD7939" w15:done="1"/>
  <w15:commentEx w15:paraId="7DB1F9D5" w15:paraIdParent="53CD7939" w15:done="1"/>
  <w15:commentEx w15:paraId="0CE4DFF8" w15:paraIdParent="53CD7939" w15:done="1"/>
  <w15:commentEx w15:paraId="395AB099" w15:done="1"/>
  <w15:commentEx w15:paraId="11F7ECBB" w15:paraIdParent="395AB099" w15:done="1"/>
  <w15:commentEx w15:paraId="6D3CA05C" w15:paraIdParent="395AB099" w15:done="1"/>
  <w15:commentEx w15:paraId="2B5DD040" w15:paraIdParent="395AB099" w15:done="1"/>
  <w15:commentEx w15:paraId="1E166176" w15:paraIdParent="395AB099" w15:done="1"/>
  <w15:commentEx w15:paraId="291FB149" w15:paraIdParent="395AB099" w15:done="1"/>
  <w15:commentEx w15:paraId="24FF976B" w15:paraIdParent="395AB099" w15:done="1"/>
  <w15:commentEx w15:paraId="5F9E15EC" w15:paraIdParent="395AB099" w15:done="1"/>
  <w15:commentEx w15:paraId="567221A4" w15:done="1"/>
  <w15:commentEx w15:paraId="1449392A" w15:paraIdParent="567221A4" w15:done="1"/>
  <w15:commentEx w15:paraId="26B28F52" w15:paraIdParent="567221A4" w15:done="1"/>
  <w15:commentEx w15:paraId="7359238D" w15:done="1"/>
  <w15:commentEx w15:paraId="6B6EFD1C" w15:paraIdParent="7359238D" w15:done="1"/>
  <w15:commentEx w15:paraId="2A26126C" w15:paraIdParent="7359238D" w15:done="1"/>
  <w15:commentEx w15:paraId="0E278D7E" w15:paraIdParent="7359238D" w15:done="1"/>
  <w15:commentEx w15:paraId="0A8E90BA" w15:paraIdParent="7359238D" w15:done="1"/>
  <w15:commentEx w15:paraId="6A5F402E" w15:paraIdParent="7359238D" w15:done="1"/>
  <w15:commentEx w15:paraId="561A2118" w15:paraIdParent="7359238D" w15:done="1"/>
  <w15:commentEx w15:paraId="18A4493A" w15:done="1"/>
  <w15:commentEx w15:paraId="2C4138D4" w15:paraIdParent="18A4493A" w15:done="1"/>
  <w15:commentEx w15:paraId="0E345234" w15:paraIdParent="18A4493A" w15:done="1"/>
  <w15:commentEx w15:paraId="7273FC1C" w15:done="1"/>
  <w15:commentEx w15:paraId="599DBC81" w15:done="1"/>
  <w15:commentEx w15:paraId="43474EEF" w15:done="1"/>
  <w15:commentEx w15:paraId="517B9742" w15:paraIdParent="43474EEF" w15:done="1"/>
  <w15:commentEx w15:paraId="73067091" w15:done="1"/>
  <w15:commentEx w15:paraId="10BF3ECF" w15:paraIdParent="73067091" w15:done="1"/>
  <w15:commentEx w15:paraId="098C2888" w15:done="1"/>
  <w15:commentEx w15:paraId="47EF6D18" w15:paraIdParent="098C2888" w15:done="1"/>
  <w15:commentEx w15:paraId="56214C71" w15:paraIdParent="098C2888" w15:done="1"/>
  <w15:commentEx w15:paraId="07363075" w15:done="1"/>
  <w15:commentEx w15:paraId="2DD31FDC" w15:paraIdParent="07363075" w15:done="1"/>
  <w15:commentEx w15:paraId="7A9F90E1" w15:done="1"/>
  <w15:commentEx w15:paraId="3BF172F1" w15:paraIdParent="7A9F90E1" w15:done="1"/>
  <w15:commentEx w15:paraId="1A11C89D" w15:paraIdParent="7A9F90E1" w15:done="1"/>
  <w15:commentEx w15:paraId="700D6E67" w15:paraIdParent="7A9F90E1" w15:done="1"/>
  <w15:commentEx w15:paraId="4E271CD4" w15:done="1"/>
  <w15:commentEx w15:paraId="203D47FA" w15:paraIdParent="4E271CD4" w15:done="1"/>
  <w15:commentEx w15:paraId="0D7AC9AB" w15:paraIdParent="4E271CD4" w15:done="1"/>
  <w15:commentEx w15:paraId="792549DC" w15:done="1"/>
  <w15:commentEx w15:paraId="1D51DF76" w15:paraIdParent="792549DC" w15:done="1"/>
  <w15:commentEx w15:paraId="2420A85A" w15:done="1"/>
  <w15:commentEx w15:paraId="1FF51368" w15:paraIdParent="2420A85A" w15:done="1"/>
  <w15:commentEx w15:paraId="724947B1" w15:done="1"/>
  <w15:commentEx w15:paraId="6C98A185" w15:paraIdParent="724947B1" w15:done="1"/>
  <w15:commentEx w15:paraId="5440E0D1" w15:paraIdParent="724947B1" w15:done="1"/>
  <w15:commentEx w15:paraId="435C41B0" w15:done="1"/>
  <w15:commentEx w15:paraId="668DBA43" w15:paraIdParent="435C41B0" w15:done="1"/>
  <w15:commentEx w15:paraId="293EEC48" w15:done="1"/>
  <w15:commentEx w15:paraId="37D1E2F3" w15:paraIdParent="293EEC48" w15:done="1"/>
  <w15:commentEx w15:paraId="62E8D030" w15:paraIdParent="293EEC48" w15:done="1"/>
  <w15:commentEx w15:paraId="2AC9A05B" w15:paraIdParent="293EEC48" w15:done="1"/>
  <w15:commentEx w15:paraId="309B3BB8" w15:done="1"/>
  <w15:commentEx w15:paraId="1CE5BB1F" w15:paraIdParent="309B3BB8" w15:done="1"/>
  <w15:commentEx w15:paraId="61AEB2C0" w15:done="1"/>
  <w15:commentEx w15:paraId="45BAE898" w15:paraIdParent="61AEB2C0" w15:done="1"/>
  <w15:commentEx w15:paraId="5F369FA1" w15:paraIdParent="61AEB2C0" w15:done="1"/>
  <w15:commentEx w15:paraId="5F66157A" w15:paraIdParent="61AEB2C0" w15:done="1"/>
  <w15:commentEx w15:paraId="7500A44B" w15:paraIdParent="61AEB2C0" w15:done="1"/>
  <w15:commentEx w15:paraId="79C125C4" w15:paraIdParent="61AEB2C0" w15:done="1"/>
  <w15:commentEx w15:paraId="1DDE25F2" w15:paraIdParent="61AEB2C0" w15:done="1"/>
  <w15:commentEx w15:paraId="1EBC2FF0" w15:done="1"/>
  <w15:commentEx w15:paraId="5DF332C6" w15:done="1"/>
  <w15:commentEx w15:paraId="39E02638" w15:done="1"/>
  <w15:commentEx w15:paraId="2E37F3F1" w15:paraIdParent="39E02638" w15:done="1"/>
  <w15:commentEx w15:paraId="526ECC36" w15:paraIdParent="39E02638" w15:done="1"/>
  <w15:commentEx w15:paraId="3CC0C0AE" w15:done="1"/>
  <w15:commentEx w15:paraId="2BE346E1" w15:paraIdParent="3CC0C0AE" w15:done="1"/>
  <w15:commentEx w15:paraId="008F351D" w15:done="1"/>
  <w15:commentEx w15:paraId="0A8B633B" w15:paraIdParent="008F351D" w15:done="1"/>
  <w15:commentEx w15:paraId="633C8961" w15:done="1"/>
  <w15:commentEx w15:paraId="49D7E1E5" w15:paraIdParent="633C8961" w15:done="1"/>
  <w15:commentEx w15:paraId="1E015E78" w15:done="1"/>
  <w15:commentEx w15:paraId="2E4E1E54" w15:paraIdParent="1E015E78" w15:done="1"/>
  <w15:commentEx w15:paraId="00ACAA36" w15:paraIdParent="1E015E78" w15:done="1"/>
  <w15:commentEx w15:paraId="48D9F75E" w15:done="1"/>
  <w15:commentEx w15:paraId="6772E4F1" w15:paraIdParent="48D9F75E" w15:done="1"/>
  <w15:commentEx w15:paraId="13D9BF4C" w15:paraIdParent="48D9F75E" w15:done="1"/>
  <w15:commentEx w15:paraId="22B40A5E" w15:paraIdParent="48D9F75E" w15:done="1"/>
  <w15:commentEx w15:paraId="1563F3EC" w15:paraIdParent="48D9F75E" w15:done="1"/>
  <w15:commentEx w15:paraId="22BAAA7E" w15:done="1"/>
  <w15:commentEx w15:paraId="1CF6281D" w15:paraIdParent="22BAAA7E" w15:done="1"/>
  <w15:commentEx w15:paraId="2CD4B8D1" w15:paraIdParent="22BAAA7E" w15:done="1"/>
  <w15:commentEx w15:paraId="6D944ABE" w15:paraIdParent="22BAAA7E" w15:done="1"/>
  <w15:commentEx w15:paraId="3A958C1D" w15:paraIdParent="22BAAA7E" w15:done="1"/>
  <w15:commentEx w15:paraId="5AE12C26" w15:done="1"/>
  <w15:commentEx w15:paraId="50456360" w15:paraIdParent="5AE12C26" w15:done="1"/>
  <w15:commentEx w15:paraId="7DCC21FF" w15:paraIdParent="5AE12C26" w15:done="1"/>
  <w15:commentEx w15:paraId="0A4ABC44" w15:paraIdParent="5AE12C26" w15:done="1"/>
  <w15:commentEx w15:paraId="59ABBE29" w15:paraIdParent="5AE12C26" w15:done="1"/>
  <w15:commentEx w15:paraId="4C48D4BC" w15:paraIdParent="5AE12C26" w15:done="1"/>
  <w15:commentEx w15:paraId="4DEBF253" w15:paraIdParent="5AE12C26" w15:done="1"/>
  <w15:commentEx w15:paraId="59965FCB" w15:done="1"/>
  <w15:commentEx w15:paraId="5F073980" w15:paraIdParent="59965FCB" w15:done="1"/>
  <w15:commentEx w15:paraId="1F690AA1" w15:done="1"/>
  <w15:commentEx w15:paraId="472550A3" w15:paraIdParent="1F690AA1" w15:done="1"/>
  <w15:commentEx w15:paraId="4C8D5B51" w15:done="1"/>
  <w15:commentEx w15:paraId="7CBE593F" w15:paraIdParent="4C8D5B51" w15:done="1"/>
  <w15:commentEx w15:paraId="353809C3" w15:done="1"/>
  <w15:commentEx w15:paraId="4F782736" w15:paraIdParent="353809C3" w15:done="1"/>
  <w15:commentEx w15:paraId="0A4D8E08" w15:done="1"/>
  <w15:commentEx w15:paraId="2A8FCB13" w15:paraIdParent="0A4D8E08" w15:done="1"/>
  <w15:commentEx w15:paraId="082F4D59" w15:done="1"/>
  <w15:commentEx w15:paraId="0580D247" w15:paraIdParent="082F4D59" w15:done="1"/>
  <w15:commentEx w15:paraId="15814641" w15:paraIdParent="082F4D59" w15:done="1"/>
  <w15:commentEx w15:paraId="0B55B850" w15:done="1"/>
  <w15:commentEx w15:paraId="7F13F740" w15:paraIdParent="0B55B850" w15:done="1"/>
  <w15:commentEx w15:paraId="41BAA89F" w15:paraIdParent="0B55B850" w15:done="1"/>
  <w15:commentEx w15:paraId="0951F034" w15:paraIdParent="0B55B850" w15:done="1"/>
  <w15:commentEx w15:paraId="52B5F5CE" w15:paraIdParent="0B55B850" w15:done="1"/>
  <w15:commentEx w15:paraId="210E0A73" w15:paraIdParent="0B55B850" w15:done="1"/>
  <w15:commentEx w15:paraId="70E15883" w15:paraIdParent="0B55B850" w15:done="1"/>
  <w15:commentEx w15:paraId="72697B1F" w15:paraIdParent="0B55B850" w15:done="1"/>
  <w15:commentEx w15:paraId="6223DB9B" w15:done="1"/>
  <w15:commentEx w15:paraId="461E7AC3" w15:paraIdParent="6223DB9B" w15:done="1"/>
  <w15:commentEx w15:paraId="43026CE7" w15:paraIdParent="6223DB9B" w15:done="1"/>
  <w15:commentEx w15:paraId="530E54F6" w15:paraIdParent="6223DB9B" w15:done="1"/>
  <w15:commentEx w15:paraId="279B1F04" w15:paraIdParent="6223DB9B" w15:done="1"/>
  <w15:commentEx w15:paraId="71353311" w15:paraIdParent="6223DB9B" w15:done="1"/>
  <w15:commentEx w15:paraId="41BB78FC" w15:paraIdParent="6223DB9B" w15:done="1"/>
  <w15:commentEx w15:paraId="30854FDB" w15:paraIdParent="6223DB9B" w15:done="1"/>
  <w15:commentEx w15:paraId="5AABF482" w15:paraIdParent="6223DB9B" w15:done="1"/>
  <w15:commentEx w15:paraId="5C9D924E" w15:done="1"/>
  <w15:commentEx w15:paraId="30575D79" w15:paraIdParent="5C9D924E" w15:done="1"/>
  <w15:commentEx w15:paraId="5614ED6E" w15:done="1"/>
  <w15:commentEx w15:paraId="7C875672" w15:paraIdParent="5614ED6E" w15:done="1"/>
  <w15:commentEx w15:paraId="738A1876" w15:paraIdParent="5614ED6E" w15:done="1"/>
  <w15:commentEx w15:paraId="06C96E2D" w15:paraIdParent="5614ED6E" w15:done="1"/>
  <w15:commentEx w15:paraId="2CB01449" w15:paraIdParent="5614ED6E" w15:done="1"/>
  <w15:commentEx w15:paraId="764CFC5D" w15:paraIdParent="5614ED6E" w15:done="1"/>
  <w15:commentEx w15:paraId="5D92386F" w15:done="1"/>
  <w15:commentEx w15:paraId="7F5529A9" w15:paraIdParent="5D92386F" w15:done="1"/>
  <w15:commentEx w15:paraId="7ADC9C63" w15:paraIdParent="5D92386F" w15:done="1"/>
  <w15:commentEx w15:paraId="5F0000E8" w15:paraIdParent="5D92386F" w15:done="1"/>
  <w15:commentEx w15:paraId="0F2FE1B7" w15:done="1"/>
  <w15:commentEx w15:paraId="24FA9C81" w15:paraIdParent="0F2FE1B7" w15:done="1"/>
  <w15:commentEx w15:paraId="52A56215" w15:paraIdParent="0F2FE1B7" w15:done="1"/>
  <w15:commentEx w15:paraId="79992920" w15:paraIdParent="0F2FE1B7" w15:done="1"/>
  <w15:commentEx w15:paraId="3BF5557B" w15:done="1"/>
  <w15:commentEx w15:paraId="79775072" w15:done="1"/>
  <w15:commentEx w15:paraId="383EA0A4" w15:paraIdParent="79775072" w15:done="1"/>
  <w15:commentEx w15:paraId="6F79856B" w15:done="1"/>
  <w15:commentEx w15:paraId="16EC3903" w15:paraIdParent="6F79856B" w15:done="1"/>
  <w15:commentEx w15:paraId="540E2F65" w15:done="1"/>
  <w15:commentEx w15:paraId="079D926E" w15:paraIdParent="540E2F65" w15:done="1"/>
  <w15:commentEx w15:paraId="40D4A97D" w15:done="1"/>
  <w15:commentEx w15:paraId="587E4625" w15:paraIdParent="40D4A97D" w15:done="1"/>
  <w15:commentEx w15:paraId="504745CE" w15:done="1"/>
  <w15:commentEx w15:paraId="3D96CE71" w15:paraIdParent="504745CE" w15:done="1"/>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AD49790" w16cex:dateUtc="2024-11-05T12:09:00Z"/>
  <w16cex:commentExtensible w16cex:durableId="5E6CF3E3" w16cex:dateUtc="2024-11-15T09:53:00Z"/>
  <w16cex:commentExtensible w16cex:durableId="2AF9A717" w16cex:dateUtc="2024-12-03T14:49:00Z"/>
  <w16cex:commentExtensible w16cex:durableId="2ACB3074" w16cex:dateUtc="2024-10-29T08:59:00Z"/>
  <w16cex:commentExtensible w16cex:durableId="7C729AAD" w16cex:dateUtc="2024-11-15T09:31:00Z"/>
  <w16cex:commentExtensible w16cex:durableId="2AE9BC92" w16cex:dateUtc="2024-11-21T13:04:00Z"/>
  <w16cex:commentExtensible w16cex:durableId="2ACB5740" w16cex:dateUtc="2024-10-29T11:44:00Z"/>
  <w16cex:commentExtensible w16cex:durableId="71C206FB" w16cex:dateUtc="2024-11-15T09:35:00Z"/>
  <w16cex:commentExtensible w16cex:durableId="2ACB310F" w16cex:dateUtc="2024-10-29T09:01:00Z"/>
  <w16cex:commentExtensible w16cex:durableId="1CDB7E18" w16cex:dateUtc="2024-11-15T09:39:00Z"/>
  <w16cex:commentExtensible w16cex:durableId="2AE9BC93" w16cex:dateUtc="2024-11-21T13:04:00Z"/>
  <w16cex:commentExtensible w16cex:durableId="2ACB3150" w16cex:dateUtc="2024-10-29T09:02:00Z"/>
  <w16cex:commentExtensible w16cex:durableId="7C15C9AF" w16cex:dateUtc="2024-11-15T09:52:00Z"/>
  <w16cex:commentExtensible w16cex:durableId="2AE9BCB8" w16cex:dateUtc="2024-11-21T13:05:00Z"/>
  <w16cex:commentExtensible w16cex:durableId="2ACB6953" w16cex:dateUtc="2024-10-29T13:01:00Z"/>
  <w16cex:commentExtensible w16cex:durableId="1C3913F9" w16cex:dateUtc="2024-10-25T09:13:00Z"/>
  <w16cex:commentExtensible w16cex:durableId="2ACB3188" w16cex:dateUtc="2024-10-29T09:03:00Z"/>
  <w16cex:commentExtensible w16cex:durableId="53B7B00D" w16cex:dateUtc="2024-11-15T09:41:00Z"/>
  <w16cex:commentExtensible w16cex:durableId="2ACB698B" w16cex:dateUtc="2024-10-29T13:02:00Z"/>
  <w16cex:commentExtensible w16cex:durableId="21E9303F" w16cex:dateUtc="2024-11-15T09:42:00Z"/>
  <w16cex:commentExtensible w16cex:durableId="2ACB6997" w16cex:dateUtc="2024-10-29T13:03:00Z"/>
  <w16cex:commentExtensible w16cex:durableId="01DF13A1" w16cex:dateUtc="2024-11-15T09:56:00Z"/>
  <w16cex:commentExtensible w16cex:durableId="2B0A755D" w16cex:dateUtc="2024-12-16T08:46:00Z"/>
  <w16cex:commentExtensible w16cex:durableId="5EEDA903" w16cex:dateUtc="2024-12-18T09:31:00Z"/>
  <w16cex:commentExtensible w16cex:durableId="2B03E7A5" w16cex:dateUtc="2024-12-11T09:27:00Z"/>
  <w16cex:commentExtensible w16cex:durableId="2B03EAD9" w16cex:dateUtc="2024-12-11T09:39:00Z"/>
  <w16cex:commentExtensible w16cex:durableId="2B04027D" w16cex:dateUtc="2024-12-11T11:22:00Z"/>
  <w16cex:commentExtensible w16cex:durableId="2B054E56" w16cex:dateUtc="2024-12-12T10:58:00Z"/>
  <w16cex:commentExtensible w16cex:durableId="2B057E42" w16cex:dateUtc="2024-12-12T14:22:00Z"/>
  <w16cex:commentExtensible w16cex:durableId="2B0A8029" w16cex:dateUtc="2024-12-16T09:32:00Z"/>
  <w16cex:commentExtensible w16cex:durableId="2B0A8121" w16cex:dateUtc="2024-12-16T09:36:00Z"/>
  <w16cex:commentExtensible w16cex:durableId="2B0BC94B" w16cex:dateUtc="2024-12-17T08:54:00Z"/>
  <w16cex:commentExtensible w16cex:durableId="7A41BFE9" w16cex:dateUtc="2025-05-14T09:08:00Z"/>
  <w16cex:commentExtensible w16cex:durableId="2ACB3855" w16cex:dateUtc="2024-10-29T09:32:00Z"/>
  <w16cex:commentExtensible w16cex:durableId="4583332D" w16cex:dateUtc="2024-11-15T10:15:00Z"/>
  <w16cex:commentExtensible w16cex:durableId="2AFA95B5" w16cex:dateUtc="2024-12-04T07:47:00Z"/>
  <w16cex:commentExtensible w16cex:durableId="2ACB6B8D" w16cex:dateUtc="2024-10-29T13:11:00Z"/>
  <w16cex:commentExtensible w16cex:durableId="4BDDF1D2" w16cex:dateUtc="2024-11-15T10:30:00Z"/>
  <w16cex:commentExtensible w16cex:durableId="2ACB3882" w16cex:dateUtc="2024-10-29T09:33:00Z"/>
  <w16cex:commentExtensible w16cex:durableId="5063CD17" w16cex:dateUtc="2024-11-15T10:31:00Z"/>
  <w16cex:commentExtensible w16cex:durableId="2AFA95CA" w16cex:dateUtc="2024-12-04T07:48:00Z"/>
  <w16cex:commentExtensible w16cex:durableId="2B03E805" w16cex:dateUtc="2024-12-11T09:29:00Z"/>
  <w16cex:commentExtensible w16cex:durableId="2B03EADA" w16cex:dateUtc="2024-12-11T09:41:00Z"/>
  <w16cex:commentExtensible w16cex:durableId="2B040210" w16cex:dateUtc="2024-12-11T11:20:00Z"/>
  <w16cex:commentExtensible w16cex:durableId="2B040624" w16cex:dateUtc="2024-12-11T11:37:00Z"/>
  <w16cex:commentExtensible w16cex:durableId="2B057F61" w16cex:dateUtc="2024-12-12T14:27:00Z"/>
  <w16cex:commentExtensible w16cex:durableId="2B058710" w16cex:dateUtc="2024-12-12T14:42:00Z"/>
  <w16cex:commentExtensible w16cex:durableId="2B05E00C" w16cex:dateUtc="2024-12-12T21:19:00Z"/>
  <w16cex:commentExtensible w16cex:durableId="2B0A8258" w16cex:dateUtc="2024-12-16T09:41:00Z"/>
  <w16cex:commentExtensible w16cex:durableId="3059B6D7" w16cex:dateUtc="2025-05-14T09:11:00Z"/>
  <w16cex:commentExtensible w16cex:durableId="615FF7F2" w16cex:dateUtc="2024-12-17T07:34:00Z">
    <w16cex:extLst>
      <w16:ext w16:uri="{CE6994B0-6A32-4C9F-8C6B-6E91EDA988CE}">
        <cr:reactions xmlns:cr="http://schemas.microsoft.com/office/comments/2020/reactions">
          <cr:reaction reactionType="1">
            <cr:reactionInfo dateUtc="2024-12-17T09:03:48Z">
              <cr:user userId="S::Martin.Vilimovsky@unicreditgroup.cz::67f1aac6-3c19-4910-9a0e-2763cc81be58" userProvider="AD" userName="Vilimovsky Martin (UniCredit CZ&amp;SK)"/>
            </cr:reactionInfo>
          </cr:reaction>
        </cr:reactions>
      </w16:ext>
    </w16cex:extLst>
  </w16cex:commentExtensible>
  <w16cex:commentExtensible w16cex:durableId="1260B47B" w16cex:dateUtc="2025-05-14T09:13:00Z"/>
  <w16cex:commentExtensible w16cex:durableId="3EF5D89A" w16cex:dateUtc="2025-05-14T09:33:00Z"/>
  <w16cex:commentExtensible w16cex:durableId="2ACB390A" w16cex:dateUtc="2024-10-29T09:35:00Z"/>
  <w16cex:commentExtensible w16cex:durableId="2AD49711" w16cex:dateUtc="2024-11-05T12:07:00Z"/>
  <w16cex:commentExtensible w16cex:durableId="2AF9AAF8" w16cex:dateUtc="2024-12-03T15:06:00Z"/>
  <w16cex:commentExtensible w16cex:durableId="0BECDDE2" w16cex:dateUtc="2024-12-03T15:50:00Z"/>
  <w16cex:commentExtensible w16cex:durableId="3BD2C4A5" w16cex:dateUtc="2025-06-05T04:59:00Z"/>
  <w16cex:commentExtensible w16cex:durableId="7897F857" w16cex:dateUtc="2025-06-05T09:06:00Z"/>
  <w16cex:commentExtensible w16cex:durableId="3B177E92" w16cex:dateUtc="2025-06-05T09:21:00Z"/>
  <w16cex:commentExtensible w16cex:durableId="0113FD39" w16cex:dateUtc="2025-04-23T17:15:00Z"/>
  <w16cex:commentExtensible w16cex:durableId="59EA9E46" w16cex:dateUtc="2025-05-14T09:17:00Z"/>
  <w16cex:commentExtensible w16cex:durableId="7D914685" w16cex:dateUtc="2025-05-22T07:56:00Z"/>
  <w16cex:commentExtensible w16cex:durableId="05A75B3F" w16cex:dateUtc="2025-05-27T15:10:00Z"/>
  <w16cex:commentExtensible w16cex:durableId="2C5F4807" w16cex:dateUtc="2025-05-28T07:24:00Z"/>
  <w16cex:commentExtensible w16cex:durableId="17FE745F" w16cex:dateUtc="2025-05-28T12:29:00Z"/>
  <w16cex:commentExtensible w16cex:durableId="7470DD50" w16cex:dateUtc="2025-04-23T17:16:00Z"/>
  <w16cex:commentExtensible w16cex:durableId="1FCEE9E1" w16cex:dateUtc="2025-05-14T09:19:00Z"/>
  <w16cex:commentExtensible w16cex:durableId="508F2B75" w16cex:dateUtc="2025-05-22T07:56:00Z"/>
  <w16cex:commentExtensible w16cex:durableId="1BB68C6D" w16cex:dateUtc="2025-05-27T15:12:00Z"/>
  <w16cex:commentExtensible w16cex:durableId="12F110D5" w16cex:dateUtc="2025-05-28T07:24:00Z"/>
  <w16cex:commentExtensible w16cex:durableId="4E17BCFC" w16cex:dateUtc="2025-05-28T14:39:00Z"/>
  <w16cex:commentExtensible w16cex:durableId="467C39CE" w16cex:dateUtc="2025-05-28T14:41:00Z"/>
  <w16cex:commentExtensible w16cex:durableId="52D45327" w16cex:dateUtc="2025-05-29T08:28:00Z"/>
  <w16cex:commentExtensible w16cex:durableId="5D23BC51" w16cex:dateUtc="2024-12-17T07:34:00Z"/>
  <w16cex:commentExtensible w16cex:durableId="2F406AC4" w16cex:dateUtc="2025-05-14T09:18:00Z"/>
  <w16cex:commentExtensible w16cex:durableId="52C1F046" w16cex:dateUtc="2025-05-28T14:36:00Z"/>
  <w16cex:commentExtensible w16cex:durableId="3578D99B" w16cex:dateUtc="2025-04-23T17:17:00Z">
    <w16cex:extLst>
      <w16:ext w16:uri="{CE6994B0-6A32-4C9F-8C6B-6E91EDA988CE}">
        <cr:reactions xmlns:cr="http://schemas.microsoft.com/office/comments/2020/reactions">
          <cr:reaction reactionType="1">
            <cr:reactionInfo dateUtc="2025-05-29T08:57:56Z">
              <cr:user userId="S::lukas.chinorai@unicreditgroup.cz::a0deb691-cb14-4ce3-b065-32befbae3815" userProvider="AD" userName="Chinorai Lukas (UniCredit CZ&amp;SK)"/>
            </cr:reactionInfo>
          </cr:reaction>
        </cr:reactions>
      </w16:ext>
    </w16cex:extLst>
  </w16cex:commentExtensible>
  <w16cex:commentExtensible w16cex:durableId="0727914A" w16cex:dateUtc="2025-05-14T09:20:00Z"/>
  <w16cex:commentExtensible w16cex:durableId="461BE46F" w16cex:dateUtc="2025-05-22T07:56:00Z"/>
  <w16cex:commentExtensible w16cex:durableId="0C4E5DDC" w16cex:dateUtc="2025-05-27T16:51:00Z"/>
  <w16cex:commentExtensible w16cex:durableId="15401E36" w16cex:dateUtc="2025-05-28T09:22:00Z"/>
  <w16cex:commentExtensible w16cex:durableId="0F74A502" w16cex:dateUtc="2025-05-28T11:58:00Z"/>
  <w16cex:commentExtensible w16cex:durableId="7B5023E7" w16cex:dateUtc="2025-05-29T08:34:00Z"/>
  <w16cex:commentExtensible w16cex:durableId="2ACB6BF5" w16cex:dateUtc="2024-10-29T13:13:00Z"/>
  <w16cex:commentExtensible w16cex:durableId="2ADDCBB8" w16cex:dateUtc="2024-11-12T11:42:00Z"/>
  <w16cex:commentExtensible w16cex:durableId="197B590F" w16cex:dateUtc="2024-11-15T13:14:00Z"/>
  <w16cex:commentExtensible w16cex:durableId="2ACB39A7" w16cex:dateUtc="2024-10-29T09:38:00Z"/>
  <w16cex:commentExtensible w16cex:durableId="2ACB6C53" w16cex:dateUtc="2024-10-29T13:14:00Z"/>
  <w16cex:commentExtensible w16cex:durableId="2ACB6BB6" w16cex:dateUtc="2024-10-29T13:12:00Z"/>
  <w16cex:commentExtensible w16cex:durableId="0DD9A155" w16cex:dateUtc="2024-11-15T13:10:00Z"/>
  <w16cex:commentExtensible w16cex:durableId="2ACB6C85" w16cex:dateUtc="2024-10-29T13:15:00Z"/>
  <w16cex:commentExtensible w16cex:durableId="179D8C9F" w16cex:dateUtc="2024-11-15T13:07:00Z"/>
  <w16cex:commentExtensible w16cex:durableId="3B0D812E" w16cex:dateUtc="2024-10-25T09:35:00Z"/>
  <w16cex:commentExtensible w16cex:durableId="7086E0CE" w16cex:dateUtc="2024-11-15T13:18:00Z"/>
  <w16cex:commentExtensible w16cex:durableId="2790C28E" w16cex:dateUtc="2024-12-09T15:02:00Z"/>
  <w16cex:commentExtensible w16cex:durableId="2ACB3C29" w16cex:dateUtc="2024-10-29T09:49:00Z"/>
  <w16cex:commentExtensible w16cex:durableId="2AD75958" w16cex:dateUtc="2024-11-07T14:20:00Z"/>
  <w16cex:commentExtensible w16cex:durableId="2ACB6D2E" w16cex:dateUtc="2024-10-29T13:18:00Z"/>
  <w16cex:commentExtensible w16cex:durableId="2AD759B5" w16cex:dateUtc="2024-11-07T14:22:00Z"/>
  <w16cex:commentExtensible w16cex:durableId="2ADDCC19" w16cex:dateUtc="2024-11-12T11:44:00Z"/>
  <w16cex:commentExtensible w16cex:durableId="4A27F06C" w16cex:dateUtc="2024-11-15T13:24:00Z"/>
  <w16cex:commentExtensible w16cex:durableId="2B03E989" w16cex:dateUtc="2024-12-11T09:35:00Z"/>
  <w16cex:commentExtensible w16cex:durableId="2B03EAF4" w16cex:dateUtc="2024-12-11T09:41:00Z"/>
  <w16cex:commentExtensible w16cex:durableId="2B0A8302" w16cex:dateUtc="2024-12-16T09:44:00Z"/>
  <w16cex:commentExtensible w16cex:durableId="2ACB6D4F" w16cex:dateUtc="2024-10-29T13:18:00Z"/>
  <w16cex:commentExtensible w16cex:durableId="6A08531C" w16cex:dateUtc="2024-11-15T14:01:00Z"/>
  <w16cex:commentExtensible w16cex:durableId="2ACB6D0E" w16cex:dateUtc="2024-10-29T13:17:00Z"/>
  <w16cex:commentExtensible w16cex:durableId="2F12F10F" w16cex:dateUtc="2024-11-15T14:09:00Z"/>
  <w16cex:commentExtensible w16cex:durableId="2ACB3CE1" w16cex:dateUtc="2024-10-29T09:52:00Z"/>
  <w16cex:commentExtensible w16cex:durableId="2AD75E10" w16cex:dateUtc="2024-11-07T14:41:00Z"/>
  <w16cex:commentExtensible w16cex:durableId="4BE7C3E2" w16cex:dateUtc="2024-11-15T14:10:00Z"/>
  <w16cex:commentExtensible w16cex:durableId="2ACB3CF9" w16cex:dateUtc="2024-10-29T09:52:00Z"/>
  <w16cex:commentExtensible w16cex:durableId="2D321C66" w16cex:dateUtc="2024-11-15T14:11:00Z"/>
  <w16cex:commentExtensible w16cex:durableId="2ACB6CDB" w16cex:dateUtc="2024-10-29T13:16:00Z"/>
  <w16cex:commentExtensible w16cex:durableId="2AD75DB9" w16cex:dateUtc="2024-11-07T14:39:00Z"/>
  <w16cex:commentExtensible w16cex:durableId="2ADDCC3D" w16cex:dateUtc="2024-11-12T11:44:00Z"/>
  <w16cex:commentExtensible w16cex:durableId="1EB990BE" w16cex:dateUtc="2024-11-15T14:11:00Z"/>
  <w16cex:commentExtensible w16cex:durableId="2ACB3D09" w16cex:dateUtc="2024-10-29T09:52:00Z"/>
  <w16cex:commentExtensible w16cex:durableId="27CAB2A2" w16cex:dateUtc="2024-11-15T14:12:00Z"/>
  <w16cex:commentExtensible w16cex:durableId="2B0400BC" w16cex:dateUtc="2024-12-11T11:14:00Z"/>
  <w16cex:commentExtensible w16cex:durableId="2B05A571" w16cex:dateUtc="2024-12-12T17:09:00Z"/>
  <w16cex:commentExtensible w16cex:durableId="2B069013" w16cex:dateUtc="2024-12-13T09:50:00Z"/>
  <w16cex:commentExtensible w16cex:durableId="2B069D6B" w16cex:dateUtc="2024-12-13T10:26:00Z"/>
  <w16cex:commentExtensible w16cex:durableId="2B0A8651" w16cex:dateUtc="2024-12-16T09:58:00Z"/>
  <w16cex:commentExtensible w16cex:durableId="2B0BC94C" w16cex:dateUtc="2024-12-17T08:56:00Z"/>
  <w16cex:commentExtensible w16cex:durableId="5CCEE027" w16cex:dateUtc="2025-05-14T09:21:00Z"/>
  <w16cex:commentExtensible w16cex:durableId="2ACB6D65" w16cex:dateUtc="2024-10-29T13:19:00Z"/>
  <w16cex:commentExtensible w16cex:durableId="2ACB3D74" w16cex:dateUtc="2024-10-29T09:54:00Z"/>
  <w16cex:commentExtensible w16cex:durableId="2B03F606" w16cex:dateUtc="2024-12-11T10:29:00Z"/>
  <w16cex:commentExtensible w16cex:durableId="2B0A8885" w16cex:dateUtc="2024-12-16T10:07:00Z"/>
  <w16cex:commentExtensible w16cex:durableId="2EFD49CA" w16cex:dateUtc="2025-05-27T08:53:00Z"/>
  <w16cex:commentExtensible w16cex:durableId="2ACB3DA6" w16cex:dateUtc="2024-10-29T09:55:00Z"/>
  <w16cex:commentExtensible w16cex:durableId="2AD75EB7" w16cex:dateUtc="2024-11-07T14:43:00Z"/>
  <w16cex:commentExtensible w16cex:durableId="2ACB6D92" w16cex:dateUtc="2024-10-29T13:20:00Z"/>
  <w16cex:commentExtensible w16cex:durableId="42EDD7E6" w16cex:dateUtc="2024-11-15T14:14:00Z"/>
  <w16cex:commentExtensible w16cex:durableId="2B03FECA" w16cex:dateUtc="2024-12-11T11:06:00Z"/>
  <w16cex:commentExtensible w16cex:durableId="2B0A8A51" w16cex:dateUtc="2024-12-16T10:15:00Z"/>
  <w16cex:commentExtensible w16cex:durableId="2ACB71BF" w16cex:dateUtc="2024-10-29T13:37:00Z"/>
  <w16cex:commentExtensible w16cex:durableId="2AD761A9" w16cex:dateUtc="2024-11-07T14:56:00Z"/>
  <w16cex:commentExtensible w16cex:durableId="2ADDCC71" w16cex:dateUtc="2024-11-12T11:45:00Z"/>
  <w16cex:commentExtensible w16cex:durableId="5052E650" w16cex:dateUtc="2025-04-23T14:45:00Z"/>
  <w16cex:commentExtensible w16cex:durableId="20087257" w16cex:dateUtc="2025-05-14T09:23:00Z"/>
  <w16cex:commentExtensible w16cex:durableId="43B15BFD" w16cex:dateUtc="2025-05-27T10:56:00Z"/>
  <w16cex:commentExtensible w16cex:durableId="0B5FE761" w16cex:dateUtc="2025-05-28T14:43:00Z"/>
  <w16cex:commentExtensible w16cex:durableId="0A0A4DF2" w16cex:dateUtc="2025-05-29T15:12:00Z"/>
  <w16cex:commentExtensible w16cex:durableId="04639274" w16cex:dateUtc="2025-04-23T14:45:00Z"/>
  <w16cex:commentExtensible w16cex:durableId="39BFF3A3" w16cex:dateUtc="2025-05-14T09:23:00Z"/>
  <w16cex:commentExtensible w16cex:durableId="474E76A6" w16cex:dateUtc="2025-05-27T10:56:00Z"/>
  <w16cex:commentExtensible w16cex:durableId="1B66EAF3" w16cex:dateUtc="2025-05-28T14:43:00Z"/>
  <w16cex:commentExtensible w16cex:durableId="77A3650F" w16cex:dateUtc="2025-05-29T15:13:00Z"/>
  <w16cex:commentExtensible w16cex:durableId="2275FCE1" w16cex:dateUtc="2024-12-11T11:14:00Z"/>
  <w16cex:commentExtensible w16cex:durableId="68EFB4FA" w16cex:dateUtc="2024-12-12T17:09:00Z"/>
  <w16cex:commentExtensible w16cex:durableId="14989C7A" w16cex:dateUtc="2024-12-13T09:50:00Z"/>
  <w16cex:commentExtensible w16cex:durableId="27DA79D6" w16cex:dateUtc="2024-12-13T10:26:00Z"/>
  <w16cex:commentExtensible w16cex:durableId="7F1B7657" w16cex:dateUtc="2024-12-16T09:58:00Z"/>
  <w16cex:commentExtensible w16cex:durableId="7DFEDD94" w16cex:dateUtc="2024-12-17T08:56:00Z"/>
  <w16cex:commentExtensible w16cex:durableId="4D034213" w16cex:dateUtc="2025-05-14T09:24:00Z"/>
  <w16cex:commentExtensible w16cex:durableId="2ADDCCB2" w16cex:dateUtc="2024-11-12T11:46:00Z"/>
  <w16cex:commentExtensible w16cex:durableId="2ADF511A" w16cex:dateUtc="2024-11-13T15:23:00Z"/>
  <w16cex:commentExtensible w16cex:durableId="2ACB4963" w16cex:dateUtc="2024-10-29T10:45:00Z"/>
  <w16cex:commentExtensible w16cex:durableId="2ADF51A6" w16cex:dateUtc="2024-11-13T15:26:00Z"/>
  <w16cex:commentExtensible w16cex:durableId="2ACB499A" w16cex:dateUtc="2024-10-29T10:46:00Z"/>
  <w16cex:commentExtensible w16cex:durableId="1973082D" w16cex:dateUtc="2024-11-14T11:05:00Z"/>
  <w16cex:commentExtensible w16cex:durableId="2ADDCCCB" w16cex:dateUtc="2024-11-12T11:47:00Z"/>
  <w16cex:commentExtensible w16cex:durableId="2ADF5345" w16cex:dateUtc="2024-11-13T15:33:00Z"/>
  <w16cex:commentExtensible w16cex:durableId="2ACB49C0" w16cex:dateUtc="2024-10-29T10:47:00Z"/>
  <w16cex:commentExtensible w16cex:durableId="055A5F66" w16cex:dateUtc="2024-11-18T11:10:00Z"/>
  <w16cex:commentExtensible w16cex:durableId="2ACB47AA" w16cex:dateUtc="2024-10-29T10:38:00Z"/>
  <w16cex:commentExtensible w16cex:durableId="2ADF54A5" w16cex:dateUtc="2024-11-13T15:39:00Z"/>
  <w16cex:commentExtensible w16cex:durableId="67220FF9" w16cex:dateUtc="2024-11-25T13:18:00Z"/>
  <w16cex:commentExtensible w16cex:durableId="2B059408" w16cex:dateUtc="2024-12-12T15:55:00Z"/>
  <w16cex:commentExtensible w16cex:durableId="2B0A8ADC" w16cex:dateUtc="2024-12-16T10:17:00Z"/>
  <w16cex:commentExtensible w16cex:durableId="1ECC9F66" w16cex:dateUtc="2025-05-14T09:25:00Z"/>
  <w16cex:commentExtensible w16cex:durableId="1B4E7BC7" w16cex:dateUtc="2025-05-27T10:58:00Z"/>
  <w16cex:commentExtensible w16cex:durableId="460D1F79" w16cex:dateUtc="2025-05-28T14:45:00Z"/>
  <w16cex:commentExtensible w16cex:durableId="7E6614E9" w16cex:dateUtc="2025-05-29T16:34:00Z"/>
  <w16cex:commentExtensible w16cex:durableId="4FC2BB71" w16cex:dateUtc="2025-05-30T14:51:00Z"/>
  <w16cex:commentExtensible w16cex:durableId="78605F64" w16cex:dateUtc="2025-06-05T08:16:00Z"/>
  <w16cex:commentExtensible w16cex:durableId="2B059060" w16cex:dateUtc="2024-12-12T15:40:00Z"/>
  <w16cex:commentExtensible w16cex:durableId="2B059A79" w16cex:dateUtc="2024-12-12T16:23:00Z"/>
  <w16cex:commentExtensible w16cex:durableId="2B05E1A6" w16cex:dateUtc="2024-12-12T21:26:00Z"/>
  <w16cex:commentExtensible w16cex:durableId="2B0A8C19" w16cex:dateUtc="2024-12-16T10:23:00Z"/>
  <w16cex:commentExtensible w16cex:durableId="051D6A64" w16cex:dateUtc="2025-05-14T09:25:00Z"/>
  <w16cex:commentExtensible w16cex:durableId="0F30D8D5" w16cex:dateUtc="2025-05-27T08:51:00Z"/>
  <w16cex:commentExtensible w16cex:durableId="12B3C887" w16cex:dateUtc="2025-05-28T14:49:00Z"/>
  <w16cex:commentExtensible w16cex:durableId="64A45B51" w16cex:dateUtc="2025-05-29T15:23:00Z"/>
  <w16cex:commentExtensible w16cex:durableId="39192EA5" w16cex:dateUtc="2025-06-05T08:17:00Z"/>
  <w16cex:commentExtensible w16cex:durableId="2ACCD0C7" w16cex:dateUtc="2024-10-30T14:35:00Z"/>
  <w16cex:commentExtensible w16cex:durableId="2ADF568C" w16cex:dateUtc="2024-11-13T15:47:00Z"/>
  <w16cex:commentExtensible w16cex:durableId="4EA6373E" w16cex:dateUtc="2024-12-05T11:57:00Z"/>
  <w16cex:commentExtensible w16cex:durableId="3274CB84" w16cex:dateUtc="2024-12-10T10:57:00Z"/>
  <w16cex:commentExtensible w16cex:durableId="2B059553" w16cex:dateUtc="2024-12-12T16:01:00Z"/>
  <w16cex:commentExtensible w16cex:durableId="2B0A8CA8" w16cex:dateUtc="2024-12-16T10:25:00Z"/>
  <w16cex:commentExtensible w16cex:durableId="2B0BC975" w16cex:dateUtc="2024-12-17T08:57:00Z"/>
  <w16cex:commentExtensible w16cex:durableId="3933CEBA" w16cex:dateUtc="2025-05-14T09:26:00Z"/>
  <w16cex:commentExtensible w16cex:durableId="2ADDCD84" w16cex:dateUtc="2024-11-12T11:50:00Z"/>
  <w16cex:commentExtensible w16cex:durableId="2ADF5805" w16cex:dateUtc="2024-11-13T15:53:00Z"/>
  <w16cex:commentExtensible w16cex:durableId="233167E8" w16cex:dateUtc="2024-11-21T11:35:00Z"/>
  <w16cex:commentExtensible w16cex:durableId="109B60B6" w16cex:dateUtc="2024-12-03T15:21:00Z"/>
  <w16cex:commentExtensible w16cex:durableId="2B0596CE" w16cex:dateUtc="2024-12-12T16:07:00Z"/>
  <w16cex:commentExtensible w16cex:durableId="2B0A8D5E" w16cex:dateUtc="2024-12-16T10:28:00Z"/>
  <w16cex:commentExtensible w16cex:durableId="7200C221" w16cex:dateUtc="2025-05-14T09:27:00Z"/>
  <w16cex:commentExtensible w16cex:durableId="7CA02D8C" w16cex:dateUtc="2025-05-27T11:11:00Z"/>
  <w16cex:commentExtensible w16cex:durableId="207C825C" w16cex:dateUtc="2025-06-05T06:28:00Z"/>
  <w16cex:commentExtensible w16cex:durableId="2ACC9E4F" w16cex:dateUtc="2024-10-30T11:00:00Z"/>
  <w16cex:commentExtensible w16cex:durableId="5E7DCA8D" w16cex:dateUtc="2024-11-25T14:36:00Z"/>
  <w16cex:commentExtensible w16cex:durableId="2ADDCD08" w16cex:dateUtc="2024-11-12T11:48:00Z"/>
  <w16cex:commentExtensible w16cex:durableId="2AE1E6CD" w16cex:dateUtc="2024-11-15T14:27:00Z"/>
  <w16cex:commentExtensible w16cex:durableId="2ADDCD1E" w16cex:dateUtc="2024-11-12T11:48:00Z"/>
  <w16cex:commentExtensible w16cex:durableId="2AE1E6E6" w16cex:dateUtc="2024-11-15T14:27:00Z"/>
  <w16cex:commentExtensible w16cex:durableId="2ADDCD3D" w16cex:dateUtc="2024-11-12T11:49:00Z"/>
  <w16cex:commentExtensible w16cex:durableId="2AE1E788" w16cex:dateUtc="2024-11-15T14:30:00Z"/>
  <w16cex:commentExtensible w16cex:durableId="2ADDCD75" w16cex:dateUtc="2024-11-12T11:49:00Z"/>
  <w16cex:commentExtensible w16cex:durableId="2AE1E7D5" w16cex:dateUtc="2024-11-15T14:3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25DCCE95" w16cid:durableId="2AD49790"/>
  <w16cid:commentId w16cid:paraId="1C184439" w16cid:durableId="5E6CF3E3"/>
  <w16cid:commentId w16cid:paraId="469C28BB" w16cid:durableId="2AF9A717"/>
  <w16cid:commentId w16cid:paraId="617E424B" w16cid:durableId="2ACB3074"/>
  <w16cid:commentId w16cid:paraId="4221B873" w16cid:durableId="7C729AAD"/>
  <w16cid:commentId w16cid:paraId="3C6132A0" w16cid:durableId="2AE9BC92"/>
  <w16cid:commentId w16cid:paraId="16A22F07" w16cid:durableId="2ACB5740"/>
  <w16cid:commentId w16cid:paraId="5E7E7F2E" w16cid:durableId="71C206FB"/>
  <w16cid:commentId w16cid:paraId="2BF8140A" w16cid:durableId="2ACB310F"/>
  <w16cid:commentId w16cid:paraId="30EA9B66" w16cid:durableId="1CDB7E18"/>
  <w16cid:commentId w16cid:paraId="4262775F" w16cid:durableId="2AE9BC93"/>
  <w16cid:commentId w16cid:paraId="0F7B3E2D" w16cid:durableId="2ACB3150"/>
  <w16cid:commentId w16cid:paraId="67B96108" w16cid:durableId="7C15C9AF"/>
  <w16cid:commentId w16cid:paraId="21C6F329" w16cid:durableId="2AE9BCB8"/>
  <w16cid:commentId w16cid:paraId="7E5B8BE8" w16cid:durableId="2ACB6953"/>
  <w16cid:commentId w16cid:paraId="0E0C3AEC" w16cid:durableId="1C3913F9"/>
  <w16cid:commentId w16cid:paraId="64991297" w16cid:durableId="2ACB3188"/>
  <w16cid:commentId w16cid:paraId="021641E9" w16cid:durableId="53B7B00D"/>
  <w16cid:commentId w16cid:paraId="3936AC92" w16cid:durableId="2ACB698B"/>
  <w16cid:commentId w16cid:paraId="3348EB22" w16cid:durableId="21E9303F"/>
  <w16cid:commentId w16cid:paraId="3F4DDD89" w16cid:durableId="2ACB6997"/>
  <w16cid:commentId w16cid:paraId="3A5D09B5" w16cid:durableId="01DF13A1"/>
  <w16cid:commentId w16cid:paraId="4381B90E" w16cid:durableId="2B0A755D"/>
  <w16cid:commentId w16cid:paraId="66269EE7" w16cid:durableId="5EEDA903"/>
  <w16cid:commentId w16cid:paraId="39393947" w16cid:durableId="2B03E7A5"/>
  <w16cid:commentId w16cid:paraId="468AF20C" w16cid:durableId="2B03EAD9"/>
  <w16cid:commentId w16cid:paraId="1C5CB463" w16cid:durableId="2B04027D"/>
  <w16cid:commentId w16cid:paraId="4A6EBECC" w16cid:durableId="2B054E56"/>
  <w16cid:commentId w16cid:paraId="0560F197" w16cid:durableId="2B057E42"/>
  <w16cid:commentId w16cid:paraId="35BB1721" w16cid:durableId="2B0A8029"/>
  <w16cid:commentId w16cid:paraId="32D15BA8" w16cid:durableId="2B0A8121"/>
  <w16cid:commentId w16cid:paraId="342AF2A0" w16cid:durableId="2B0BC94B"/>
  <w16cid:commentId w16cid:paraId="51248FB6" w16cid:durableId="7A41BFE9"/>
  <w16cid:commentId w16cid:paraId="15855372" w16cid:durableId="2ACB3855"/>
  <w16cid:commentId w16cid:paraId="33504A99" w16cid:durableId="4583332D"/>
  <w16cid:commentId w16cid:paraId="19E409F2" w16cid:durableId="2AFA95B5"/>
  <w16cid:commentId w16cid:paraId="024B3554" w16cid:durableId="2ACB6B8D"/>
  <w16cid:commentId w16cid:paraId="420C2E14" w16cid:durableId="4BDDF1D2"/>
  <w16cid:commentId w16cid:paraId="79F39357" w16cid:durableId="2ACB3882"/>
  <w16cid:commentId w16cid:paraId="516BEBD0" w16cid:durableId="5063CD17"/>
  <w16cid:commentId w16cid:paraId="287A472C" w16cid:durableId="2AFA95CA"/>
  <w16cid:commentId w16cid:paraId="080FD645" w16cid:durableId="2B03E805"/>
  <w16cid:commentId w16cid:paraId="27D6D941" w16cid:durableId="2B03EADA"/>
  <w16cid:commentId w16cid:paraId="1303317E" w16cid:durableId="2B040210"/>
  <w16cid:commentId w16cid:paraId="4BFCA568" w16cid:durableId="2B040624"/>
  <w16cid:commentId w16cid:paraId="607D13F7" w16cid:durableId="2B057F61"/>
  <w16cid:commentId w16cid:paraId="44B901E4" w16cid:durableId="2B058710"/>
  <w16cid:commentId w16cid:paraId="6EBD2B0E" w16cid:durableId="2B05E00C"/>
  <w16cid:commentId w16cid:paraId="2025B94D" w16cid:durableId="2B0A8258"/>
  <w16cid:commentId w16cid:paraId="1FA788A9" w16cid:durableId="3059B6D7"/>
  <w16cid:commentId w16cid:paraId="51966DCD" w16cid:durableId="615FF7F2"/>
  <w16cid:commentId w16cid:paraId="36639B62" w16cid:durableId="1260B47B"/>
  <w16cid:commentId w16cid:paraId="06785635" w16cid:durableId="3EF5D89A"/>
  <w16cid:commentId w16cid:paraId="0BB79466" w16cid:durableId="2ACB390A"/>
  <w16cid:commentId w16cid:paraId="0EA09958" w16cid:durableId="2AD49711"/>
  <w16cid:commentId w16cid:paraId="01A2E522" w16cid:durableId="2AF9AAF8"/>
  <w16cid:commentId w16cid:paraId="3175F389" w16cid:durableId="0BECDDE2"/>
  <w16cid:commentId w16cid:paraId="69A5B048" w16cid:durableId="3BD2C4A5"/>
  <w16cid:commentId w16cid:paraId="35202CE1" w16cid:durableId="7897F857"/>
  <w16cid:commentId w16cid:paraId="175B4698" w16cid:durableId="3B177E92"/>
  <w16cid:commentId w16cid:paraId="53CD7939" w16cid:durableId="0113FD39"/>
  <w16cid:commentId w16cid:paraId="59445EE1" w16cid:durableId="59EA9E46"/>
  <w16cid:commentId w16cid:paraId="0109036D" w16cid:durableId="7D914685"/>
  <w16cid:commentId w16cid:paraId="6EF6CA56" w16cid:durableId="05A75B3F"/>
  <w16cid:commentId w16cid:paraId="7DB1F9D5" w16cid:durableId="2C5F4807"/>
  <w16cid:commentId w16cid:paraId="0CE4DFF8" w16cid:durableId="17FE745F"/>
  <w16cid:commentId w16cid:paraId="395AB099" w16cid:durableId="7470DD50"/>
  <w16cid:commentId w16cid:paraId="11F7ECBB" w16cid:durableId="1FCEE9E1"/>
  <w16cid:commentId w16cid:paraId="6D3CA05C" w16cid:durableId="508F2B75"/>
  <w16cid:commentId w16cid:paraId="2B5DD040" w16cid:durableId="1BB68C6D"/>
  <w16cid:commentId w16cid:paraId="1E166176" w16cid:durableId="12F110D5"/>
  <w16cid:commentId w16cid:paraId="291FB149" w16cid:durableId="4E17BCFC"/>
  <w16cid:commentId w16cid:paraId="24FF976B" w16cid:durableId="467C39CE"/>
  <w16cid:commentId w16cid:paraId="5F9E15EC" w16cid:durableId="52D45327"/>
  <w16cid:commentId w16cid:paraId="567221A4" w16cid:durableId="5D23BC51"/>
  <w16cid:commentId w16cid:paraId="1449392A" w16cid:durableId="2F406AC4"/>
  <w16cid:commentId w16cid:paraId="26B28F52" w16cid:durableId="52C1F046"/>
  <w16cid:commentId w16cid:paraId="7359238D" w16cid:durableId="3578D99B"/>
  <w16cid:commentId w16cid:paraId="6B6EFD1C" w16cid:durableId="0727914A"/>
  <w16cid:commentId w16cid:paraId="2A26126C" w16cid:durableId="461BE46F"/>
  <w16cid:commentId w16cid:paraId="0E278D7E" w16cid:durableId="0C4E5DDC"/>
  <w16cid:commentId w16cid:paraId="0A8E90BA" w16cid:durableId="15401E36"/>
  <w16cid:commentId w16cid:paraId="6A5F402E" w16cid:durableId="0F74A502"/>
  <w16cid:commentId w16cid:paraId="561A2118" w16cid:durableId="7B5023E7"/>
  <w16cid:commentId w16cid:paraId="18A4493A" w16cid:durableId="2ACB6BF5"/>
  <w16cid:commentId w16cid:paraId="2C4138D4" w16cid:durableId="2ADDCBB8"/>
  <w16cid:commentId w16cid:paraId="0E345234" w16cid:durableId="197B590F"/>
  <w16cid:commentId w16cid:paraId="7273FC1C" w16cid:durableId="2ACB39A7"/>
  <w16cid:commentId w16cid:paraId="599DBC81" w16cid:durableId="2ACB6C53"/>
  <w16cid:commentId w16cid:paraId="43474EEF" w16cid:durableId="2ACB6BB6"/>
  <w16cid:commentId w16cid:paraId="517B9742" w16cid:durableId="0DD9A155"/>
  <w16cid:commentId w16cid:paraId="73067091" w16cid:durableId="2ACB6C85"/>
  <w16cid:commentId w16cid:paraId="10BF3ECF" w16cid:durableId="179D8C9F"/>
  <w16cid:commentId w16cid:paraId="098C2888" w16cid:durableId="3B0D812E"/>
  <w16cid:commentId w16cid:paraId="47EF6D18" w16cid:durableId="7086E0CE"/>
  <w16cid:commentId w16cid:paraId="56214C71" w16cid:durableId="2790C28E"/>
  <w16cid:commentId w16cid:paraId="07363075" w16cid:durableId="2ACB3C29"/>
  <w16cid:commentId w16cid:paraId="2DD31FDC" w16cid:durableId="2AD75958"/>
  <w16cid:commentId w16cid:paraId="7A9F90E1" w16cid:durableId="2ACB6D2E"/>
  <w16cid:commentId w16cid:paraId="3BF172F1" w16cid:durableId="2AD759B5"/>
  <w16cid:commentId w16cid:paraId="1A11C89D" w16cid:durableId="2ADDCC19"/>
  <w16cid:commentId w16cid:paraId="700D6E67" w16cid:durableId="4A27F06C"/>
  <w16cid:commentId w16cid:paraId="4E271CD4" w16cid:durableId="2B03E989"/>
  <w16cid:commentId w16cid:paraId="203D47FA" w16cid:durableId="2B03EAF4"/>
  <w16cid:commentId w16cid:paraId="0D7AC9AB" w16cid:durableId="2B0A8302"/>
  <w16cid:commentId w16cid:paraId="792549DC" w16cid:durableId="2ACB6D4F"/>
  <w16cid:commentId w16cid:paraId="1D51DF76" w16cid:durableId="6A08531C"/>
  <w16cid:commentId w16cid:paraId="2420A85A" w16cid:durableId="2ACB6D0E"/>
  <w16cid:commentId w16cid:paraId="1FF51368" w16cid:durableId="2F12F10F"/>
  <w16cid:commentId w16cid:paraId="724947B1" w16cid:durableId="2ACB3CE1"/>
  <w16cid:commentId w16cid:paraId="6C98A185" w16cid:durableId="2AD75E10"/>
  <w16cid:commentId w16cid:paraId="5440E0D1" w16cid:durableId="4BE7C3E2"/>
  <w16cid:commentId w16cid:paraId="435C41B0" w16cid:durableId="2ACB3CF9"/>
  <w16cid:commentId w16cid:paraId="668DBA43" w16cid:durableId="2D321C66"/>
  <w16cid:commentId w16cid:paraId="293EEC48" w16cid:durableId="2ACB6CDB"/>
  <w16cid:commentId w16cid:paraId="37D1E2F3" w16cid:durableId="2AD75DB9"/>
  <w16cid:commentId w16cid:paraId="62E8D030" w16cid:durableId="2ADDCC3D"/>
  <w16cid:commentId w16cid:paraId="2AC9A05B" w16cid:durableId="1EB990BE"/>
  <w16cid:commentId w16cid:paraId="309B3BB8" w16cid:durableId="2ACB3D09"/>
  <w16cid:commentId w16cid:paraId="1CE5BB1F" w16cid:durableId="27CAB2A2"/>
  <w16cid:commentId w16cid:paraId="61AEB2C0" w16cid:durableId="2B0400BC"/>
  <w16cid:commentId w16cid:paraId="45BAE898" w16cid:durableId="2B05A571"/>
  <w16cid:commentId w16cid:paraId="5F369FA1" w16cid:durableId="2B069013"/>
  <w16cid:commentId w16cid:paraId="5F66157A" w16cid:durableId="2B069D6B"/>
  <w16cid:commentId w16cid:paraId="7500A44B" w16cid:durableId="2B0A8651"/>
  <w16cid:commentId w16cid:paraId="79C125C4" w16cid:durableId="2B0BC94C"/>
  <w16cid:commentId w16cid:paraId="1DDE25F2" w16cid:durableId="5CCEE027"/>
  <w16cid:commentId w16cid:paraId="1EBC2FF0" w16cid:durableId="2ACB6D65"/>
  <w16cid:commentId w16cid:paraId="5DF332C6" w16cid:durableId="2ACB3D74"/>
  <w16cid:commentId w16cid:paraId="39E02638" w16cid:durableId="2B03F606"/>
  <w16cid:commentId w16cid:paraId="2E37F3F1" w16cid:durableId="2B0A8885"/>
  <w16cid:commentId w16cid:paraId="526ECC36" w16cid:durableId="2EFD49CA"/>
  <w16cid:commentId w16cid:paraId="3CC0C0AE" w16cid:durableId="2ACB3DA6"/>
  <w16cid:commentId w16cid:paraId="2BE346E1" w16cid:durableId="2AD75EB7"/>
  <w16cid:commentId w16cid:paraId="008F351D" w16cid:durableId="2ACB6D92"/>
  <w16cid:commentId w16cid:paraId="0A8B633B" w16cid:durableId="42EDD7E6"/>
  <w16cid:commentId w16cid:paraId="633C8961" w16cid:durableId="2B03FECA"/>
  <w16cid:commentId w16cid:paraId="49D7E1E5" w16cid:durableId="2B0A8A51"/>
  <w16cid:commentId w16cid:paraId="1E015E78" w16cid:durableId="2ACB71BF"/>
  <w16cid:commentId w16cid:paraId="2E4E1E54" w16cid:durableId="2AD761A9"/>
  <w16cid:commentId w16cid:paraId="00ACAA36" w16cid:durableId="2ADDCC71"/>
  <w16cid:commentId w16cid:paraId="48D9F75E" w16cid:durableId="5052E650"/>
  <w16cid:commentId w16cid:paraId="6772E4F1" w16cid:durableId="20087257"/>
  <w16cid:commentId w16cid:paraId="13D9BF4C" w16cid:durableId="43B15BFD"/>
  <w16cid:commentId w16cid:paraId="22B40A5E" w16cid:durableId="0B5FE761"/>
  <w16cid:commentId w16cid:paraId="1563F3EC" w16cid:durableId="0A0A4DF2"/>
  <w16cid:commentId w16cid:paraId="22BAAA7E" w16cid:durableId="04639274"/>
  <w16cid:commentId w16cid:paraId="1CF6281D" w16cid:durableId="39BFF3A3"/>
  <w16cid:commentId w16cid:paraId="2CD4B8D1" w16cid:durableId="474E76A6"/>
  <w16cid:commentId w16cid:paraId="6D944ABE" w16cid:durableId="1B66EAF3"/>
  <w16cid:commentId w16cid:paraId="3A958C1D" w16cid:durableId="77A3650F"/>
  <w16cid:commentId w16cid:paraId="5AE12C26" w16cid:durableId="2275FCE1"/>
  <w16cid:commentId w16cid:paraId="50456360" w16cid:durableId="68EFB4FA"/>
  <w16cid:commentId w16cid:paraId="7DCC21FF" w16cid:durableId="14989C7A"/>
  <w16cid:commentId w16cid:paraId="0A4ABC44" w16cid:durableId="27DA79D6"/>
  <w16cid:commentId w16cid:paraId="59ABBE29" w16cid:durableId="7F1B7657"/>
  <w16cid:commentId w16cid:paraId="4C48D4BC" w16cid:durableId="7DFEDD94"/>
  <w16cid:commentId w16cid:paraId="4DEBF253" w16cid:durableId="4D034213"/>
  <w16cid:commentId w16cid:paraId="59965FCB" w16cid:durableId="2ADDCCB2"/>
  <w16cid:commentId w16cid:paraId="5F073980" w16cid:durableId="2ADF511A"/>
  <w16cid:commentId w16cid:paraId="1F690AA1" w16cid:durableId="2ACB4963"/>
  <w16cid:commentId w16cid:paraId="472550A3" w16cid:durableId="2ADF51A6"/>
  <w16cid:commentId w16cid:paraId="4C8D5B51" w16cid:durableId="2ACB499A"/>
  <w16cid:commentId w16cid:paraId="7CBE593F" w16cid:durableId="1973082D"/>
  <w16cid:commentId w16cid:paraId="353809C3" w16cid:durableId="2ADDCCCB"/>
  <w16cid:commentId w16cid:paraId="4F782736" w16cid:durableId="2ADF5345"/>
  <w16cid:commentId w16cid:paraId="0A4D8E08" w16cid:durableId="2ACB49C0"/>
  <w16cid:commentId w16cid:paraId="2A8FCB13" w16cid:durableId="055A5F66"/>
  <w16cid:commentId w16cid:paraId="082F4D59" w16cid:durableId="2ACB47AA"/>
  <w16cid:commentId w16cid:paraId="0580D247" w16cid:durableId="2ADF54A5"/>
  <w16cid:commentId w16cid:paraId="15814641" w16cid:durableId="67220FF9"/>
  <w16cid:commentId w16cid:paraId="0B55B850" w16cid:durableId="2B059408"/>
  <w16cid:commentId w16cid:paraId="7F13F740" w16cid:durableId="2B0A8ADC"/>
  <w16cid:commentId w16cid:paraId="41BAA89F" w16cid:durableId="1ECC9F66"/>
  <w16cid:commentId w16cid:paraId="0951F034" w16cid:durableId="1B4E7BC7"/>
  <w16cid:commentId w16cid:paraId="52B5F5CE" w16cid:durableId="460D1F79"/>
  <w16cid:commentId w16cid:paraId="210E0A73" w16cid:durableId="7E6614E9"/>
  <w16cid:commentId w16cid:paraId="70E15883" w16cid:durableId="4FC2BB71"/>
  <w16cid:commentId w16cid:paraId="72697B1F" w16cid:durableId="78605F64"/>
  <w16cid:commentId w16cid:paraId="6223DB9B" w16cid:durableId="2B059060"/>
  <w16cid:commentId w16cid:paraId="461E7AC3" w16cid:durableId="2B059A79"/>
  <w16cid:commentId w16cid:paraId="43026CE7" w16cid:durableId="2B05E1A6"/>
  <w16cid:commentId w16cid:paraId="530E54F6" w16cid:durableId="2B0A8C19"/>
  <w16cid:commentId w16cid:paraId="279B1F04" w16cid:durableId="051D6A64"/>
  <w16cid:commentId w16cid:paraId="71353311" w16cid:durableId="0F30D8D5"/>
  <w16cid:commentId w16cid:paraId="41BB78FC" w16cid:durableId="12B3C887"/>
  <w16cid:commentId w16cid:paraId="30854FDB" w16cid:durableId="64A45B51"/>
  <w16cid:commentId w16cid:paraId="5AABF482" w16cid:durableId="39192EA5"/>
  <w16cid:commentId w16cid:paraId="5C9D924E" w16cid:durableId="2ACCD0C7"/>
  <w16cid:commentId w16cid:paraId="30575D79" w16cid:durableId="2ADF568C"/>
  <w16cid:commentId w16cid:paraId="5614ED6E" w16cid:durableId="4EA6373E"/>
  <w16cid:commentId w16cid:paraId="7C875672" w16cid:durableId="3274CB84"/>
  <w16cid:commentId w16cid:paraId="738A1876" w16cid:durableId="2B059553"/>
  <w16cid:commentId w16cid:paraId="06C96E2D" w16cid:durableId="2B0A8CA8"/>
  <w16cid:commentId w16cid:paraId="2CB01449" w16cid:durableId="2B0BC975"/>
  <w16cid:commentId w16cid:paraId="764CFC5D" w16cid:durableId="3933CEBA"/>
  <w16cid:commentId w16cid:paraId="5D92386F" w16cid:durableId="2ADDCD84"/>
  <w16cid:commentId w16cid:paraId="7F5529A9" w16cid:durableId="2ADF5805"/>
  <w16cid:commentId w16cid:paraId="7ADC9C63" w16cid:durableId="233167E8"/>
  <w16cid:commentId w16cid:paraId="5F0000E8" w16cid:durableId="109B60B6"/>
  <w16cid:commentId w16cid:paraId="0F2FE1B7" w16cid:durableId="2B0596CE"/>
  <w16cid:commentId w16cid:paraId="24FA9C81" w16cid:durableId="2B0A8D5E"/>
  <w16cid:commentId w16cid:paraId="52A56215" w16cid:durableId="7200C221"/>
  <w16cid:commentId w16cid:paraId="79992920" w16cid:durableId="7CA02D8C"/>
  <w16cid:commentId w16cid:paraId="3BF5557B" w16cid:durableId="207C825C"/>
  <w16cid:commentId w16cid:paraId="79775072" w16cid:durableId="2ACC9E4F"/>
  <w16cid:commentId w16cid:paraId="383EA0A4" w16cid:durableId="5E7DCA8D"/>
  <w16cid:commentId w16cid:paraId="6F79856B" w16cid:durableId="2ADDCD08"/>
  <w16cid:commentId w16cid:paraId="16EC3903" w16cid:durableId="2AE1E6CD"/>
  <w16cid:commentId w16cid:paraId="540E2F65" w16cid:durableId="2ADDCD1E"/>
  <w16cid:commentId w16cid:paraId="079D926E" w16cid:durableId="2AE1E6E6"/>
  <w16cid:commentId w16cid:paraId="40D4A97D" w16cid:durableId="2ADDCD3D"/>
  <w16cid:commentId w16cid:paraId="587E4625" w16cid:durableId="2AE1E788"/>
  <w16cid:commentId w16cid:paraId="504745CE" w16cid:durableId="2ADDCD75"/>
  <w16cid:commentId w16cid:paraId="3D96CE71" w16cid:durableId="2AE1E7D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Pr="003C7626" w:rsidR="00C14E3F" w:rsidP="003C7626" w:rsidRDefault="00C14E3F" w14:paraId="6C9A4B95" w14:textId="77777777">
      <w:pPr>
        <w:pStyle w:val="Title"/>
        <w:rPr>
          <w:bCs w:val="0"/>
          <w:color w:val="auto"/>
          <w:kern w:val="0"/>
          <w:sz w:val="20"/>
          <w:szCs w:val="24"/>
        </w:rPr>
      </w:pPr>
      <w:r>
        <w:separator/>
      </w:r>
    </w:p>
  </w:endnote>
  <w:endnote w:type="continuationSeparator" w:id="0">
    <w:p w:rsidRPr="003C7626" w:rsidR="00C14E3F" w:rsidP="003C7626" w:rsidRDefault="00C14E3F" w14:paraId="54B22640" w14:textId="77777777">
      <w:pPr>
        <w:pStyle w:val="Title"/>
        <w:rPr>
          <w:bCs w:val="0"/>
          <w:color w:val="auto"/>
          <w:kern w:val="0"/>
          <w:sz w:val="20"/>
          <w:szCs w:val="24"/>
        </w:rPr>
      </w:pPr>
      <w:r>
        <w:continuationSeparator/>
      </w:r>
    </w:p>
  </w:endnote>
  <w:endnote w:type="continuationNotice" w:id="1">
    <w:p w:rsidR="00C14E3F" w:rsidRDefault="00C14E3F" w14:paraId="2A2701C8" w14:textId="7777777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entennial 45 Light">
    <w:altName w:val="Calibri"/>
    <w:charset w:val="00"/>
    <w:family w:val="auto"/>
    <w:pitch w:val="variable"/>
    <w:sig w:usb0="80000027" w:usb1="00000000" w:usb2="00000000" w:usb3="00000000" w:csb0="00000001" w:csb1="00000000"/>
  </w:font>
  <w:font w:name="Arial (W1)">
    <w:altName w:val="Arial"/>
    <w:charset w:val="00"/>
    <w:family w:val="swiss"/>
    <w:pitch w:val="variable"/>
    <w:sig w:usb0="00000000" w:usb1="C0007843" w:usb2="00000009" w:usb3="00000000" w:csb0="000001FF" w:csb1="00000000"/>
  </w:font>
  <w:font w:name="MS Mincho">
    <w:altName w:val="ＭＳ 明朝"/>
    <w:panose1 w:val="02020609040205080304"/>
    <w:charset w:val="80"/>
    <w:family w:val="roman"/>
    <w:pitch w:val="fixed"/>
    <w:sig w:usb0="00000001" w:usb1="08070000" w:usb2="00000010" w:usb3="00000000" w:csb0="00020000" w:csb1="00000000"/>
  </w:font>
  <w:font w:name="Endorsement UCG">
    <w:charset w:val="00"/>
    <w:family w:val="auto"/>
    <w:pitch w:val="variable"/>
    <w:sig w:usb0="A000002F" w:usb1="0000004A" w:usb2="00000000" w:usb3="00000000" w:csb0="00000111" w:csb1="00000000"/>
  </w:font>
  <w:font w:name="PMingLiU">
    <w:altName w:val="新細明體"/>
    <w:panose1 w:val="02020500000000000000"/>
    <w:charset w:val="88"/>
    <w:family w:val="roman"/>
    <w:pitch w:val="variable"/>
    <w:sig w:usb0="A00002FF" w:usb1="28CFFCFA" w:usb2="00000016" w:usb3="00000000" w:csb0="00100001" w:csb1="00000000"/>
  </w:font>
  <w:font w:name="Arial Bold">
    <w:altName w:val="Arial"/>
    <w:panose1 w:val="00000000000000000000"/>
    <w:charset w:val="00"/>
    <w:family w:val="swiss"/>
    <w:notTrueType/>
    <w:pitch w:val="default"/>
    <w:sig w:usb0="00000003" w:usb1="00000000" w:usb2="00000000" w:usb3="00000000" w:csb0="00000001" w:csb1="00000000"/>
  </w:font>
  <w:font w:name="UniCredit">
    <w:charset w:val="00"/>
    <w:family w:val="auto"/>
    <w:pitch w:val="variable"/>
    <w:sig w:usb0="A000022F" w:usb1="5000A06A" w:usb2="00000000" w:usb3="00000000" w:csb0="00000097"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6C25" w:rsidRDefault="00FF6C25" w14:paraId="49E997E8" w14:textId="77777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p w:rsidR="004969A1" w:rsidRDefault="00FF6C25" w14:paraId="3488F6DB" w14:textId="77777777">
    <w:pPr>
      <w:pStyle w:val="Footer"/>
    </w:pPr>
    <w:r>
      <w:rPr>
        <w:noProof/>
      </w:rPr>
      <w:drawing>
        <wp:inline distT="0" distB="0" distL="0" distR="0" wp14:anchorId="079FB83A" wp14:editId="156B3548">
          <wp:extent cx="5889625" cy="774700"/>
          <wp:effectExtent l="0" t="0" r="0" b="635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889625" cy="774700"/>
                  </a:xfrm>
                  <a:prstGeom prst="rect">
                    <a:avLst/>
                  </a:prstGeom>
                  <a:noFill/>
                  <a:ln>
                    <a:noFill/>
                  </a:ln>
                </pic:spPr>
              </pic:pic>
            </a:graphicData>
          </a:graphic>
        </wp:inline>
      </w:drawing>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6C25" w:rsidRDefault="00FF6C25" w14:paraId="673E7474" w14:textId="77777777">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16se w16cid w16 w16cex w16sdtdh w16sdtfl w16du wp14">
  <w:tbl>
    <w:tblPr>
      <w:tblW w:w="9180" w:type="dxa"/>
      <w:tblLayout w:type="fixed"/>
      <w:tblLook w:val="04A0" w:firstRow="1" w:lastRow="0" w:firstColumn="1" w:lastColumn="0" w:noHBand="0" w:noVBand="1"/>
    </w:tblPr>
    <w:tblGrid>
      <w:gridCol w:w="4077"/>
      <w:gridCol w:w="3686"/>
      <w:gridCol w:w="1417"/>
    </w:tblGrid>
    <w:tr w:rsidRPr="0010646C" w:rsidR="00ED07D0" w:rsidTr="001A5F94" w14:paraId="5554CBEB" w14:textId="77777777">
      <w:tc>
        <w:tcPr>
          <w:tcW w:w="4077" w:type="dxa"/>
          <w:tcBorders>
            <w:top w:val="single" w:color="00AFD0" w:sz="18" w:space="0"/>
          </w:tcBorders>
        </w:tcPr>
        <w:p w:rsidRPr="0010646C" w:rsidR="00ED07D0" w:rsidP="007439E9" w:rsidRDefault="00ED07D0" w14:paraId="55068CEC" w14:textId="77777777">
          <w:pPr>
            <w:pStyle w:val="Footer"/>
            <w:spacing w:before="120"/>
            <w:rPr>
              <w:sz w:val="16"/>
              <w:szCs w:val="16"/>
              <w:lang w:val="en-US"/>
            </w:rPr>
          </w:pPr>
          <w:r w:rsidRPr="0010646C">
            <w:rPr>
              <w:rFonts w:eastAsia="PMingLiU" w:cs="Arial"/>
              <w:sz w:val="16"/>
              <w:szCs w:val="16"/>
              <w:lang w:val="en-US" w:eastAsia="zh-TW"/>
            </w:rPr>
            <w:t>UniCredit </w:t>
          </w:r>
          <w:r w:rsidR="007439E9">
            <w:rPr>
              <w:rFonts w:eastAsia="PMingLiU" w:cs="Arial"/>
              <w:sz w:val="16"/>
              <w:szCs w:val="16"/>
              <w:lang w:val="en-US" w:eastAsia="zh-TW"/>
            </w:rPr>
            <w:t>Services</w:t>
          </w:r>
          <w:r w:rsidRPr="0010646C">
            <w:rPr>
              <w:rFonts w:eastAsia="PMingLiU" w:cs="Arial"/>
              <w:sz w:val="16"/>
              <w:szCs w:val="16"/>
              <w:lang w:val="en-US" w:eastAsia="zh-TW"/>
            </w:rPr>
            <w:t> </w:t>
          </w:r>
          <w:r w:rsidRPr="0010646C">
            <w:rPr>
              <w:sz w:val="16"/>
              <w:szCs w:val="16"/>
              <w:lang w:val="en-US"/>
            </w:rPr>
            <w:t>S.C.p.A</w:t>
          </w:r>
          <w:r w:rsidRPr="0010646C">
            <w:rPr>
              <w:rFonts w:cs="Arial"/>
              <w:sz w:val="16"/>
              <w:szCs w:val="16"/>
              <w:lang w:val="en-US"/>
            </w:rPr>
            <w:t>.</w:t>
          </w:r>
        </w:p>
      </w:tc>
      <w:tc>
        <w:tcPr>
          <w:tcW w:w="3686" w:type="dxa"/>
          <w:tcBorders>
            <w:top w:val="single" w:color="00AFD0" w:sz="18" w:space="0"/>
          </w:tcBorders>
        </w:tcPr>
        <w:p w:rsidRPr="0010646C" w:rsidR="00ED07D0" w:rsidP="007439E9" w:rsidRDefault="001A5F94" w14:paraId="77592195" w14:textId="77777777">
          <w:pPr>
            <w:pStyle w:val="Footer"/>
            <w:spacing w:before="120"/>
            <w:rPr>
              <w:sz w:val="16"/>
              <w:szCs w:val="16"/>
              <w:lang w:val="en-US"/>
            </w:rPr>
          </w:pPr>
          <w:r>
            <w:rPr>
              <w:sz w:val="16"/>
              <w:szCs w:val="16"/>
              <w:lang w:val="en-US"/>
            </w:rPr>
            <w:t>Functional Specification</w:t>
          </w:r>
          <w:r w:rsidR="00ED07D0">
            <w:rPr>
              <w:sz w:val="16"/>
              <w:szCs w:val="16"/>
              <w:lang w:val="en-US"/>
            </w:rPr>
            <w:t xml:space="preserve"> template v201</w:t>
          </w:r>
          <w:r w:rsidR="003C3BA3">
            <w:rPr>
              <w:sz w:val="16"/>
              <w:szCs w:val="16"/>
              <w:lang w:val="en-US"/>
            </w:rPr>
            <w:t>8</w:t>
          </w:r>
          <w:r w:rsidR="00ED07D0">
            <w:rPr>
              <w:sz w:val="16"/>
              <w:szCs w:val="16"/>
              <w:lang w:val="en-US"/>
            </w:rPr>
            <w:t>-0</w:t>
          </w:r>
          <w:r w:rsidR="007439E9">
            <w:rPr>
              <w:sz w:val="16"/>
              <w:szCs w:val="16"/>
              <w:lang w:val="en-US"/>
            </w:rPr>
            <w:t>6</w:t>
          </w:r>
        </w:p>
      </w:tc>
      <w:tc>
        <w:tcPr>
          <w:tcW w:w="1417" w:type="dxa"/>
          <w:tcBorders>
            <w:top w:val="single" w:color="00AFD0" w:sz="18" w:space="0"/>
          </w:tcBorders>
        </w:tcPr>
        <w:p w:rsidRPr="0010646C" w:rsidR="00ED07D0" w:rsidP="00990919" w:rsidRDefault="00ED07D0" w14:paraId="316A47E4" w14:textId="77777777">
          <w:pPr>
            <w:pStyle w:val="Footer"/>
            <w:spacing w:before="120"/>
            <w:jc w:val="right"/>
            <w:rPr>
              <w:sz w:val="16"/>
              <w:szCs w:val="16"/>
              <w:lang w:val="en-US"/>
            </w:rPr>
          </w:pPr>
          <w:r>
            <w:rPr>
              <w:sz w:val="16"/>
              <w:szCs w:val="16"/>
              <w:lang w:val="en-US"/>
            </w:rPr>
            <w:t>P</w:t>
          </w:r>
          <w:r w:rsidRPr="0010646C">
            <w:rPr>
              <w:sz w:val="16"/>
              <w:szCs w:val="16"/>
              <w:lang w:val="en-US"/>
            </w:rPr>
            <w:t xml:space="preserve">age  </w:t>
          </w:r>
          <w:r w:rsidRPr="00D018C1">
            <w:rPr>
              <w:sz w:val="16"/>
              <w:szCs w:val="16"/>
              <w:lang w:val="de-DE"/>
            </w:rPr>
            <w:fldChar w:fldCharType="begin"/>
          </w:r>
          <w:r w:rsidRPr="0010646C">
            <w:rPr>
              <w:sz w:val="16"/>
              <w:szCs w:val="16"/>
              <w:lang w:val="en-US"/>
            </w:rPr>
            <w:instrText xml:space="preserve"> PAGE   \* MERGEFORMAT </w:instrText>
          </w:r>
          <w:r w:rsidRPr="00D018C1">
            <w:rPr>
              <w:sz w:val="16"/>
              <w:szCs w:val="16"/>
              <w:lang w:val="de-DE"/>
            </w:rPr>
            <w:fldChar w:fldCharType="separate"/>
          </w:r>
          <w:r w:rsidR="00901987">
            <w:rPr>
              <w:noProof/>
              <w:sz w:val="16"/>
              <w:szCs w:val="16"/>
              <w:lang w:val="en-US"/>
            </w:rPr>
            <w:t>7</w:t>
          </w:r>
          <w:r w:rsidRPr="00D018C1">
            <w:rPr>
              <w:sz w:val="16"/>
              <w:szCs w:val="16"/>
              <w:lang w:val="de-DE"/>
            </w:rPr>
            <w:fldChar w:fldCharType="end"/>
          </w:r>
          <w:r w:rsidRPr="0010646C">
            <w:rPr>
              <w:sz w:val="16"/>
              <w:szCs w:val="16"/>
              <w:lang w:val="en-US"/>
            </w:rPr>
            <w:t xml:space="preserve">  of  </w:t>
          </w:r>
          <w:r w:rsidRPr="00D018C1">
            <w:rPr>
              <w:sz w:val="16"/>
              <w:szCs w:val="16"/>
              <w:lang w:val="de-DE"/>
            </w:rPr>
            <w:fldChar w:fldCharType="begin"/>
          </w:r>
          <w:r w:rsidRPr="0010646C">
            <w:rPr>
              <w:sz w:val="16"/>
              <w:szCs w:val="16"/>
              <w:lang w:val="en-US"/>
            </w:rPr>
            <w:instrText xml:space="preserve"> NUMPAGES  \* Arabic  \* MERGEFORMAT </w:instrText>
          </w:r>
          <w:r w:rsidRPr="00D018C1">
            <w:rPr>
              <w:sz w:val="16"/>
              <w:szCs w:val="16"/>
              <w:lang w:val="de-DE"/>
            </w:rPr>
            <w:fldChar w:fldCharType="separate"/>
          </w:r>
          <w:r w:rsidR="00901987">
            <w:rPr>
              <w:noProof/>
              <w:sz w:val="16"/>
              <w:szCs w:val="16"/>
              <w:lang w:val="en-US"/>
            </w:rPr>
            <w:t>7</w:t>
          </w:r>
          <w:r w:rsidRPr="00D018C1">
            <w:rPr>
              <w:sz w:val="16"/>
              <w:szCs w:val="16"/>
              <w:lang w:val="de-DE"/>
            </w:rPr>
            <w:fldChar w:fldCharType="end"/>
          </w:r>
        </w:p>
      </w:tc>
    </w:tr>
  </w:tbl>
  <w:p w:rsidRPr="00433922" w:rsidR="004969A1" w:rsidP="005F1AC9" w:rsidRDefault="007A6667" w14:paraId="311FEB43" w14:textId="77777777">
    <w:pPr>
      <w:pStyle w:val="Footer"/>
      <w:rPr>
        <w:sz w:val="16"/>
        <w:lang w:val="en-US"/>
      </w:rPr>
    </w:pPr>
    <w:r>
      <w:rPr>
        <w:noProof/>
        <w:lang w:val="en-US" w:eastAsia="en-US"/>
      </w:rPr>
      <mc:AlternateContent>
        <mc:Choice Requires="wps">
          <w:drawing>
            <wp:anchor distT="0" distB="0" distL="114300" distR="114300" simplePos="0" relativeHeight="251658241" behindDoc="0" locked="0" layoutInCell="1" allowOverlap="1" wp14:anchorId="400C66AB" wp14:editId="36CB7647">
              <wp:simplePos x="0" y="0"/>
              <wp:positionH relativeFrom="column">
                <wp:posOffset>946785</wp:posOffset>
              </wp:positionH>
              <wp:positionV relativeFrom="paragraph">
                <wp:posOffset>9767570</wp:posOffset>
              </wp:positionV>
              <wp:extent cx="5600700" cy="43180"/>
              <wp:effectExtent l="0" t="0" r="0" b="0"/>
              <wp:wrapNone/>
              <wp:docPr id="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43180"/>
                      </a:xfrm>
                      <a:prstGeom prst="rect">
                        <a:avLst/>
                      </a:prstGeom>
                      <a:solidFill>
                        <a:srgbClr val="D9010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969A1" w:rsidP="00CA54EC" w:rsidRDefault="004969A1" w14:paraId="77C7238D" w14:textId="7777777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shapetype id="_x0000_t202" coordsize="21600,21600" o:spt="202" path="m,l,21600r21600,l21600,xe" w14:anchorId="400C66AB">
              <v:stroke joinstyle="miter"/>
              <v:path gradientshapeok="t" o:connecttype="rect"/>
            </v:shapetype>
            <v:shape id="Text Box 2" style="position:absolute;margin-left:74.55pt;margin-top:769.1pt;width:441pt;height:3.4pt;z-index:251658241;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6" fillcolor="#d9010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">
              <v:textbox inset="0,0,0,0">
                <w:txbxContent>
                  <w:p w:rsidR="004969A1" w:rsidP="00CA54EC" w:rsidRDefault="004969A1" w14:paraId="77C7238D" w14:textId="77777777"/>
                </w:txbxContent>
              </v:textbox>
            </v:shape>
          </w:pict>
        </mc:Fallback>
      </mc:AlternateContent>
    </w:r>
    <w:r>
      <w:rPr>
        <w:noProof/>
        <w:lang w:val="en-US" w:eastAsia="en-US"/>
      </w:rPr>
      <mc:AlternateContent>
        <mc:Choice Requires="wps">
          <w:drawing>
            <wp:anchor distT="0" distB="0" distL="114300" distR="114300" simplePos="0" relativeHeight="251658240" behindDoc="0" locked="0" layoutInCell="1" allowOverlap="1" wp14:anchorId="36855890" wp14:editId="34A34CD4">
              <wp:simplePos x="0" y="0"/>
              <wp:positionH relativeFrom="column">
                <wp:posOffset>946785</wp:posOffset>
              </wp:positionH>
              <wp:positionV relativeFrom="paragraph">
                <wp:posOffset>9767570</wp:posOffset>
              </wp:positionV>
              <wp:extent cx="5600700" cy="43180"/>
              <wp:effectExtent l="0" t="0" r="0" b="0"/>
              <wp:wrapNone/>
              <wp:docPr id="3"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600700" cy="43180"/>
                      </a:xfrm>
                      <a:prstGeom prst="rect">
                        <a:avLst/>
                      </a:prstGeom>
                      <a:solidFill>
                        <a:srgbClr val="D9010E"/>
                      </a:solidFill>
                      <a:ln>
                        <a:noFill/>
                      </a:ln>
                      <a:extLst>
                        <a:ext uri="{91240B29-F687-4F45-9708-019B960494DF}">
                          <a14:hiddenLine xmlns:a14="http://schemas.microsoft.com/office/drawing/2010/main" w="9525">
                            <a:solidFill>
                              <a:srgbClr val="000000"/>
                            </a:solidFill>
                            <a:miter lim="800000"/>
                            <a:headEnd/>
                            <a:tailEnd/>
                          </a14:hiddenLine>
                        </a:ext>
                      </a:extLst>
                    </wps:spPr>
                    <wps:txbx>
                      <w:txbxContent>
                        <w:p w:rsidR="004969A1" w:rsidP="00CA54EC" w:rsidRDefault="004969A1" w14:paraId="308FCDE7" w14:textId="77777777"/>
                      </w:txbxContent>
                    </wps:txbx>
                    <wps:bodyPr rot="0" vert="horz" wrap="square" lIns="0" tIns="0" rIns="0" bIns="0" anchor="t" anchorCtr="0" upright="1">
                      <a:noAutofit/>
                    </wps:bodyPr>
                  </wps:wsp>
                </a:graphicData>
              </a:graphic>
              <wp14:sizeRelH relativeFrom="page">
                <wp14:pctWidth>0</wp14:pctWidth>
              </wp14:sizeRelH>
              <wp14:sizeRelV relativeFrom="page">
                <wp14:pctHeight>0</wp14:pctHeight>
              </wp14:sizeRelV>
            </wp:anchor>
          </w:drawing>
        </mc:Choice>
        <mc:Fallback xmlns:arto="http://schemas.microsoft.com/office/word/2006/arto" xmlns:a14="http://schemas.microsoft.com/office/drawing/2010/main" xmlns:a="http://schemas.openxmlformats.org/drawingml/2006/main">
          <w:pict>
            <v:shape id="Text Box 1" style="position:absolute;margin-left:74.55pt;margin-top:769.1pt;width:441pt;height:3.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spid="_x0000_s1027" fillcolor="#d9010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" w14:anchorId="36855890">
              <v:textbox inset="0,0,0,0">
                <w:txbxContent>
                  <w:p w:rsidR="004969A1" w:rsidP="00CA54EC" w:rsidRDefault="004969A1" w14:paraId="308FCDE7" w14:textId="77777777"/>
                </w:txbxContent>
              </v:textbox>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Pr="003C7626" w:rsidR="00C14E3F" w:rsidP="003C7626" w:rsidRDefault="00C14E3F" w14:paraId="1125F771" w14:textId="77777777">
      <w:pPr>
        <w:pStyle w:val="Title"/>
        <w:rPr>
          <w:bCs w:val="0"/>
          <w:color w:val="auto"/>
          <w:kern w:val="0"/>
          <w:sz w:val="20"/>
          <w:szCs w:val="24"/>
        </w:rPr>
      </w:pPr>
      <w:r>
        <w:separator/>
      </w:r>
    </w:p>
  </w:footnote>
  <w:footnote w:type="continuationSeparator" w:id="0">
    <w:p w:rsidRPr="003C7626" w:rsidR="00C14E3F" w:rsidP="003C7626" w:rsidRDefault="00C14E3F" w14:paraId="24317DAA" w14:textId="77777777">
      <w:pPr>
        <w:pStyle w:val="Title"/>
        <w:rPr>
          <w:bCs w:val="0"/>
          <w:color w:val="auto"/>
          <w:kern w:val="0"/>
          <w:sz w:val="20"/>
          <w:szCs w:val="24"/>
        </w:rPr>
      </w:pPr>
      <w:r>
        <w:continuationSeparator/>
      </w:r>
    </w:p>
  </w:footnote>
  <w:footnote w:type="continuationNotice" w:id="1">
    <w:p w:rsidR="00C14E3F" w:rsidRDefault="00C14E3F" w14:paraId="59D1CCF3" w14:textId="77777777"/>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6C25" w:rsidRDefault="00FF6C25" w14:paraId="4D2356EE" w14:textId="77777777">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724" w:type="dxa"/>
      <w:tblInd w:w="-567" w:type="dxa"/>
      <w:tblCellMar>
        <w:left w:w="0" w:type="dxa"/>
        <w:right w:w="0" w:type="dxa"/>
      </w:tblCellMar>
      <w:tblLook w:val="04A0" w:firstRow="1" w:lastRow="0" w:firstColumn="1" w:lastColumn="0" w:noHBand="0" w:noVBand="1"/>
    </w:tblPr>
    <w:tblGrid>
      <w:gridCol w:w="5163"/>
      <w:gridCol w:w="4561"/>
    </w:tblGrid>
    <w:tr w:rsidRPr="002201BA" w:rsidR="004969A1" w:rsidTr="007324F7" w14:paraId="05CEB8E1" w14:textId="77777777">
      <w:trPr>
        <w:trHeight w:val="851"/>
      </w:trPr>
      <w:tc>
        <w:tcPr>
          <w:tcW w:w="5163" w:type="dxa"/>
          <w:vAlign w:val="bottom"/>
        </w:tcPr>
        <w:p w:rsidRPr="00D018C1" w:rsidR="004969A1" w:rsidP="00597D9E" w:rsidRDefault="00B14E36" w14:paraId="02DCFB02" w14:textId="77777777">
          <w:pPr>
            <w:pStyle w:val="Title"/>
            <w:ind w:left="581"/>
            <w:rPr>
              <w:rFonts w:cs="Arial"/>
              <w:color w:val="auto"/>
              <w:sz w:val="40"/>
              <w:szCs w:val="40"/>
              <w:lang w:val="de-DE"/>
            </w:rPr>
          </w:pPr>
          <w:r>
            <w:rPr>
              <w:rFonts w:cs="Arial"/>
              <w:noProof/>
              <w:color w:val="auto"/>
              <w:sz w:val="40"/>
              <w:szCs w:val="40"/>
              <w:lang w:val="de-DE"/>
            </w:rPr>
            <w:drawing>
              <wp:inline distT="0" distB="0" distL="0" distR="0" wp14:anchorId="719595DA" wp14:editId="12A2B8FF">
                <wp:extent cx="2871222" cy="371857"/>
                <wp:effectExtent l="0" t="0" r="5715" b="9525"/>
                <wp:docPr id="5" name="Picture 5"/>
                <wp:cNvGraphicFramePr/>
                <a:graphic xmlns:a="http://schemas.openxmlformats.org/drawingml/2006/main">
                  <a:graphicData uri="http://schemas.openxmlformats.org/drawingml/2006/picture">
                    <pic:pic xmlns:pic="http://schemas.openxmlformats.org/drawingml/2006/picture">
                      <pic:nvPicPr>
                        <pic:cNvPr id="7" name=""/>
                        <pic:cNvPicPr/>
                      </pic:nvPicPr>
                      <pic:blipFill>
                        <a:blip r:embed="rId1">
                          <a:extLst>
                            <a:ext uri="{28A0092B-C50C-407E-A947-70E740481C1C}">
                              <a14:useLocalDpi xmlns:a14="http://schemas.microsoft.com/office/drawing/2010/main" val="0"/>
                            </a:ext>
                          </a:extLst>
                        </a:blip>
                        <a:stretch>
                          <a:fillRect/>
                        </a:stretch>
                      </pic:blipFill>
                      <pic:spPr>
                        <a:xfrm>
                          <a:off x="0" y="0"/>
                          <a:ext cx="2871222" cy="371857"/>
                        </a:xfrm>
                        <a:prstGeom prst="rect">
                          <a:avLst/>
                        </a:prstGeom>
                      </pic:spPr>
                    </pic:pic>
                  </a:graphicData>
                </a:graphic>
              </wp:inline>
            </w:drawing>
          </w:r>
        </w:p>
      </w:tc>
      <w:tc>
        <w:tcPr>
          <w:tcW w:w="4561" w:type="dxa"/>
          <w:vAlign w:val="bottom"/>
        </w:tcPr>
        <w:p w:rsidRPr="00D018C1" w:rsidR="004969A1" w:rsidP="007324F7" w:rsidRDefault="004969A1" w14:paraId="729629CE" w14:textId="77777777">
          <w:pPr>
            <w:pStyle w:val="Title"/>
            <w:spacing w:after="60"/>
            <w:jc w:val="right"/>
            <w:rPr>
              <w:rFonts w:ascii="Arial (W1)" w:hAnsi="Arial (W1)" w:cs="Arial"/>
              <w:color w:val="auto"/>
              <w:sz w:val="20"/>
              <w:szCs w:val="20"/>
              <w:vertAlign w:val="subscript"/>
              <w:lang w:val="de-DE"/>
            </w:rPr>
          </w:pPr>
        </w:p>
      </w:tc>
    </w:tr>
  </w:tbl>
  <w:p w:rsidR="004969A1" w:rsidRDefault="004969A1" w14:paraId="66974FA6" w14:textId="77777777">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F6C25" w:rsidRDefault="00FF6C25" w14:paraId="263CE242" w14:textId="77777777">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tbl>
    <w:tblPr>
      <w:tblW w:w="9724" w:type="dxa"/>
      <w:tblInd w:w="-567" w:type="dxa"/>
      <w:tblCellMar>
        <w:left w:w="0" w:type="dxa"/>
        <w:right w:w="0" w:type="dxa"/>
      </w:tblCellMar>
      <w:tblLook w:val="04A0" w:firstRow="1" w:lastRow="0" w:firstColumn="1" w:lastColumn="0" w:noHBand="0" w:noVBand="1"/>
    </w:tblPr>
    <w:tblGrid>
      <w:gridCol w:w="5163"/>
      <w:gridCol w:w="4561"/>
    </w:tblGrid>
    <w:tr w:rsidRPr="002201BA" w:rsidR="004969A1" w:rsidTr="00BE2654" w14:paraId="0BED124F" w14:textId="77777777">
      <w:trPr>
        <w:trHeight w:val="851"/>
      </w:trPr>
      <w:tc>
        <w:tcPr>
          <w:tcW w:w="5163" w:type="dxa"/>
          <w:tcBorders>
            <w:bottom w:val="single" w:color="00AFD0" w:sz="18" w:space="0"/>
          </w:tcBorders>
          <w:vAlign w:val="bottom"/>
        </w:tcPr>
        <w:p w:rsidRPr="00D018C1" w:rsidR="004969A1" w:rsidP="001C01C7" w:rsidRDefault="00B14E36" w14:paraId="2A6EC86B" w14:textId="77777777">
          <w:pPr>
            <w:pStyle w:val="Title"/>
            <w:spacing w:after="60"/>
            <w:rPr>
              <w:rFonts w:cs="Arial"/>
              <w:color w:val="auto"/>
              <w:sz w:val="40"/>
              <w:szCs w:val="40"/>
              <w:lang w:val="de-DE"/>
            </w:rPr>
          </w:pPr>
          <w:r>
            <w:rPr>
              <w:rFonts w:cs="Arial"/>
              <w:noProof/>
              <w:color w:val="auto"/>
              <w:sz w:val="40"/>
              <w:szCs w:val="40"/>
              <w:lang w:val="de-DE"/>
            </w:rPr>
            <w:drawing>
              <wp:inline distT="0" distB="0" distL="0" distR="0" wp14:anchorId="4CE7C513" wp14:editId="72805366">
                <wp:extent cx="2871222" cy="371857"/>
                <wp:effectExtent l="0" t="0" r="5715" b="9525"/>
                <wp:docPr id="10" name="Picture 10"/>
                <wp:cNvGraphicFramePr/>
                <a:graphic xmlns:a="http://schemas.openxmlformats.org/drawingml/2006/main">
                  <a:graphicData uri="http://schemas.openxmlformats.org/drawingml/2006/picture">
                    <pic:pic xmlns:pic="http://schemas.openxmlformats.org/drawingml/2006/picture">
                      <pic:nvPicPr>
                        <pic:cNvPr id="8" name=""/>
                        <pic:cNvPicPr/>
                      </pic:nvPicPr>
                      <pic:blipFill>
                        <a:blip r:embed="rId1">
                          <a:extLst>
                            <a:ext uri="{28A0092B-C50C-407E-A947-70E740481C1C}">
                              <a14:useLocalDpi xmlns:a14="http://schemas.microsoft.com/office/drawing/2010/main" val="0"/>
                            </a:ext>
                          </a:extLst>
                        </a:blip>
                        <a:stretch>
                          <a:fillRect/>
                        </a:stretch>
                      </pic:blipFill>
                      <pic:spPr>
                        <a:xfrm>
                          <a:off x="0" y="0"/>
                          <a:ext cx="2871222" cy="371857"/>
                        </a:xfrm>
                        <a:prstGeom prst="rect">
                          <a:avLst/>
                        </a:prstGeom>
                      </pic:spPr>
                    </pic:pic>
                  </a:graphicData>
                </a:graphic>
              </wp:inline>
            </w:drawing>
          </w:r>
        </w:p>
      </w:tc>
      <w:tc>
        <w:tcPr>
          <w:tcW w:w="4561" w:type="dxa"/>
          <w:tcBorders>
            <w:bottom w:val="single" w:color="00AFD0" w:sz="18" w:space="0"/>
          </w:tcBorders>
          <w:vAlign w:val="bottom"/>
        </w:tcPr>
        <w:p w:rsidRPr="00D018C1" w:rsidR="004969A1" w:rsidP="00990919" w:rsidRDefault="004969A1" w14:paraId="770B69F7" w14:textId="77777777">
          <w:pPr>
            <w:pStyle w:val="Title"/>
            <w:spacing w:after="120"/>
            <w:jc w:val="right"/>
            <w:rPr>
              <w:rFonts w:ascii="Endorsement UCG" w:hAnsi="Endorsement UCG" w:cs="Arial"/>
              <w:color w:val="auto"/>
              <w:sz w:val="20"/>
              <w:szCs w:val="20"/>
              <w:lang w:val="de-DE"/>
            </w:rPr>
          </w:pPr>
        </w:p>
      </w:tc>
    </w:tr>
  </w:tbl>
  <w:p w:rsidR="004969A1" w:rsidRDefault="004969A1" w14:paraId="20E411A1" w14:textId="77777777">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FB"/>
    <w:multiLevelType w:val="multilevel"/>
    <w:tmpl w:val="35C67C0E"/>
    <w:lvl w:ilvl="0">
      <w:start w:val="1"/>
      <w:numFmt w:val="decimal"/>
      <w:lvlText w:val="%1."/>
      <w:legacy w:legacy="1" w:legacySpace="144" w:legacyIndent="0"/>
      <w:lvlJc w:val="left"/>
    </w:lvl>
    <w:lvl w:ilvl="1">
      <w:start w:val="1"/>
      <w:numFmt w:val="decimal"/>
      <w:lvlText w:val="%1.%2"/>
      <w:legacy w:legacy="1" w:legacySpace="144" w:legacyIndent="0"/>
      <w:lvlJc w:val="left"/>
    </w:lvl>
    <w:lvl w:ilvl="2">
      <w:start w:val="1"/>
      <w:numFmt w:val="decimal"/>
      <w:lvlText w:val="%1.%2.%3"/>
      <w:legacy w:legacy="1" w:legacySpace="144" w:legacyIndent="0"/>
      <w:lvlJc w:val="left"/>
    </w:lvl>
    <w:lvl w:ilvl="3">
      <w:start w:val="1"/>
      <w:numFmt w:val="decimal"/>
      <w:lvlText w:val="%1.%2.%3.%4"/>
      <w:legacy w:legacy="1" w:legacySpace="144" w:legacyIndent="0"/>
      <w:lvlJc w:val="left"/>
    </w:lvl>
    <w:lvl w:ilvl="4">
      <w:start w:val="1"/>
      <w:numFmt w:val="decimal"/>
      <w:lvlText w:val="%1.%2.%3.%4.%5"/>
      <w:legacy w:legacy="1" w:legacySpace="144" w:legacyIndent="0"/>
      <w:lvlJc w:val="left"/>
    </w:lvl>
    <w:lvl w:ilvl="5">
      <w:start w:val="1"/>
      <w:numFmt w:val="decimal"/>
      <w:lvlText w:val="%1.%2.%3.%4.%5.%6"/>
      <w:legacy w:legacy="1" w:legacySpace="144" w:legacyIndent="0"/>
      <w:lvlJc w:val="left"/>
    </w:lvl>
    <w:lvl w:ilvl="6">
      <w:start w:val="1"/>
      <w:numFmt w:val="decimal"/>
      <w:lvlText w:val="%1.%2.%3.%4.%5.%6.%7"/>
      <w:legacy w:legacy="1" w:legacySpace="144" w:legacyIndent="0"/>
      <w:lvlJc w:val="left"/>
    </w:lvl>
    <w:lvl w:ilvl="7">
      <w:start w:val="1"/>
      <w:numFmt w:val="decimal"/>
      <w:lvlText w:val="%1.%2.%3.%4.%5.%6.%7.%8"/>
      <w:legacy w:legacy="1" w:legacySpace="144" w:legacyIndent="0"/>
      <w:lvlJc w:val="left"/>
    </w:lvl>
    <w:lvl w:ilvl="8">
      <w:start w:val="1"/>
      <w:numFmt w:val="decimal"/>
      <w:lvlText w:val="%1.%2.%3.%4.%5.%6.%7.%8.%9"/>
      <w:legacy w:legacy="1" w:legacySpace="144" w:legacyIndent="0"/>
      <w:lvlJc w:val="left"/>
    </w:lvl>
  </w:abstractNum>
  <w:abstractNum w:abstractNumId="1" w15:restartNumberingAfterBreak="0">
    <w:nsid w:val="030334C6"/>
    <w:multiLevelType w:val="hybridMultilevel"/>
    <w:tmpl w:val="BD921470"/>
    <w:lvl w:ilvl="0" w:tplc="04090001">
      <w:start w:val="1"/>
      <w:numFmt w:val="bullet"/>
      <w:lvlText w:val=""/>
      <w:lvlJc w:val="left"/>
      <w:pPr>
        <w:ind w:left="720" w:hanging="360"/>
      </w:pPr>
      <w:rPr>
        <w:rFonts w:hint="default" w:ascii="Symbol" w:hAnsi="Symbol"/>
      </w:rPr>
    </w:lvl>
    <w:lvl w:ilvl="1" w:tplc="04090003">
      <w:start w:val="1"/>
      <w:numFmt w:val="bullet"/>
      <w:lvlText w:val="o"/>
      <w:lvlJc w:val="left"/>
      <w:pPr>
        <w:ind w:left="1440" w:hanging="360"/>
      </w:pPr>
      <w:rPr>
        <w:rFonts w:hint="default" w:ascii="Courier New" w:hAnsi="Courier New" w:cs="Courier New"/>
      </w:rPr>
    </w:lvl>
    <w:lvl w:ilvl="2" w:tplc="04090005">
      <w:start w:val="1"/>
      <w:numFmt w:val="bullet"/>
      <w:lvlText w:val=""/>
      <w:lvlJc w:val="left"/>
      <w:pPr>
        <w:ind w:left="2160" w:hanging="360"/>
      </w:pPr>
      <w:rPr>
        <w:rFonts w:hint="default" w:ascii="Wingdings" w:hAnsi="Wingdings"/>
      </w:rPr>
    </w:lvl>
    <w:lvl w:ilvl="3" w:tplc="04090001">
      <w:start w:val="1"/>
      <w:numFmt w:val="bullet"/>
      <w:lvlText w:val=""/>
      <w:lvlJc w:val="left"/>
      <w:pPr>
        <w:ind w:left="2880" w:hanging="360"/>
      </w:pPr>
      <w:rPr>
        <w:rFonts w:hint="default" w:ascii="Symbol" w:hAnsi="Symbol"/>
      </w:rPr>
    </w:lvl>
    <w:lvl w:ilvl="4" w:tplc="04090003">
      <w:start w:val="1"/>
      <w:numFmt w:val="bullet"/>
      <w:lvlText w:val="o"/>
      <w:lvlJc w:val="left"/>
      <w:pPr>
        <w:ind w:left="3600" w:hanging="360"/>
      </w:pPr>
      <w:rPr>
        <w:rFonts w:hint="default" w:ascii="Courier New" w:hAnsi="Courier New" w:cs="Courier New"/>
      </w:rPr>
    </w:lvl>
    <w:lvl w:ilvl="5" w:tplc="04090005">
      <w:start w:val="1"/>
      <w:numFmt w:val="bullet"/>
      <w:lvlText w:val=""/>
      <w:lvlJc w:val="left"/>
      <w:pPr>
        <w:ind w:left="4320" w:hanging="360"/>
      </w:pPr>
      <w:rPr>
        <w:rFonts w:hint="default" w:ascii="Wingdings" w:hAnsi="Wingdings"/>
      </w:rPr>
    </w:lvl>
    <w:lvl w:ilvl="6" w:tplc="04090001">
      <w:start w:val="1"/>
      <w:numFmt w:val="bullet"/>
      <w:lvlText w:val=""/>
      <w:lvlJc w:val="left"/>
      <w:pPr>
        <w:ind w:left="5040" w:hanging="360"/>
      </w:pPr>
      <w:rPr>
        <w:rFonts w:hint="default" w:ascii="Symbol" w:hAnsi="Symbol"/>
      </w:rPr>
    </w:lvl>
    <w:lvl w:ilvl="7" w:tplc="04090003">
      <w:start w:val="1"/>
      <w:numFmt w:val="bullet"/>
      <w:lvlText w:val="o"/>
      <w:lvlJc w:val="left"/>
      <w:pPr>
        <w:ind w:left="5760" w:hanging="360"/>
      </w:pPr>
      <w:rPr>
        <w:rFonts w:hint="default" w:ascii="Courier New" w:hAnsi="Courier New" w:cs="Courier New"/>
      </w:rPr>
    </w:lvl>
    <w:lvl w:ilvl="8" w:tplc="04090005">
      <w:start w:val="1"/>
      <w:numFmt w:val="bullet"/>
      <w:lvlText w:val=""/>
      <w:lvlJc w:val="left"/>
      <w:pPr>
        <w:ind w:left="6480" w:hanging="360"/>
      </w:pPr>
      <w:rPr>
        <w:rFonts w:hint="default" w:ascii="Wingdings" w:hAnsi="Wingdings"/>
      </w:rPr>
    </w:lvl>
  </w:abstractNum>
  <w:abstractNum w:abstractNumId="2" w15:restartNumberingAfterBreak="0">
    <w:nsid w:val="0466B724"/>
    <w:multiLevelType w:val="hybridMultilevel"/>
    <w:tmpl w:val="637037E8"/>
    <w:lvl w:ilvl="0" w:tplc="1B6C4084">
      <w:start w:val="1"/>
      <w:numFmt w:val="decimal"/>
      <w:lvlText w:val="%1)"/>
      <w:lvlJc w:val="left"/>
      <w:pPr>
        <w:ind w:left="720" w:hanging="360"/>
      </w:pPr>
    </w:lvl>
    <w:lvl w:ilvl="1" w:tplc="6B842ACE">
      <w:start w:val="1"/>
      <w:numFmt w:val="lowerLetter"/>
      <w:lvlText w:val="%2."/>
      <w:lvlJc w:val="left"/>
      <w:pPr>
        <w:ind w:left="1440" w:hanging="360"/>
      </w:pPr>
    </w:lvl>
    <w:lvl w:ilvl="2" w:tplc="6422FF50">
      <w:start w:val="1"/>
      <w:numFmt w:val="lowerRoman"/>
      <w:lvlText w:val="%3."/>
      <w:lvlJc w:val="right"/>
      <w:pPr>
        <w:ind w:left="2160" w:hanging="180"/>
      </w:pPr>
    </w:lvl>
    <w:lvl w:ilvl="3" w:tplc="6B341FA6">
      <w:start w:val="1"/>
      <w:numFmt w:val="decimal"/>
      <w:lvlText w:val="%4."/>
      <w:lvlJc w:val="left"/>
      <w:pPr>
        <w:ind w:left="2880" w:hanging="360"/>
      </w:pPr>
    </w:lvl>
    <w:lvl w:ilvl="4" w:tplc="926A8F96">
      <w:start w:val="1"/>
      <w:numFmt w:val="lowerLetter"/>
      <w:lvlText w:val="%5."/>
      <w:lvlJc w:val="left"/>
      <w:pPr>
        <w:ind w:left="3600" w:hanging="360"/>
      </w:pPr>
    </w:lvl>
    <w:lvl w:ilvl="5" w:tplc="D92C2940">
      <w:start w:val="1"/>
      <w:numFmt w:val="lowerRoman"/>
      <w:lvlText w:val="%6."/>
      <w:lvlJc w:val="right"/>
      <w:pPr>
        <w:ind w:left="4320" w:hanging="180"/>
      </w:pPr>
    </w:lvl>
    <w:lvl w:ilvl="6" w:tplc="DFE84F86">
      <w:start w:val="1"/>
      <w:numFmt w:val="decimal"/>
      <w:lvlText w:val="%7."/>
      <w:lvlJc w:val="left"/>
      <w:pPr>
        <w:ind w:left="5040" w:hanging="360"/>
      </w:pPr>
    </w:lvl>
    <w:lvl w:ilvl="7" w:tplc="49721736">
      <w:start w:val="1"/>
      <w:numFmt w:val="lowerLetter"/>
      <w:lvlText w:val="%8."/>
      <w:lvlJc w:val="left"/>
      <w:pPr>
        <w:ind w:left="5760" w:hanging="360"/>
      </w:pPr>
    </w:lvl>
    <w:lvl w:ilvl="8" w:tplc="E2DA6694">
      <w:start w:val="1"/>
      <w:numFmt w:val="lowerRoman"/>
      <w:lvlText w:val="%9."/>
      <w:lvlJc w:val="right"/>
      <w:pPr>
        <w:ind w:left="6480" w:hanging="180"/>
      </w:pPr>
    </w:lvl>
  </w:abstractNum>
  <w:abstractNum w:abstractNumId="3" w15:restartNumberingAfterBreak="0">
    <w:nsid w:val="0F7072AB"/>
    <w:multiLevelType w:val="hybridMultilevel"/>
    <w:tmpl w:val="B39E410A"/>
    <w:lvl w:ilvl="0" w:tplc="04090005">
      <w:start w:val="1"/>
      <w:numFmt w:val="bullet"/>
      <w:lvlText w:val=""/>
      <w:lvlJc w:val="left"/>
      <w:pPr>
        <w:ind w:left="720" w:hanging="360"/>
      </w:pPr>
      <w:rPr>
        <w:rFonts w:hint="default" w:ascii="Wingdings" w:hAnsi="Wingdings"/>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4" w15:restartNumberingAfterBreak="0">
    <w:nsid w:val="14B50ADE"/>
    <w:multiLevelType w:val="hybridMultilevel"/>
    <w:tmpl w:val="104CA316"/>
    <w:lvl w:ilvl="0" w:tplc="C69E56AA">
      <w:start w:val="1"/>
      <w:numFmt w:val="lowerLetter"/>
      <w:lvlText w:val="%1)"/>
      <w:lvlJc w:val="left"/>
      <w:pPr>
        <w:ind w:left="1080" w:hanging="360"/>
      </w:pPr>
      <w:rPr>
        <w:rFonts w:hint="default"/>
      </w:rPr>
    </w:lvl>
    <w:lvl w:ilvl="1" w:tplc="040E0019" w:tentative="1">
      <w:start w:val="1"/>
      <w:numFmt w:val="lowerLetter"/>
      <w:lvlText w:val="%2."/>
      <w:lvlJc w:val="left"/>
      <w:pPr>
        <w:ind w:left="1800" w:hanging="360"/>
      </w:pPr>
    </w:lvl>
    <w:lvl w:ilvl="2" w:tplc="040E001B" w:tentative="1">
      <w:start w:val="1"/>
      <w:numFmt w:val="lowerRoman"/>
      <w:lvlText w:val="%3."/>
      <w:lvlJc w:val="right"/>
      <w:pPr>
        <w:ind w:left="2520" w:hanging="180"/>
      </w:pPr>
    </w:lvl>
    <w:lvl w:ilvl="3" w:tplc="040E000F" w:tentative="1">
      <w:start w:val="1"/>
      <w:numFmt w:val="decimal"/>
      <w:lvlText w:val="%4."/>
      <w:lvlJc w:val="left"/>
      <w:pPr>
        <w:ind w:left="3240" w:hanging="360"/>
      </w:pPr>
    </w:lvl>
    <w:lvl w:ilvl="4" w:tplc="040E0019" w:tentative="1">
      <w:start w:val="1"/>
      <w:numFmt w:val="lowerLetter"/>
      <w:lvlText w:val="%5."/>
      <w:lvlJc w:val="left"/>
      <w:pPr>
        <w:ind w:left="3960" w:hanging="360"/>
      </w:pPr>
    </w:lvl>
    <w:lvl w:ilvl="5" w:tplc="040E001B" w:tentative="1">
      <w:start w:val="1"/>
      <w:numFmt w:val="lowerRoman"/>
      <w:lvlText w:val="%6."/>
      <w:lvlJc w:val="right"/>
      <w:pPr>
        <w:ind w:left="4680" w:hanging="180"/>
      </w:pPr>
    </w:lvl>
    <w:lvl w:ilvl="6" w:tplc="040E000F" w:tentative="1">
      <w:start w:val="1"/>
      <w:numFmt w:val="decimal"/>
      <w:lvlText w:val="%7."/>
      <w:lvlJc w:val="left"/>
      <w:pPr>
        <w:ind w:left="5400" w:hanging="360"/>
      </w:pPr>
    </w:lvl>
    <w:lvl w:ilvl="7" w:tplc="040E0019" w:tentative="1">
      <w:start w:val="1"/>
      <w:numFmt w:val="lowerLetter"/>
      <w:lvlText w:val="%8."/>
      <w:lvlJc w:val="left"/>
      <w:pPr>
        <w:ind w:left="6120" w:hanging="360"/>
      </w:pPr>
    </w:lvl>
    <w:lvl w:ilvl="8" w:tplc="040E001B" w:tentative="1">
      <w:start w:val="1"/>
      <w:numFmt w:val="lowerRoman"/>
      <w:lvlText w:val="%9."/>
      <w:lvlJc w:val="right"/>
      <w:pPr>
        <w:ind w:left="6840" w:hanging="180"/>
      </w:pPr>
    </w:lvl>
  </w:abstractNum>
  <w:abstractNum w:abstractNumId="5" w15:restartNumberingAfterBreak="0">
    <w:nsid w:val="14C04E02"/>
    <w:multiLevelType w:val="hybridMultilevel"/>
    <w:tmpl w:val="CF021C50"/>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6" w15:restartNumberingAfterBreak="0">
    <w:nsid w:val="15592CFB"/>
    <w:multiLevelType w:val="hybridMultilevel"/>
    <w:tmpl w:val="A7969FE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7" w15:restartNumberingAfterBreak="0">
    <w:nsid w:val="16BD1343"/>
    <w:multiLevelType w:val="hybridMultilevel"/>
    <w:tmpl w:val="5B52B830"/>
    <w:lvl w:ilvl="0" w:tplc="040E0001">
      <w:start w:val="1"/>
      <w:numFmt w:val="bullet"/>
      <w:lvlText w:val=""/>
      <w:lvlJc w:val="left"/>
      <w:pPr>
        <w:ind w:left="1440" w:hanging="360"/>
      </w:pPr>
      <w:rPr>
        <w:rFonts w:hint="default" w:ascii="Symbol" w:hAnsi="Symbol"/>
      </w:rPr>
    </w:lvl>
    <w:lvl w:ilvl="1" w:tplc="040E0003">
      <w:start w:val="1"/>
      <w:numFmt w:val="bullet"/>
      <w:lvlText w:val="o"/>
      <w:lvlJc w:val="left"/>
      <w:pPr>
        <w:ind w:left="2160" w:hanging="360"/>
      </w:pPr>
      <w:rPr>
        <w:rFonts w:hint="default" w:ascii="Courier New" w:hAnsi="Courier New" w:cs="Courier New"/>
      </w:rPr>
    </w:lvl>
    <w:lvl w:ilvl="2" w:tplc="040E0005" w:tentative="1">
      <w:start w:val="1"/>
      <w:numFmt w:val="bullet"/>
      <w:lvlText w:val=""/>
      <w:lvlJc w:val="left"/>
      <w:pPr>
        <w:ind w:left="2880" w:hanging="360"/>
      </w:pPr>
      <w:rPr>
        <w:rFonts w:hint="default" w:ascii="Wingdings" w:hAnsi="Wingdings"/>
      </w:rPr>
    </w:lvl>
    <w:lvl w:ilvl="3" w:tplc="040E0001" w:tentative="1">
      <w:start w:val="1"/>
      <w:numFmt w:val="bullet"/>
      <w:lvlText w:val=""/>
      <w:lvlJc w:val="left"/>
      <w:pPr>
        <w:ind w:left="3600" w:hanging="360"/>
      </w:pPr>
      <w:rPr>
        <w:rFonts w:hint="default" w:ascii="Symbol" w:hAnsi="Symbol"/>
      </w:rPr>
    </w:lvl>
    <w:lvl w:ilvl="4" w:tplc="040E0003" w:tentative="1">
      <w:start w:val="1"/>
      <w:numFmt w:val="bullet"/>
      <w:lvlText w:val="o"/>
      <w:lvlJc w:val="left"/>
      <w:pPr>
        <w:ind w:left="4320" w:hanging="360"/>
      </w:pPr>
      <w:rPr>
        <w:rFonts w:hint="default" w:ascii="Courier New" w:hAnsi="Courier New" w:cs="Courier New"/>
      </w:rPr>
    </w:lvl>
    <w:lvl w:ilvl="5" w:tplc="040E0005" w:tentative="1">
      <w:start w:val="1"/>
      <w:numFmt w:val="bullet"/>
      <w:lvlText w:val=""/>
      <w:lvlJc w:val="left"/>
      <w:pPr>
        <w:ind w:left="5040" w:hanging="360"/>
      </w:pPr>
      <w:rPr>
        <w:rFonts w:hint="default" w:ascii="Wingdings" w:hAnsi="Wingdings"/>
      </w:rPr>
    </w:lvl>
    <w:lvl w:ilvl="6" w:tplc="040E0001" w:tentative="1">
      <w:start w:val="1"/>
      <w:numFmt w:val="bullet"/>
      <w:lvlText w:val=""/>
      <w:lvlJc w:val="left"/>
      <w:pPr>
        <w:ind w:left="5760" w:hanging="360"/>
      </w:pPr>
      <w:rPr>
        <w:rFonts w:hint="default" w:ascii="Symbol" w:hAnsi="Symbol"/>
      </w:rPr>
    </w:lvl>
    <w:lvl w:ilvl="7" w:tplc="040E0003" w:tentative="1">
      <w:start w:val="1"/>
      <w:numFmt w:val="bullet"/>
      <w:lvlText w:val="o"/>
      <w:lvlJc w:val="left"/>
      <w:pPr>
        <w:ind w:left="6480" w:hanging="360"/>
      </w:pPr>
      <w:rPr>
        <w:rFonts w:hint="default" w:ascii="Courier New" w:hAnsi="Courier New" w:cs="Courier New"/>
      </w:rPr>
    </w:lvl>
    <w:lvl w:ilvl="8" w:tplc="040E0005" w:tentative="1">
      <w:start w:val="1"/>
      <w:numFmt w:val="bullet"/>
      <w:lvlText w:val=""/>
      <w:lvlJc w:val="left"/>
      <w:pPr>
        <w:ind w:left="7200" w:hanging="360"/>
      </w:pPr>
      <w:rPr>
        <w:rFonts w:hint="default" w:ascii="Wingdings" w:hAnsi="Wingdings"/>
      </w:rPr>
    </w:lvl>
  </w:abstractNum>
  <w:abstractNum w:abstractNumId="8" w15:restartNumberingAfterBreak="0">
    <w:nsid w:val="1B2F1FC4"/>
    <w:multiLevelType w:val="hybridMultilevel"/>
    <w:tmpl w:val="A02E819A"/>
    <w:lvl w:ilvl="0" w:tplc="040E0011">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9" w15:restartNumberingAfterBreak="0">
    <w:nsid w:val="1D917AAC"/>
    <w:multiLevelType w:val="hybridMultilevel"/>
    <w:tmpl w:val="D7B28886"/>
    <w:lvl w:ilvl="0" w:tplc="08090001">
      <w:start w:val="1"/>
      <w:numFmt w:val="bullet"/>
      <w:lvlText w:val=""/>
      <w:lvlJc w:val="left"/>
      <w:pPr>
        <w:ind w:left="1776" w:hanging="360"/>
      </w:pPr>
      <w:rPr>
        <w:rFonts w:hint="default" w:ascii="Symbol" w:hAnsi="Symbol"/>
      </w:rPr>
    </w:lvl>
    <w:lvl w:ilvl="1" w:tplc="08090003" w:tentative="1">
      <w:start w:val="1"/>
      <w:numFmt w:val="bullet"/>
      <w:lvlText w:val="o"/>
      <w:lvlJc w:val="left"/>
      <w:pPr>
        <w:ind w:left="2496" w:hanging="360"/>
      </w:pPr>
      <w:rPr>
        <w:rFonts w:hint="default" w:ascii="Courier New" w:hAnsi="Courier New" w:cs="Courier New"/>
      </w:rPr>
    </w:lvl>
    <w:lvl w:ilvl="2" w:tplc="08090005" w:tentative="1">
      <w:start w:val="1"/>
      <w:numFmt w:val="bullet"/>
      <w:lvlText w:val=""/>
      <w:lvlJc w:val="left"/>
      <w:pPr>
        <w:ind w:left="3216" w:hanging="360"/>
      </w:pPr>
      <w:rPr>
        <w:rFonts w:hint="default" w:ascii="Wingdings" w:hAnsi="Wingdings"/>
      </w:rPr>
    </w:lvl>
    <w:lvl w:ilvl="3" w:tplc="08090001" w:tentative="1">
      <w:start w:val="1"/>
      <w:numFmt w:val="bullet"/>
      <w:lvlText w:val=""/>
      <w:lvlJc w:val="left"/>
      <w:pPr>
        <w:ind w:left="3936" w:hanging="360"/>
      </w:pPr>
      <w:rPr>
        <w:rFonts w:hint="default" w:ascii="Symbol" w:hAnsi="Symbol"/>
      </w:rPr>
    </w:lvl>
    <w:lvl w:ilvl="4" w:tplc="08090003" w:tentative="1">
      <w:start w:val="1"/>
      <w:numFmt w:val="bullet"/>
      <w:lvlText w:val="o"/>
      <w:lvlJc w:val="left"/>
      <w:pPr>
        <w:ind w:left="4656" w:hanging="360"/>
      </w:pPr>
      <w:rPr>
        <w:rFonts w:hint="default" w:ascii="Courier New" w:hAnsi="Courier New" w:cs="Courier New"/>
      </w:rPr>
    </w:lvl>
    <w:lvl w:ilvl="5" w:tplc="08090005" w:tentative="1">
      <w:start w:val="1"/>
      <w:numFmt w:val="bullet"/>
      <w:lvlText w:val=""/>
      <w:lvlJc w:val="left"/>
      <w:pPr>
        <w:ind w:left="5376" w:hanging="360"/>
      </w:pPr>
      <w:rPr>
        <w:rFonts w:hint="default" w:ascii="Wingdings" w:hAnsi="Wingdings"/>
      </w:rPr>
    </w:lvl>
    <w:lvl w:ilvl="6" w:tplc="08090001" w:tentative="1">
      <w:start w:val="1"/>
      <w:numFmt w:val="bullet"/>
      <w:lvlText w:val=""/>
      <w:lvlJc w:val="left"/>
      <w:pPr>
        <w:ind w:left="6096" w:hanging="360"/>
      </w:pPr>
      <w:rPr>
        <w:rFonts w:hint="default" w:ascii="Symbol" w:hAnsi="Symbol"/>
      </w:rPr>
    </w:lvl>
    <w:lvl w:ilvl="7" w:tplc="08090003" w:tentative="1">
      <w:start w:val="1"/>
      <w:numFmt w:val="bullet"/>
      <w:lvlText w:val="o"/>
      <w:lvlJc w:val="left"/>
      <w:pPr>
        <w:ind w:left="6816" w:hanging="360"/>
      </w:pPr>
      <w:rPr>
        <w:rFonts w:hint="default" w:ascii="Courier New" w:hAnsi="Courier New" w:cs="Courier New"/>
      </w:rPr>
    </w:lvl>
    <w:lvl w:ilvl="8" w:tplc="08090005" w:tentative="1">
      <w:start w:val="1"/>
      <w:numFmt w:val="bullet"/>
      <w:lvlText w:val=""/>
      <w:lvlJc w:val="left"/>
      <w:pPr>
        <w:ind w:left="7536" w:hanging="360"/>
      </w:pPr>
      <w:rPr>
        <w:rFonts w:hint="default" w:ascii="Wingdings" w:hAnsi="Wingdings"/>
      </w:rPr>
    </w:lvl>
  </w:abstractNum>
  <w:abstractNum w:abstractNumId="10" w15:restartNumberingAfterBreak="0">
    <w:nsid w:val="1E0305B2"/>
    <w:multiLevelType w:val="hybridMultilevel"/>
    <w:tmpl w:val="5302F632"/>
    <w:lvl w:ilvl="0" w:tplc="040E0011">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11" w15:restartNumberingAfterBreak="0">
    <w:nsid w:val="24E17D11"/>
    <w:multiLevelType w:val="hybridMultilevel"/>
    <w:tmpl w:val="903CC6CA"/>
    <w:lvl w:ilvl="0" w:tplc="040E0001">
      <w:start w:val="1"/>
      <w:numFmt w:val="bullet"/>
      <w:lvlText w:val=""/>
      <w:lvlJc w:val="left"/>
      <w:pPr>
        <w:ind w:left="1440" w:hanging="360"/>
      </w:pPr>
      <w:rPr>
        <w:rFonts w:hint="default" w:ascii="Symbol" w:hAnsi="Symbol"/>
      </w:rPr>
    </w:lvl>
    <w:lvl w:ilvl="1" w:tplc="040E0003" w:tentative="1">
      <w:start w:val="1"/>
      <w:numFmt w:val="bullet"/>
      <w:lvlText w:val="o"/>
      <w:lvlJc w:val="left"/>
      <w:pPr>
        <w:ind w:left="2160" w:hanging="360"/>
      </w:pPr>
      <w:rPr>
        <w:rFonts w:hint="default" w:ascii="Courier New" w:hAnsi="Courier New" w:cs="Courier New"/>
      </w:rPr>
    </w:lvl>
    <w:lvl w:ilvl="2" w:tplc="040E0005" w:tentative="1">
      <w:start w:val="1"/>
      <w:numFmt w:val="bullet"/>
      <w:lvlText w:val=""/>
      <w:lvlJc w:val="left"/>
      <w:pPr>
        <w:ind w:left="2880" w:hanging="360"/>
      </w:pPr>
      <w:rPr>
        <w:rFonts w:hint="default" w:ascii="Wingdings" w:hAnsi="Wingdings"/>
      </w:rPr>
    </w:lvl>
    <w:lvl w:ilvl="3" w:tplc="040E0001" w:tentative="1">
      <w:start w:val="1"/>
      <w:numFmt w:val="bullet"/>
      <w:lvlText w:val=""/>
      <w:lvlJc w:val="left"/>
      <w:pPr>
        <w:ind w:left="3600" w:hanging="360"/>
      </w:pPr>
      <w:rPr>
        <w:rFonts w:hint="default" w:ascii="Symbol" w:hAnsi="Symbol"/>
      </w:rPr>
    </w:lvl>
    <w:lvl w:ilvl="4" w:tplc="040E0003" w:tentative="1">
      <w:start w:val="1"/>
      <w:numFmt w:val="bullet"/>
      <w:lvlText w:val="o"/>
      <w:lvlJc w:val="left"/>
      <w:pPr>
        <w:ind w:left="4320" w:hanging="360"/>
      </w:pPr>
      <w:rPr>
        <w:rFonts w:hint="default" w:ascii="Courier New" w:hAnsi="Courier New" w:cs="Courier New"/>
      </w:rPr>
    </w:lvl>
    <w:lvl w:ilvl="5" w:tplc="040E0005" w:tentative="1">
      <w:start w:val="1"/>
      <w:numFmt w:val="bullet"/>
      <w:lvlText w:val=""/>
      <w:lvlJc w:val="left"/>
      <w:pPr>
        <w:ind w:left="5040" w:hanging="360"/>
      </w:pPr>
      <w:rPr>
        <w:rFonts w:hint="default" w:ascii="Wingdings" w:hAnsi="Wingdings"/>
      </w:rPr>
    </w:lvl>
    <w:lvl w:ilvl="6" w:tplc="040E0001" w:tentative="1">
      <w:start w:val="1"/>
      <w:numFmt w:val="bullet"/>
      <w:lvlText w:val=""/>
      <w:lvlJc w:val="left"/>
      <w:pPr>
        <w:ind w:left="5760" w:hanging="360"/>
      </w:pPr>
      <w:rPr>
        <w:rFonts w:hint="default" w:ascii="Symbol" w:hAnsi="Symbol"/>
      </w:rPr>
    </w:lvl>
    <w:lvl w:ilvl="7" w:tplc="040E0003" w:tentative="1">
      <w:start w:val="1"/>
      <w:numFmt w:val="bullet"/>
      <w:lvlText w:val="o"/>
      <w:lvlJc w:val="left"/>
      <w:pPr>
        <w:ind w:left="6480" w:hanging="360"/>
      </w:pPr>
      <w:rPr>
        <w:rFonts w:hint="default" w:ascii="Courier New" w:hAnsi="Courier New" w:cs="Courier New"/>
      </w:rPr>
    </w:lvl>
    <w:lvl w:ilvl="8" w:tplc="040E0005" w:tentative="1">
      <w:start w:val="1"/>
      <w:numFmt w:val="bullet"/>
      <w:lvlText w:val=""/>
      <w:lvlJc w:val="left"/>
      <w:pPr>
        <w:ind w:left="7200" w:hanging="360"/>
      </w:pPr>
      <w:rPr>
        <w:rFonts w:hint="default" w:ascii="Wingdings" w:hAnsi="Wingdings"/>
      </w:rPr>
    </w:lvl>
  </w:abstractNum>
  <w:abstractNum w:abstractNumId="12" w15:restartNumberingAfterBreak="0">
    <w:nsid w:val="27EE0C6D"/>
    <w:multiLevelType w:val="multilevel"/>
    <w:tmpl w:val="7D5213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hint="default" w:ascii="Wingdings" w:hAnsi="Wingding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91950E3"/>
    <w:multiLevelType w:val="hybridMultilevel"/>
    <w:tmpl w:val="B600AAFE"/>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4" w15:restartNumberingAfterBreak="0">
    <w:nsid w:val="2B9F32A6"/>
    <w:multiLevelType w:val="hybridMultilevel"/>
    <w:tmpl w:val="81984338"/>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15" w15:restartNumberingAfterBreak="0">
    <w:nsid w:val="2C8C310A"/>
    <w:multiLevelType w:val="multilevel"/>
    <w:tmpl w:val="7D5213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hint="default" w:ascii="Wingdings" w:hAnsi="Wingding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D3217AF"/>
    <w:multiLevelType w:val="hybridMultilevel"/>
    <w:tmpl w:val="58D65CDA"/>
    <w:lvl w:ilvl="0" w:tplc="FF14559A">
      <w:numFmt w:val="bullet"/>
      <w:lvlText w:val=""/>
      <w:lvlJc w:val="left"/>
      <w:pPr>
        <w:ind w:left="720" w:hanging="360"/>
      </w:pPr>
      <w:rPr>
        <w:rFonts w:hint="default" w:ascii="Symbol" w:hAnsi="Symbol" w:eastAsia="Calibri"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17" w15:restartNumberingAfterBreak="0">
    <w:nsid w:val="2F463AB1"/>
    <w:multiLevelType w:val="hybridMultilevel"/>
    <w:tmpl w:val="BC466BDC"/>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8" w15:restartNumberingAfterBreak="0">
    <w:nsid w:val="2F772A70"/>
    <w:multiLevelType w:val="hybridMultilevel"/>
    <w:tmpl w:val="7598C462"/>
    <w:lvl w:ilvl="0" w:tplc="04090001">
      <w:start w:val="1"/>
      <w:numFmt w:val="bullet"/>
      <w:lvlText w:val=""/>
      <w:lvlJc w:val="left"/>
      <w:pPr>
        <w:ind w:left="360" w:hanging="360"/>
      </w:pPr>
      <w:rPr>
        <w:rFonts w:hint="default" w:ascii="Symbol" w:hAnsi="Symbol"/>
      </w:rPr>
    </w:lvl>
    <w:lvl w:ilvl="1" w:tplc="04090003" w:tentative="1">
      <w:start w:val="1"/>
      <w:numFmt w:val="bullet"/>
      <w:lvlText w:val="o"/>
      <w:lvlJc w:val="left"/>
      <w:pPr>
        <w:ind w:left="1080" w:hanging="360"/>
      </w:pPr>
      <w:rPr>
        <w:rFonts w:hint="default" w:ascii="Courier New" w:hAnsi="Courier New" w:cs="Courier New"/>
      </w:rPr>
    </w:lvl>
    <w:lvl w:ilvl="2" w:tplc="04090005" w:tentative="1">
      <w:start w:val="1"/>
      <w:numFmt w:val="bullet"/>
      <w:lvlText w:val=""/>
      <w:lvlJc w:val="left"/>
      <w:pPr>
        <w:ind w:left="1800" w:hanging="360"/>
      </w:pPr>
      <w:rPr>
        <w:rFonts w:hint="default" w:ascii="Wingdings" w:hAnsi="Wingdings"/>
      </w:rPr>
    </w:lvl>
    <w:lvl w:ilvl="3" w:tplc="04090001" w:tentative="1">
      <w:start w:val="1"/>
      <w:numFmt w:val="bullet"/>
      <w:lvlText w:val=""/>
      <w:lvlJc w:val="left"/>
      <w:pPr>
        <w:ind w:left="2520" w:hanging="360"/>
      </w:pPr>
      <w:rPr>
        <w:rFonts w:hint="default" w:ascii="Symbol" w:hAnsi="Symbol"/>
      </w:rPr>
    </w:lvl>
    <w:lvl w:ilvl="4" w:tplc="04090003" w:tentative="1">
      <w:start w:val="1"/>
      <w:numFmt w:val="bullet"/>
      <w:lvlText w:val="o"/>
      <w:lvlJc w:val="left"/>
      <w:pPr>
        <w:ind w:left="3240" w:hanging="360"/>
      </w:pPr>
      <w:rPr>
        <w:rFonts w:hint="default" w:ascii="Courier New" w:hAnsi="Courier New" w:cs="Courier New"/>
      </w:rPr>
    </w:lvl>
    <w:lvl w:ilvl="5" w:tplc="04090005" w:tentative="1">
      <w:start w:val="1"/>
      <w:numFmt w:val="bullet"/>
      <w:lvlText w:val=""/>
      <w:lvlJc w:val="left"/>
      <w:pPr>
        <w:ind w:left="3960" w:hanging="360"/>
      </w:pPr>
      <w:rPr>
        <w:rFonts w:hint="default" w:ascii="Wingdings" w:hAnsi="Wingdings"/>
      </w:rPr>
    </w:lvl>
    <w:lvl w:ilvl="6" w:tplc="04090001" w:tentative="1">
      <w:start w:val="1"/>
      <w:numFmt w:val="bullet"/>
      <w:lvlText w:val=""/>
      <w:lvlJc w:val="left"/>
      <w:pPr>
        <w:ind w:left="4680" w:hanging="360"/>
      </w:pPr>
      <w:rPr>
        <w:rFonts w:hint="default" w:ascii="Symbol" w:hAnsi="Symbol"/>
      </w:rPr>
    </w:lvl>
    <w:lvl w:ilvl="7" w:tplc="04090003" w:tentative="1">
      <w:start w:val="1"/>
      <w:numFmt w:val="bullet"/>
      <w:lvlText w:val="o"/>
      <w:lvlJc w:val="left"/>
      <w:pPr>
        <w:ind w:left="5400" w:hanging="360"/>
      </w:pPr>
      <w:rPr>
        <w:rFonts w:hint="default" w:ascii="Courier New" w:hAnsi="Courier New" w:cs="Courier New"/>
      </w:rPr>
    </w:lvl>
    <w:lvl w:ilvl="8" w:tplc="04090005" w:tentative="1">
      <w:start w:val="1"/>
      <w:numFmt w:val="bullet"/>
      <w:lvlText w:val=""/>
      <w:lvlJc w:val="left"/>
      <w:pPr>
        <w:ind w:left="6120" w:hanging="360"/>
      </w:pPr>
      <w:rPr>
        <w:rFonts w:hint="default" w:ascii="Wingdings" w:hAnsi="Wingdings"/>
      </w:rPr>
    </w:lvl>
  </w:abstractNum>
  <w:abstractNum w:abstractNumId="19" w15:restartNumberingAfterBreak="0">
    <w:nsid w:val="31292C3C"/>
    <w:multiLevelType w:val="hybridMultilevel"/>
    <w:tmpl w:val="767012D6"/>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0" w15:restartNumberingAfterBreak="0">
    <w:nsid w:val="316640BE"/>
    <w:multiLevelType w:val="multilevel"/>
    <w:tmpl w:val="7D52136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bullet"/>
      <w:lvlText w:val=""/>
      <w:lvlJc w:val="left"/>
      <w:pPr>
        <w:ind w:left="2160" w:hanging="360"/>
      </w:pPr>
      <w:rPr>
        <w:rFonts w:hint="default" w:ascii="Wingdings" w:hAnsi="Wingdings"/>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324B1731"/>
    <w:multiLevelType w:val="hybridMultilevel"/>
    <w:tmpl w:val="8684EEF0"/>
    <w:lvl w:ilvl="0" w:tplc="10B2EEA8">
      <w:numFmt w:val="none"/>
      <w:lvlText w:val=""/>
      <w:lvlJc w:val="left"/>
      <w:pPr>
        <w:tabs>
          <w:tab w:val="num" w:pos="360"/>
        </w:tabs>
      </w:pPr>
    </w:lvl>
    <w:lvl w:ilvl="1" w:tplc="46A244AA">
      <w:start w:val="1"/>
      <w:numFmt w:val="lowerLetter"/>
      <w:lvlText w:val="%2."/>
      <w:lvlJc w:val="left"/>
      <w:pPr>
        <w:ind w:left="1800" w:hanging="360"/>
      </w:pPr>
    </w:lvl>
    <w:lvl w:ilvl="2" w:tplc="BD9C8BB0">
      <w:start w:val="1"/>
      <w:numFmt w:val="lowerRoman"/>
      <w:lvlText w:val="%3."/>
      <w:lvlJc w:val="right"/>
      <w:pPr>
        <w:ind w:left="2520" w:hanging="180"/>
      </w:pPr>
    </w:lvl>
    <w:lvl w:ilvl="3" w:tplc="78746092">
      <w:start w:val="1"/>
      <w:numFmt w:val="decimal"/>
      <w:lvlText w:val="%4."/>
      <w:lvlJc w:val="left"/>
      <w:pPr>
        <w:ind w:left="3240" w:hanging="360"/>
      </w:pPr>
    </w:lvl>
    <w:lvl w:ilvl="4" w:tplc="25F48880">
      <w:start w:val="1"/>
      <w:numFmt w:val="lowerLetter"/>
      <w:lvlText w:val="%5."/>
      <w:lvlJc w:val="left"/>
      <w:pPr>
        <w:ind w:left="3960" w:hanging="360"/>
      </w:pPr>
    </w:lvl>
    <w:lvl w:ilvl="5" w:tplc="06B00C5A">
      <w:start w:val="1"/>
      <w:numFmt w:val="lowerRoman"/>
      <w:lvlText w:val="%6."/>
      <w:lvlJc w:val="right"/>
      <w:pPr>
        <w:ind w:left="4680" w:hanging="180"/>
      </w:pPr>
    </w:lvl>
    <w:lvl w:ilvl="6" w:tplc="15640570">
      <w:start w:val="1"/>
      <w:numFmt w:val="decimal"/>
      <w:lvlText w:val="%7."/>
      <w:lvlJc w:val="left"/>
      <w:pPr>
        <w:ind w:left="5400" w:hanging="360"/>
      </w:pPr>
    </w:lvl>
    <w:lvl w:ilvl="7" w:tplc="EC621E40">
      <w:start w:val="1"/>
      <w:numFmt w:val="lowerLetter"/>
      <w:lvlText w:val="%8."/>
      <w:lvlJc w:val="left"/>
      <w:pPr>
        <w:ind w:left="6120" w:hanging="360"/>
      </w:pPr>
    </w:lvl>
    <w:lvl w:ilvl="8" w:tplc="03622996">
      <w:start w:val="1"/>
      <w:numFmt w:val="lowerRoman"/>
      <w:lvlText w:val="%9."/>
      <w:lvlJc w:val="right"/>
      <w:pPr>
        <w:ind w:left="6840" w:hanging="180"/>
      </w:pPr>
    </w:lvl>
  </w:abstractNum>
  <w:abstractNum w:abstractNumId="22" w15:restartNumberingAfterBreak="0">
    <w:nsid w:val="33323CBD"/>
    <w:multiLevelType w:val="hybridMultilevel"/>
    <w:tmpl w:val="DA3CE294"/>
    <w:lvl w:ilvl="0" w:tplc="81482A9A">
      <w:start w:val="3"/>
      <w:numFmt w:val="bullet"/>
      <w:lvlText w:val="-"/>
      <w:lvlJc w:val="left"/>
      <w:pPr>
        <w:ind w:left="720" w:hanging="360"/>
      </w:pPr>
      <w:rPr>
        <w:rFonts w:hint="default" w:ascii="Calibri" w:hAnsi="Calibri" w:eastAsia="Calibri" w:cs="Calibri"/>
      </w:rPr>
    </w:lvl>
    <w:lvl w:ilvl="1" w:tplc="04100003">
      <w:start w:val="1"/>
      <w:numFmt w:val="bullet"/>
      <w:lvlText w:val="o"/>
      <w:lvlJc w:val="left"/>
      <w:pPr>
        <w:ind w:left="1440" w:hanging="360"/>
      </w:pPr>
      <w:rPr>
        <w:rFonts w:hint="default" w:ascii="Courier New" w:hAnsi="Courier New" w:cs="Courier New"/>
      </w:rPr>
    </w:lvl>
    <w:lvl w:ilvl="2" w:tplc="04100005">
      <w:start w:val="1"/>
      <w:numFmt w:val="bullet"/>
      <w:lvlText w:val=""/>
      <w:lvlJc w:val="left"/>
      <w:pPr>
        <w:ind w:left="2160" w:hanging="360"/>
      </w:pPr>
      <w:rPr>
        <w:rFonts w:hint="default" w:ascii="Wingdings" w:hAnsi="Wingdings"/>
      </w:rPr>
    </w:lvl>
    <w:lvl w:ilvl="3" w:tplc="04100001">
      <w:start w:val="1"/>
      <w:numFmt w:val="bullet"/>
      <w:lvlText w:val=""/>
      <w:lvlJc w:val="left"/>
      <w:pPr>
        <w:ind w:left="2880" w:hanging="360"/>
      </w:pPr>
      <w:rPr>
        <w:rFonts w:hint="default" w:ascii="Symbol" w:hAnsi="Symbol"/>
      </w:rPr>
    </w:lvl>
    <w:lvl w:ilvl="4" w:tplc="04100003">
      <w:start w:val="1"/>
      <w:numFmt w:val="bullet"/>
      <w:lvlText w:val="o"/>
      <w:lvlJc w:val="left"/>
      <w:pPr>
        <w:ind w:left="3600" w:hanging="360"/>
      </w:pPr>
      <w:rPr>
        <w:rFonts w:hint="default" w:ascii="Courier New" w:hAnsi="Courier New" w:cs="Courier New"/>
      </w:rPr>
    </w:lvl>
    <w:lvl w:ilvl="5" w:tplc="04100005">
      <w:start w:val="1"/>
      <w:numFmt w:val="bullet"/>
      <w:lvlText w:val=""/>
      <w:lvlJc w:val="left"/>
      <w:pPr>
        <w:ind w:left="4320" w:hanging="360"/>
      </w:pPr>
      <w:rPr>
        <w:rFonts w:hint="default" w:ascii="Wingdings" w:hAnsi="Wingdings"/>
      </w:rPr>
    </w:lvl>
    <w:lvl w:ilvl="6" w:tplc="04100001">
      <w:start w:val="1"/>
      <w:numFmt w:val="bullet"/>
      <w:lvlText w:val=""/>
      <w:lvlJc w:val="left"/>
      <w:pPr>
        <w:ind w:left="5040" w:hanging="360"/>
      </w:pPr>
      <w:rPr>
        <w:rFonts w:hint="default" w:ascii="Symbol" w:hAnsi="Symbol"/>
      </w:rPr>
    </w:lvl>
    <w:lvl w:ilvl="7" w:tplc="04100003">
      <w:start w:val="1"/>
      <w:numFmt w:val="bullet"/>
      <w:lvlText w:val="o"/>
      <w:lvlJc w:val="left"/>
      <w:pPr>
        <w:ind w:left="5760" w:hanging="360"/>
      </w:pPr>
      <w:rPr>
        <w:rFonts w:hint="default" w:ascii="Courier New" w:hAnsi="Courier New" w:cs="Courier New"/>
      </w:rPr>
    </w:lvl>
    <w:lvl w:ilvl="8" w:tplc="04100005">
      <w:start w:val="1"/>
      <w:numFmt w:val="bullet"/>
      <w:lvlText w:val=""/>
      <w:lvlJc w:val="left"/>
      <w:pPr>
        <w:ind w:left="6480" w:hanging="360"/>
      </w:pPr>
      <w:rPr>
        <w:rFonts w:hint="default" w:ascii="Wingdings" w:hAnsi="Wingdings"/>
      </w:rPr>
    </w:lvl>
  </w:abstractNum>
  <w:abstractNum w:abstractNumId="23" w15:restartNumberingAfterBreak="0">
    <w:nsid w:val="35066D50"/>
    <w:multiLevelType w:val="hybridMultilevel"/>
    <w:tmpl w:val="D3A4E780"/>
    <w:lvl w:ilvl="0" w:tplc="04090005">
      <w:start w:val="1"/>
      <w:numFmt w:val="bullet"/>
      <w:lvlText w:val=""/>
      <w:lvlJc w:val="left"/>
      <w:pPr>
        <w:ind w:left="1440" w:hanging="360"/>
      </w:pPr>
      <w:rPr>
        <w:rFonts w:hint="default" w:ascii="Wingdings" w:hAnsi="Wingdings"/>
      </w:rPr>
    </w:lvl>
    <w:lvl w:ilvl="1" w:tplc="040E0003" w:tentative="1">
      <w:start w:val="1"/>
      <w:numFmt w:val="bullet"/>
      <w:lvlText w:val="o"/>
      <w:lvlJc w:val="left"/>
      <w:pPr>
        <w:ind w:left="2160" w:hanging="360"/>
      </w:pPr>
      <w:rPr>
        <w:rFonts w:hint="default" w:ascii="Courier New" w:hAnsi="Courier New" w:cs="Courier New"/>
      </w:rPr>
    </w:lvl>
    <w:lvl w:ilvl="2" w:tplc="040E0005" w:tentative="1">
      <w:start w:val="1"/>
      <w:numFmt w:val="bullet"/>
      <w:lvlText w:val=""/>
      <w:lvlJc w:val="left"/>
      <w:pPr>
        <w:ind w:left="2880" w:hanging="360"/>
      </w:pPr>
      <w:rPr>
        <w:rFonts w:hint="default" w:ascii="Wingdings" w:hAnsi="Wingdings"/>
      </w:rPr>
    </w:lvl>
    <w:lvl w:ilvl="3" w:tplc="040E0001" w:tentative="1">
      <w:start w:val="1"/>
      <w:numFmt w:val="bullet"/>
      <w:lvlText w:val=""/>
      <w:lvlJc w:val="left"/>
      <w:pPr>
        <w:ind w:left="3600" w:hanging="360"/>
      </w:pPr>
      <w:rPr>
        <w:rFonts w:hint="default" w:ascii="Symbol" w:hAnsi="Symbol"/>
      </w:rPr>
    </w:lvl>
    <w:lvl w:ilvl="4" w:tplc="040E0003" w:tentative="1">
      <w:start w:val="1"/>
      <w:numFmt w:val="bullet"/>
      <w:lvlText w:val="o"/>
      <w:lvlJc w:val="left"/>
      <w:pPr>
        <w:ind w:left="4320" w:hanging="360"/>
      </w:pPr>
      <w:rPr>
        <w:rFonts w:hint="default" w:ascii="Courier New" w:hAnsi="Courier New" w:cs="Courier New"/>
      </w:rPr>
    </w:lvl>
    <w:lvl w:ilvl="5" w:tplc="040E0005" w:tentative="1">
      <w:start w:val="1"/>
      <w:numFmt w:val="bullet"/>
      <w:lvlText w:val=""/>
      <w:lvlJc w:val="left"/>
      <w:pPr>
        <w:ind w:left="5040" w:hanging="360"/>
      </w:pPr>
      <w:rPr>
        <w:rFonts w:hint="default" w:ascii="Wingdings" w:hAnsi="Wingdings"/>
      </w:rPr>
    </w:lvl>
    <w:lvl w:ilvl="6" w:tplc="040E0001" w:tentative="1">
      <w:start w:val="1"/>
      <w:numFmt w:val="bullet"/>
      <w:lvlText w:val=""/>
      <w:lvlJc w:val="left"/>
      <w:pPr>
        <w:ind w:left="5760" w:hanging="360"/>
      </w:pPr>
      <w:rPr>
        <w:rFonts w:hint="default" w:ascii="Symbol" w:hAnsi="Symbol"/>
      </w:rPr>
    </w:lvl>
    <w:lvl w:ilvl="7" w:tplc="040E0003" w:tentative="1">
      <w:start w:val="1"/>
      <w:numFmt w:val="bullet"/>
      <w:lvlText w:val="o"/>
      <w:lvlJc w:val="left"/>
      <w:pPr>
        <w:ind w:left="6480" w:hanging="360"/>
      </w:pPr>
      <w:rPr>
        <w:rFonts w:hint="default" w:ascii="Courier New" w:hAnsi="Courier New" w:cs="Courier New"/>
      </w:rPr>
    </w:lvl>
    <w:lvl w:ilvl="8" w:tplc="040E0005" w:tentative="1">
      <w:start w:val="1"/>
      <w:numFmt w:val="bullet"/>
      <w:lvlText w:val=""/>
      <w:lvlJc w:val="left"/>
      <w:pPr>
        <w:ind w:left="7200" w:hanging="360"/>
      </w:pPr>
      <w:rPr>
        <w:rFonts w:hint="default" w:ascii="Wingdings" w:hAnsi="Wingdings"/>
      </w:rPr>
    </w:lvl>
  </w:abstractNum>
  <w:abstractNum w:abstractNumId="24" w15:restartNumberingAfterBreak="0">
    <w:nsid w:val="3740ECB8"/>
    <w:multiLevelType w:val="hybridMultilevel"/>
    <w:tmpl w:val="5E02D876"/>
    <w:lvl w:ilvl="0" w:tplc="E160A1FC">
      <w:start w:val="1"/>
      <w:numFmt w:val="bullet"/>
      <w:lvlText w:val=""/>
      <w:lvlJc w:val="left"/>
      <w:pPr>
        <w:ind w:left="720" w:hanging="360"/>
      </w:pPr>
      <w:rPr>
        <w:rFonts w:hint="default" w:ascii="Symbol" w:hAnsi="Symbol"/>
      </w:rPr>
    </w:lvl>
    <w:lvl w:ilvl="1" w:tplc="CBC006D2">
      <w:start w:val="1"/>
      <w:numFmt w:val="bullet"/>
      <w:lvlText w:val="o"/>
      <w:lvlJc w:val="left"/>
      <w:pPr>
        <w:ind w:left="1440" w:hanging="360"/>
      </w:pPr>
      <w:rPr>
        <w:rFonts w:hint="default" w:ascii="Courier New" w:hAnsi="Courier New"/>
      </w:rPr>
    </w:lvl>
    <w:lvl w:ilvl="2" w:tplc="0D40B154">
      <w:start w:val="1"/>
      <w:numFmt w:val="bullet"/>
      <w:lvlText w:val=""/>
      <w:lvlJc w:val="left"/>
      <w:pPr>
        <w:ind w:left="2160" w:hanging="360"/>
      </w:pPr>
      <w:rPr>
        <w:rFonts w:hint="default" w:ascii="Wingdings" w:hAnsi="Wingdings"/>
      </w:rPr>
    </w:lvl>
    <w:lvl w:ilvl="3" w:tplc="67F8F378">
      <w:start w:val="1"/>
      <w:numFmt w:val="bullet"/>
      <w:lvlText w:val=""/>
      <w:lvlJc w:val="left"/>
      <w:pPr>
        <w:ind w:left="2880" w:hanging="360"/>
      </w:pPr>
      <w:rPr>
        <w:rFonts w:hint="default" w:ascii="Symbol" w:hAnsi="Symbol"/>
      </w:rPr>
    </w:lvl>
    <w:lvl w:ilvl="4" w:tplc="D4BCBF80">
      <w:start w:val="1"/>
      <w:numFmt w:val="bullet"/>
      <w:lvlText w:val="o"/>
      <w:lvlJc w:val="left"/>
      <w:pPr>
        <w:ind w:left="3600" w:hanging="360"/>
      </w:pPr>
      <w:rPr>
        <w:rFonts w:hint="default" w:ascii="Courier New" w:hAnsi="Courier New"/>
      </w:rPr>
    </w:lvl>
    <w:lvl w:ilvl="5" w:tplc="0D40C536">
      <w:start w:val="1"/>
      <w:numFmt w:val="bullet"/>
      <w:lvlText w:val=""/>
      <w:lvlJc w:val="left"/>
      <w:pPr>
        <w:ind w:left="4320" w:hanging="360"/>
      </w:pPr>
      <w:rPr>
        <w:rFonts w:hint="default" w:ascii="Wingdings" w:hAnsi="Wingdings"/>
      </w:rPr>
    </w:lvl>
    <w:lvl w:ilvl="6" w:tplc="4468A3B4">
      <w:start w:val="1"/>
      <w:numFmt w:val="bullet"/>
      <w:lvlText w:val=""/>
      <w:lvlJc w:val="left"/>
      <w:pPr>
        <w:ind w:left="5040" w:hanging="360"/>
      </w:pPr>
      <w:rPr>
        <w:rFonts w:hint="default" w:ascii="Symbol" w:hAnsi="Symbol"/>
      </w:rPr>
    </w:lvl>
    <w:lvl w:ilvl="7" w:tplc="D01ECEF2">
      <w:start w:val="1"/>
      <w:numFmt w:val="bullet"/>
      <w:lvlText w:val="o"/>
      <w:lvlJc w:val="left"/>
      <w:pPr>
        <w:ind w:left="5760" w:hanging="360"/>
      </w:pPr>
      <w:rPr>
        <w:rFonts w:hint="default" w:ascii="Courier New" w:hAnsi="Courier New"/>
      </w:rPr>
    </w:lvl>
    <w:lvl w:ilvl="8" w:tplc="9734314E">
      <w:start w:val="1"/>
      <w:numFmt w:val="bullet"/>
      <w:lvlText w:val=""/>
      <w:lvlJc w:val="left"/>
      <w:pPr>
        <w:ind w:left="6480" w:hanging="360"/>
      </w:pPr>
      <w:rPr>
        <w:rFonts w:hint="default" w:ascii="Wingdings" w:hAnsi="Wingdings"/>
      </w:rPr>
    </w:lvl>
  </w:abstractNum>
  <w:abstractNum w:abstractNumId="25" w15:restartNumberingAfterBreak="0">
    <w:nsid w:val="3B254584"/>
    <w:multiLevelType w:val="hybridMultilevel"/>
    <w:tmpl w:val="4B10F788"/>
    <w:lvl w:ilvl="0" w:tplc="040E0001">
      <w:start w:val="1"/>
      <w:numFmt w:val="bullet"/>
      <w:lvlText w:val=""/>
      <w:lvlJc w:val="left"/>
      <w:pPr>
        <w:ind w:left="1440" w:hanging="360"/>
      </w:pPr>
      <w:rPr>
        <w:rFonts w:hint="default" w:ascii="Symbol" w:hAnsi="Symbol"/>
      </w:rPr>
    </w:lvl>
    <w:lvl w:ilvl="1" w:tplc="040E0003">
      <w:start w:val="1"/>
      <w:numFmt w:val="bullet"/>
      <w:lvlText w:val="o"/>
      <w:lvlJc w:val="left"/>
      <w:pPr>
        <w:ind w:left="2160" w:hanging="360"/>
      </w:pPr>
      <w:rPr>
        <w:rFonts w:hint="default" w:ascii="Courier New" w:hAnsi="Courier New" w:cs="Courier New"/>
      </w:rPr>
    </w:lvl>
    <w:lvl w:ilvl="2" w:tplc="040E0005" w:tentative="1">
      <w:start w:val="1"/>
      <w:numFmt w:val="bullet"/>
      <w:lvlText w:val=""/>
      <w:lvlJc w:val="left"/>
      <w:pPr>
        <w:ind w:left="2880" w:hanging="360"/>
      </w:pPr>
      <w:rPr>
        <w:rFonts w:hint="default" w:ascii="Wingdings" w:hAnsi="Wingdings"/>
      </w:rPr>
    </w:lvl>
    <w:lvl w:ilvl="3" w:tplc="040E0001" w:tentative="1">
      <w:start w:val="1"/>
      <w:numFmt w:val="bullet"/>
      <w:lvlText w:val=""/>
      <w:lvlJc w:val="left"/>
      <w:pPr>
        <w:ind w:left="3600" w:hanging="360"/>
      </w:pPr>
      <w:rPr>
        <w:rFonts w:hint="default" w:ascii="Symbol" w:hAnsi="Symbol"/>
      </w:rPr>
    </w:lvl>
    <w:lvl w:ilvl="4" w:tplc="040E0003" w:tentative="1">
      <w:start w:val="1"/>
      <w:numFmt w:val="bullet"/>
      <w:lvlText w:val="o"/>
      <w:lvlJc w:val="left"/>
      <w:pPr>
        <w:ind w:left="4320" w:hanging="360"/>
      </w:pPr>
      <w:rPr>
        <w:rFonts w:hint="default" w:ascii="Courier New" w:hAnsi="Courier New" w:cs="Courier New"/>
      </w:rPr>
    </w:lvl>
    <w:lvl w:ilvl="5" w:tplc="040E0005" w:tentative="1">
      <w:start w:val="1"/>
      <w:numFmt w:val="bullet"/>
      <w:lvlText w:val=""/>
      <w:lvlJc w:val="left"/>
      <w:pPr>
        <w:ind w:left="5040" w:hanging="360"/>
      </w:pPr>
      <w:rPr>
        <w:rFonts w:hint="default" w:ascii="Wingdings" w:hAnsi="Wingdings"/>
      </w:rPr>
    </w:lvl>
    <w:lvl w:ilvl="6" w:tplc="040E0001" w:tentative="1">
      <w:start w:val="1"/>
      <w:numFmt w:val="bullet"/>
      <w:lvlText w:val=""/>
      <w:lvlJc w:val="left"/>
      <w:pPr>
        <w:ind w:left="5760" w:hanging="360"/>
      </w:pPr>
      <w:rPr>
        <w:rFonts w:hint="default" w:ascii="Symbol" w:hAnsi="Symbol"/>
      </w:rPr>
    </w:lvl>
    <w:lvl w:ilvl="7" w:tplc="040E0003" w:tentative="1">
      <w:start w:val="1"/>
      <w:numFmt w:val="bullet"/>
      <w:lvlText w:val="o"/>
      <w:lvlJc w:val="left"/>
      <w:pPr>
        <w:ind w:left="6480" w:hanging="360"/>
      </w:pPr>
      <w:rPr>
        <w:rFonts w:hint="default" w:ascii="Courier New" w:hAnsi="Courier New" w:cs="Courier New"/>
      </w:rPr>
    </w:lvl>
    <w:lvl w:ilvl="8" w:tplc="040E0005" w:tentative="1">
      <w:start w:val="1"/>
      <w:numFmt w:val="bullet"/>
      <w:lvlText w:val=""/>
      <w:lvlJc w:val="left"/>
      <w:pPr>
        <w:ind w:left="7200" w:hanging="360"/>
      </w:pPr>
      <w:rPr>
        <w:rFonts w:hint="default" w:ascii="Wingdings" w:hAnsi="Wingdings"/>
      </w:rPr>
    </w:lvl>
  </w:abstractNum>
  <w:abstractNum w:abstractNumId="26" w15:restartNumberingAfterBreak="0">
    <w:nsid w:val="3CBAA146"/>
    <w:multiLevelType w:val="hybridMultilevel"/>
    <w:tmpl w:val="FFFFFFFF"/>
    <w:lvl w:ilvl="0" w:tplc="E1D2E816">
      <w:start w:val="1"/>
      <w:numFmt w:val="bullet"/>
      <w:lvlText w:val=""/>
      <w:lvlJc w:val="left"/>
      <w:pPr>
        <w:ind w:left="1440" w:hanging="360"/>
      </w:pPr>
      <w:rPr>
        <w:rFonts w:hint="default" w:ascii="Courier New" w:hAnsi="Courier New"/>
      </w:rPr>
    </w:lvl>
    <w:lvl w:ilvl="1" w:tplc="56742A34">
      <w:start w:val="1"/>
      <w:numFmt w:val="bullet"/>
      <w:lvlText w:val="o"/>
      <w:lvlJc w:val="left"/>
      <w:pPr>
        <w:ind w:left="2160" w:hanging="360"/>
      </w:pPr>
      <w:rPr>
        <w:rFonts w:hint="default" w:ascii="Courier New" w:hAnsi="Courier New"/>
      </w:rPr>
    </w:lvl>
    <w:lvl w:ilvl="2" w:tplc="55983848">
      <w:start w:val="1"/>
      <w:numFmt w:val="bullet"/>
      <w:lvlText w:val=""/>
      <w:lvlJc w:val="left"/>
      <w:pPr>
        <w:ind w:left="2160" w:hanging="360"/>
      </w:pPr>
      <w:rPr>
        <w:rFonts w:hint="default" w:ascii="Wingdings" w:hAnsi="Wingdings"/>
      </w:rPr>
    </w:lvl>
    <w:lvl w:ilvl="3" w:tplc="9AF0813C">
      <w:start w:val="1"/>
      <w:numFmt w:val="bullet"/>
      <w:lvlText w:val=""/>
      <w:lvlJc w:val="left"/>
      <w:pPr>
        <w:ind w:left="2880" w:hanging="360"/>
      </w:pPr>
      <w:rPr>
        <w:rFonts w:hint="default" w:ascii="Symbol" w:hAnsi="Symbol"/>
      </w:rPr>
    </w:lvl>
    <w:lvl w:ilvl="4" w:tplc="43E03E24">
      <w:start w:val="1"/>
      <w:numFmt w:val="bullet"/>
      <w:lvlText w:val="o"/>
      <w:lvlJc w:val="left"/>
      <w:pPr>
        <w:ind w:left="3600" w:hanging="360"/>
      </w:pPr>
      <w:rPr>
        <w:rFonts w:hint="default" w:ascii="Courier New" w:hAnsi="Courier New"/>
      </w:rPr>
    </w:lvl>
    <w:lvl w:ilvl="5" w:tplc="79DEA248">
      <w:start w:val="1"/>
      <w:numFmt w:val="bullet"/>
      <w:lvlText w:val=""/>
      <w:lvlJc w:val="left"/>
      <w:pPr>
        <w:ind w:left="4320" w:hanging="360"/>
      </w:pPr>
      <w:rPr>
        <w:rFonts w:hint="default" w:ascii="Wingdings" w:hAnsi="Wingdings"/>
      </w:rPr>
    </w:lvl>
    <w:lvl w:ilvl="6" w:tplc="2ED2757C">
      <w:start w:val="1"/>
      <w:numFmt w:val="bullet"/>
      <w:lvlText w:val=""/>
      <w:lvlJc w:val="left"/>
      <w:pPr>
        <w:ind w:left="5040" w:hanging="360"/>
      </w:pPr>
      <w:rPr>
        <w:rFonts w:hint="default" w:ascii="Symbol" w:hAnsi="Symbol"/>
      </w:rPr>
    </w:lvl>
    <w:lvl w:ilvl="7" w:tplc="937CA78A">
      <w:start w:val="1"/>
      <w:numFmt w:val="bullet"/>
      <w:lvlText w:val="o"/>
      <w:lvlJc w:val="left"/>
      <w:pPr>
        <w:ind w:left="5760" w:hanging="360"/>
      </w:pPr>
      <w:rPr>
        <w:rFonts w:hint="default" w:ascii="Courier New" w:hAnsi="Courier New"/>
      </w:rPr>
    </w:lvl>
    <w:lvl w:ilvl="8" w:tplc="04E6677C">
      <w:start w:val="1"/>
      <w:numFmt w:val="bullet"/>
      <w:lvlText w:val=""/>
      <w:lvlJc w:val="left"/>
      <w:pPr>
        <w:ind w:left="6480" w:hanging="360"/>
      </w:pPr>
      <w:rPr>
        <w:rFonts w:hint="default" w:ascii="Wingdings" w:hAnsi="Wingdings"/>
      </w:rPr>
    </w:lvl>
  </w:abstractNum>
  <w:abstractNum w:abstractNumId="27" w15:restartNumberingAfterBreak="0">
    <w:nsid w:val="3D727C67"/>
    <w:multiLevelType w:val="hybridMultilevel"/>
    <w:tmpl w:val="E7D439BC"/>
    <w:lvl w:ilvl="0" w:tplc="3704F71E">
      <w:numFmt w:val="bullet"/>
      <w:lvlText w:val=""/>
      <w:lvlJc w:val="left"/>
      <w:pPr>
        <w:ind w:left="720" w:hanging="360"/>
      </w:pPr>
      <w:rPr>
        <w:rFonts w:hint="default" w:ascii="Symbol" w:hAnsi="Symbol" w:eastAsia="Times New Roman" w:cs="Times New Roman"/>
        <w:b/>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28" w15:restartNumberingAfterBreak="0">
    <w:nsid w:val="3FF26179"/>
    <w:multiLevelType w:val="hybridMultilevel"/>
    <w:tmpl w:val="57BE9936"/>
    <w:lvl w:ilvl="0" w:tplc="040E0011">
      <w:start w:val="1"/>
      <w:numFmt w:val="decimal"/>
      <w:lvlText w:val="%1)"/>
      <w:lvlJc w:val="left"/>
      <w:pPr>
        <w:ind w:left="720" w:hanging="360"/>
      </w:pPr>
      <w:rPr>
        <w:rFonts w:hint="default"/>
      </w:rPr>
    </w:lvl>
    <w:lvl w:ilvl="1" w:tplc="040E0019">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29" w15:restartNumberingAfterBreak="0">
    <w:nsid w:val="43585428"/>
    <w:multiLevelType w:val="hybridMultilevel"/>
    <w:tmpl w:val="9BEE6BDE"/>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0" w15:restartNumberingAfterBreak="0">
    <w:nsid w:val="4DF877F2"/>
    <w:multiLevelType w:val="hybridMultilevel"/>
    <w:tmpl w:val="98B257A0"/>
    <w:lvl w:ilvl="0" w:tplc="04090005">
      <w:start w:val="1"/>
      <w:numFmt w:val="bullet"/>
      <w:lvlText w:val=""/>
      <w:lvlJc w:val="left"/>
      <w:pPr>
        <w:ind w:left="2421" w:hanging="360"/>
      </w:pPr>
      <w:rPr>
        <w:rFonts w:hint="default" w:ascii="Wingdings" w:hAnsi="Wingdings"/>
      </w:rPr>
    </w:lvl>
    <w:lvl w:ilvl="1" w:tplc="040E0003" w:tentative="1">
      <w:start w:val="1"/>
      <w:numFmt w:val="bullet"/>
      <w:lvlText w:val="o"/>
      <w:lvlJc w:val="left"/>
      <w:pPr>
        <w:ind w:left="3141" w:hanging="360"/>
      </w:pPr>
      <w:rPr>
        <w:rFonts w:hint="default" w:ascii="Courier New" w:hAnsi="Courier New" w:cs="Courier New"/>
      </w:rPr>
    </w:lvl>
    <w:lvl w:ilvl="2" w:tplc="040E0005" w:tentative="1">
      <w:start w:val="1"/>
      <w:numFmt w:val="bullet"/>
      <w:lvlText w:val=""/>
      <w:lvlJc w:val="left"/>
      <w:pPr>
        <w:ind w:left="3861" w:hanging="360"/>
      </w:pPr>
      <w:rPr>
        <w:rFonts w:hint="default" w:ascii="Wingdings" w:hAnsi="Wingdings"/>
      </w:rPr>
    </w:lvl>
    <w:lvl w:ilvl="3" w:tplc="040E0001" w:tentative="1">
      <w:start w:val="1"/>
      <w:numFmt w:val="bullet"/>
      <w:lvlText w:val=""/>
      <w:lvlJc w:val="left"/>
      <w:pPr>
        <w:ind w:left="4581" w:hanging="360"/>
      </w:pPr>
      <w:rPr>
        <w:rFonts w:hint="default" w:ascii="Symbol" w:hAnsi="Symbol"/>
      </w:rPr>
    </w:lvl>
    <w:lvl w:ilvl="4" w:tplc="040E0003" w:tentative="1">
      <w:start w:val="1"/>
      <w:numFmt w:val="bullet"/>
      <w:lvlText w:val="o"/>
      <w:lvlJc w:val="left"/>
      <w:pPr>
        <w:ind w:left="5301" w:hanging="360"/>
      </w:pPr>
      <w:rPr>
        <w:rFonts w:hint="default" w:ascii="Courier New" w:hAnsi="Courier New" w:cs="Courier New"/>
      </w:rPr>
    </w:lvl>
    <w:lvl w:ilvl="5" w:tplc="040E0005" w:tentative="1">
      <w:start w:val="1"/>
      <w:numFmt w:val="bullet"/>
      <w:lvlText w:val=""/>
      <w:lvlJc w:val="left"/>
      <w:pPr>
        <w:ind w:left="6021" w:hanging="360"/>
      </w:pPr>
      <w:rPr>
        <w:rFonts w:hint="default" w:ascii="Wingdings" w:hAnsi="Wingdings"/>
      </w:rPr>
    </w:lvl>
    <w:lvl w:ilvl="6" w:tplc="040E0001" w:tentative="1">
      <w:start w:val="1"/>
      <w:numFmt w:val="bullet"/>
      <w:lvlText w:val=""/>
      <w:lvlJc w:val="left"/>
      <w:pPr>
        <w:ind w:left="6741" w:hanging="360"/>
      </w:pPr>
      <w:rPr>
        <w:rFonts w:hint="default" w:ascii="Symbol" w:hAnsi="Symbol"/>
      </w:rPr>
    </w:lvl>
    <w:lvl w:ilvl="7" w:tplc="040E0003" w:tentative="1">
      <w:start w:val="1"/>
      <w:numFmt w:val="bullet"/>
      <w:lvlText w:val="o"/>
      <w:lvlJc w:val="left"/>
      <w:pPr>
        <w:ind w:left="7461" w:hanging="360"/>
      </w:pPr>
      <w:rPr>
        <w:rFonts w:hint="default" w:ascii="Courier New" w:hAnsi="Courier New" w:cs="Courier New"/>
      </w:rPr>
    </w:lvl>
    <w:lvl w:ilvl="8" w:tplc="040E0005" w:tentative="1">
      <w:start w:val="1"/>
      <w:numFmt w:val="bullet"/>
      <w:lvlText w:val=""/>
      <w:lvlJc w:val="left"/>
      <w:pPr>
        <w:ind w:left="8181" w:hanging="360"/>
      </w:pPr>
      <w:rPr>
        <w:rFonts w:hint="default" w:ascii="Wingdings" w:hAnsi="Wingdings"/>
      </w:rPr>
    </w:lvl>
  </w:abstractNum>
  <w:abstractNum w:abstractNumId="31" w15:restartNumberingAfterBreak="0">
    <w:nsid w:val="4F593E85"/>
    <w:multiLevelType w:val="hybridMultilevel"/>
    <w:tmpl w:val="5880C09C"/>
    <w:lvl w:ilvl="0" w:tplc="04090001">
      <w:start w:val="1"/>
      <w:numFmt w:val="bullet"/>
      <w:lvlText w:val=""/>
      <w:lvlJc w:val="left"/>
      <w:pPr>
        <w:ind w:left="720" w:hanging="360"/>
      </w:pPr>
      <w:rPr>
        <w:rFonts w:hint="default" w:ascii="Symbol" w:hAnsi="Symbol"/>
      </w:rPr>
    </w:lvl>
    <w:lvl w:ilvl="1" w:tplc="04090003" w:tentative="1">
      <w:start w:val="1"/>
      <w:numFmt w:val="bullet"/>
      <w:lvlText w:val="o"/>
      <w:lvlJc w:val="left"/>
      <w:pPr>
        <w:ind w:left="1440" w:hanging="360"/>
      </w:pPr>
      <w:rPr>
        <w:rFonts w:hint="default" w:ascii="Courier New" w:hAnsi="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rPr>
    </w:lvl>
    <w:lvl w:ilvl="8" w:tplc="04090005" w:tentative="1">
      <w:start w:val="1"/>
      <w:numFmt w:val="bullet"/>
      <w:lvlText w:val=""/>
      <w:lvlJc w:val="left"/>
      <w:pPr>
        <w:ind w:left="6480" w:hanging="360"/>
      </w:pPr>
      <w:rPr>
        <w:rFonts w:hint="default" w:ascii="Wingdings" w:hAnsi="Wingdings"/>
      </w:rPr>
    </w:lvl>
  </w:abstractNum>
  <w:abstractNum w:abstractNumId="32" w15:restartNumberingAfterBreak="0">
    <w:nsid w:val="542A2293"/>
    <w:multiLevelType w:val="hybridMultilevel"/>
    <w:tmpl w:val="1DB64010"/>
    <w:lvl w:ilvl="0" w:tplc="72161E12">
      <w:numFmt w:val="bullet"/>
      <w:lvlText w:val="-"/>
      <w:lvlJc w:val="left"/>
      <w:pPr>
        <w:ind w:left="720" w:hanging="360"/>
      </w:pPr>
      <w:rPr>
        <w:rFonts w:hint="default" w:ascii="Calibri" w:hAnsi="Calibri" w:eastAsia="Calibri" w:cs="Calibri"/>
      </w:rPr>
    </w:lvl>
    <w:lvl w:ilvl="1" w:tplc="04050003">
      <w:start w:val="1"/>
      <w:numFmt w:val="bullet"/>
      <w:lvlText w:val="o"/>
      <w:lvlJc w:val="left"/>
      <w:pPr>
        <w:ind w:left="1440" w:hanging="360"/>
      </w:pPr>
      <w:rPr>
        <w:rFonts w:hint="default" w:ascii="Courier New" w:hAnsi="Courier New" w:cs="Courier New"/>
      </w:rPr>
    </w:lvl>
    <w:lvl w:ilvl="2" w:tplc="04050005">
      <w:start w:val="1"/>
      <w:numFmt w:val="bullet"/>
      <w:lvlText w:val=""/>
      <w:lvlJc w:val="left"/>
      <w:pPr>
        <w:ind w:left="2160" w:hanging="360"/>
      </w:pPr>
      <w:rPr>
        <w:rFonts w:hint="default" w:ascii="Wingdings" w:hAnsi="Wingdings"/>
      </w:rPr>
    </w:lvl>
    <w:lvl w:ilvl="3" w:tplc="04050001">
      <w:start w:val="1"/>
      <w:numFmt w:val="bullet"/>
      <w:lvlText w:val=""/>
      <w:lvlJc w:val="left"/>
      <w:pPr>
        <w:ind w:left="2880" w:hanging="360"/>
      </w:pPr>
      <w:rPr>
        <w:rFonts w:hint="default" w:ascii="Symbol" w:hAnsi="Symbol"/>
      </w:rPr>
    </w:lvl>
    <w:lvl w:ilvl="4" w:tplc="04050003">
      <w:start w:val="1"/>
      <w:numFmt w:val="bullet"/>
      <w:lvlText w:val="o"/>
      <w:lvlJc w:val="left"/>
      <w:pPr>
        <w:ind w:left="3600" w:hanging="360"/>
      </w:pPr>
      <w:rPr>
        <w:rFonts w:hint="default" w:ascii="Courier New" w:hAnsi="Courier New" w:cs="Courier New"/>
      </w:rPr>
    </w:lvl>
    <w:lvl w:ilvl="5" w:tplc="04050005">
      <w:start w:val="1"/>
      <w:numFmt w:val="bullet"/>
      <w:lvlText w:val=""/>
      <w:lvlJc w:val="left"/>
      <w:pPr>
        <w:ind w:left="4320" w:hanging="360"/>
      </w:pPr>
      <w:rPr>
        <w:rFonts w:hint="default" w:ascii="Wingdings" w:hAnsi="Wingdings"/>
      </w:rPr>
    </w:lvl>
    <w:lvl w:ilvl="6" w:tplc="04050001">
      <w:start w:val="1"/>
      <w:numFmt w:val="bullet"/>
      <w:lvlText w:val=""/>
      <w:lvlJc w:val="left"/>
      <w:pPr>
        <w:ind w:left="5040" w:hanging="360"/>
      </w:pPr>
      <w:rPr>
        <w:rFonts w:hint="default" w:ascii="Symbol" w:hAnsi="Symbol"/>
      </w:rPr>
    </w:lvl>
    <w:lvl w:ilvl="7" w:tplc="04050003">
      <w:start w:val="1"/>
      <w:numFmt w:val="bullet"/>
      <w:lvlText w:val="o"/>
      <w:lvlJc w:val="left"/>
      <w:pPr>
        <w:ind w:left="5760" w:hanging="360"/>
      </w:pPr>
      <w:rPr>
        <w:rFonts w:hint="default" w:ascii="Courier New" w:hAnsi="Courier New" w:cs="Courier New"/>
      </w:rPr>
    </w:lvl>
    <w:lvl w:ilvl="8" w:tplc="04050005">
      <w:start w:val="1"/>
      <w:numFmt w:val="bullet"/>
      <w:lvlText w:val=""/>
      <w:lvlJc w:val="left"/>
      <w:pPr>
        <w:ind w:left="6480" w:hanging="360"/>
      </w:pPr>
      <w:rPr>
        <w:rFonts w:hint="default" w:ascii="Wingdings" w:hAnsi="Wingdings"/>
      </w:rPr>
    </w:lvl>
  </w:abstractNum>
  <w:abstractNum w:abstractNumId="33" w15:restartNumberingAfterBreak="0">
    <w:nsid w:val="547D1428"/>
    <w:multiLevelType w:val="hybridMultilevel"/>
    <w:tmpl w:val="2BB64EA0"/>
    <w:lvl w:ilvl="0" w:tplc="040E0001">
      <w:start w:val="1"/>
      <w:numFmt w:val="bullet"/>
      <w:lvlText w:val=""/>
      <w:lvlJc w:val="left"/>
      <w:pPr>
        <w:ind w:left="720" w:hanging="360"/>
      </w:pPr>
      <w:rPr>
        <w:rFonts w:hint="default" w:ascii="Symbol" w:hAnsi="Symbol"/>
      </w:rPr>
    </w:lvl>
    <w:lvl w:ilvl="1" w:tplc="040E0003">
      <w:start w:val="1"/>
      <w:numFmt w:val="bullet"/>
      <w:lvlText w:val="o"/>
      <w:lvlJc w:val="left"/>
      <w:pPr>
        <w:ind w:left="1440" w:hanging="360"/>
      </w:pPr>
      <w:rPr>
        <w:rFonts w:hint="default" w:ascii="Courier New" w:hAnsi="Courier New" w:cs="Courier New"/>
      </w:rPr>
    </w:lvl>
    <w:lvl w:ilvl="2" w:tplc="040E0005">
      <w:start w:val="1"/>
      <w:numFmt w:val="bullet"/>
      <w:lvlText w:val=""/>
      <w:lvlJc w:val="left"/>
      <w:pPr>
        <w:ind w:left="2160" w:hanging="360"/>
      </w:pPr>
      <w:rPr>
        <w:rFonts w:hint="default" w:ascii="Wingdings" w:hAnsi="Wingdings"/>
      </w:rPr>
    </w:lvl>
    <w:lvl w:ilvl="3" w:tplc="040E0001">
      <w:start w:val="1"/>
      <w:numFmt w:val="bullet"/>
      <w:lvlText w:val=""/>
      <w:lvlJc w:val="left"/>
      <w:pPr>
        <w:ind w:left="2880" w:hanging="360"/>
      </w:pPr>
      <w:rPr>
        <w:rFonts w:hint="default" w:ascii="Symbol" w:hAnsi="Symbol"/>
      </w:rPr>
    </w:lvl>
    <w:lvl w:ilvl="4" w:tplc="040E0003">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34" w15:restartNumberingAfterBreak="0">
    <w:nsid w:val="5CB74913"/>
    <w:multiLevelType w:val="hybridMultilevel"/>
    <w:tmpl w:val="FFFFFFFF"/>
    <w:lvl w:ilvl="0" w:tplc="8C981C80">
      <w:start w:val="1"/>
      <w:numFmt w:val="bullet"/>
      <w:lvlText w:val=""/>
      <w:lvlJc w:val="left"/>
      <w:pPr>
        <w:ind w:left="720" w:hanging="360"/>
      </w:pPr>
      <w:rPr>
        <w:rFonts w:hint="default" w:ascii="Symbol" w:hAnsi="Symbol"/>
      </w:rPr>
    </w:lvl>
    <w:lvl w:ilvl="1" w:tplc="C7C0C3C4">
      <w:start w:val="1"/>
      <w:numFmt w:val="bullet"/>
      <w:lvlText w:val="o"/>
      <w:lvlJc w:val="left"/>
      <w:pPr>
        <w:ind w:left="1440" w:hanging="360"/>
      </w:pPr>
      <w:rPr>
        <w:rFonts w:hint="default" w:ascii="Courier New" w:hAnsi="Courier New"/>
      </w:rPr>
    </w:lvl>
    <w:lvl w:ilvl="2" w:tplc="CC569FDA">
      <w:start w:val="1"/>
      <w:numFmt w:val="bullet"/>
      <w:lvlText w:val=""/>
      <w:lvlJc w:val="left"/>
      <w:pPr>
        <w:ind w:left="2160" w:hanging="360"/>
      </w:pPr>
      <w:rPr>
        <w:rFonts w:hint="default" w:ascii="Wingdings" w:hAnsi="Wingdings"/>
      </w:rPr>
    </w:lvl>
    <w:lvl w:ilvl="3" w:tplc="06AEA002">
      <w:start w:val="1"/>
      <w:numFmt w:val="bullet"/>
      <w:lvlText w:val=""/>
      <w:lvlJc w:val="left"/>
      <w:pPr>
        <w:ind w:left="2880" w:hanging="360"/>
      </w:pPr>
      <w:rPr>
        <w:rFonts w:hint="default" w:ascii="Symbol" w:hAnsi="Symbol"/>
      </w:rPr>
    </w:lvl>
    <w:lvl w:ilvl="4" w:tplc="EEA4B854">
      <w:start w:val="1"/>
      <w:numFmt w:val="bullet"/>
      <w:lvlText w:val="o"/>
      <w:lvlJc w:val="left"/>
      <w:pPr>
        <w:ind w:left="3600" w:hanging="360"/>
      </w:pPr>
      <w:rPr>
        <w:rFonts w:hint="default" w:ascii="Courier New" w:hAnsi="Courier New"/>
      </w:rPr>
    </w:lvl>
    <w:lvl w:ilvl="5" w:tplc="0B6EF490">
      <w:start w:val="1"/>
      <w:numFmt w:val="bullet"/>
      <w:lvlText w:val=""/>
      <w:lvlJc w:val="left"/>
      <w:pPr>
        <w:ind w:left="4320" w:hanging="360"/>
      </w:pPr>
      <w:rPr>
        <w:rFonts w:hint="default" w:ascii="Wingdings" w:hAnsi="Wingdings"/>
      </w:rPr>
    </w:lvl>
    <w:lvl w:ilvl="6" w:tplc="BAD286EE">
      <w:start w:val="1"/>
      <w:numFmt w:val="bullet"/>
      <w:lvlText w:val=""/>
      <w:lvlJc w:val="left"/>
      <w:pPr>
        <w:ind w:left="5040" w:hanging="360"/>
      </w:pPr>
      <w:rPr>
        <w:rFonts w:hint="default" w:ascii="Symbol" w:hAnsi="Symbol"/>
      </w:rPr>
    </w:lvl>
    <w:lvl w:ilvl="7" w:tplc="B8260626">
      <w:start w:val="1"/>
      <w:numFmt w:val="bullet"/>
      <w:lvlText w:val="o"/>
      <w:lvlJc w:val="left"/>
      <w:pPr>
        <w:ind w:left="5760" w:hanging="360"/>
      </w:pPr>
      <w:rPr>
        <w:rFonts w:hint="default" w:ascii="Courier New" w:hAnsi="Courier New"/>
      </w:rPr>
    </w:lvl>
    <w:lvl w:ilvl="8" w:tplc="3740EA04">
      <w:start w:val="1"/>
      <w:numFmt w:val="bullet"/>
      <w:lvlText w:val=""/>
      <w:lvlJc w:val="left"/>
      <w:pPr>
        <w:ind w:left="6480" w:hanging="360"/>
      </w:pPr>
      <w:rPr>
        <w:rFonts w:hint="default" w:ascii="Wingdings" w:hAnsi="Wingdings"/>
      </w:rPr>
    </w:lvl>
  </w:abstractNum>
  <w:abstractNum w:abstractNumId="35" w15:restartNumberingAfterBreak="0">
    <w:nsid w:val="5E687414"/>
    <w:multiLevelType w:val="hybridMultilevel"/>
    <w:tmpl w:val="F31ACF8A"/>
    <w:lvl w:ilvl="0" w:tplc="A0D44D88">
      <w:start w:val="1"/>
      <w:numFmt w:val="bullet"/>
      <w:lvlText w:val=""/>
      <w:lvlJc w:val="left"/>
      <w:pPr>
        <w:ind w:left="720" w:hanging="360"/>
      </w:pPr>
      <w:rPr>
        <w:rFonts w:ascii="Symbol" w:hAnsi="Symbol"/>
      </w:rPr>
    </w:lvl>
    <w:lvl w:ilvl="1" w:tplc="F056A808">
      <w:start w:val="1"/>
      <w:numFmt w:val="bullet"/>
      <w:lvlText w:val=""/>
      <w:lvlJc w:val="left"/>
      <w:pPr>
        <w:ind w:left="720" w:hanging="360"/>
      </w:pPr>
      <w:rPr>
        <w:rFonts w:ascii="Symbol" w:hAnsi="Symbol"/>
      </w:rPr>
    </w:lvl>
    <w:lvl w:ilvl="2" w:tplc="CB168600">
      <w:start w:val="1"/>
      <w:numFmt w:val="bullet"/>
      <w:lvlText w:val=""/>
      <w:lvlJc w:val="left"/>
      <w:pPr>
        <w:ind w:left="720" w:hanging="360"/>
      </w:pPr>
      <w:rPr>
        <w:rFonts w:ascii="Symbol" w:hAnsi="Symbol"/>
      </w:rPr>
    </w:lvl>
    <w:lvl w:ilvl="3" w:tplc="244AAEDC">
      <w:start w:val="1"/>
      <w:numFmt w:val="bullet"/>
      <w:lvlText w:val=""/>
      <w:lvlJc w:val="left"/>
      <w:pPr>
        <w:ind w:left="720" w:hanging="360"/>
      </w:pPr>
      <w:rPr>
        <w:rFonts w:ascii="Symbol" w:hAnsi="Symbol"/>
      </w:rPr>
    </w:lvl>
    <w:lvl w:ilvl="4" w:tplc="CA500596">
      <w:start w:val="1"/>
      <w:numFmt w:val="bullet"/>
      <w:lvlText w:val=""/>
      <w:lvlJc w:val="left"/>
      <w:pPr>
        <w:ind w:left="720" w:hanging="360"/>
      </w:pPr>
      <w:rPr>
        <w:rFonts w:ascii="Symbol" w:hAnsi="Symbol"/>
      </w:rPr>
    </w:lvl>
    <w:lvl w:ilvl="5" w:tplc="B1B4CF92">
      <w:start w:val="1"/>
      <w:numFmt w:val="bullet"/>
      <w:lvlText w:val=""/>
      <w:lvlJc w:val="left"/>
      <w:pPr>
        <w:ind w:left="720" w:hanging="360"/>
      </w:pPr>
      <w:rPr>
        <w:rFonts w:ascii="Symbol" w:hAnsi="Symbol"/>
      </w:rPr>
    </w:lvl>
    <w:lvl w:ilvl="6" w:tplc="88A49FF4">
      <w:start w:val="1"/>
      <w:numFmt w:val="bullet"/>
      <w:lvlText w:val=""/>
      <w:lvlJc w:val="left"/>
      <w:pPr>
        <w:ind w:left="720" w:hanging="360"/>
      </w:pPr>
      <w:rPr>
        <w:rFonts w:ascii="Symbol" w:hAnsi="Symbol"/>
      </w:rPr>
    </w:lvl>
    <w:lvl w:ilvl="7" w:tplc="ED0EC49C">
      <w:start w:val="1"/>
      <w:numFmt w:val="bullet"/>
      <w:lvlText w:val=""/>
      <w:lvlJc w:val="left"/>
      <w:pPr>
        <w:ind w:left="720" w:hanging="360"/>
      </w:pPr>
      <w:rPr>
        <w:rFonts w:ascii="Symbol" w:hAnsi="Symbol"/>
      </w:rPr>
    </w:lvl>
    <w:lvl w:ilvl="8" w:tplc="422A9A42">
      <w:start w:val="1"/>
      <w:numFmt w:val="bullet"/>
      <w:lvlText w:val=""/>
      <w:lvlJc w:val="left"/>
      <w:pPr>
        <w:ind w:left="720" w:hanging="360"/>
      </w:pPr>
      <w:rPr>
        <w:rFonts w:ascii="Symbol" w:hAnsi="Symbol"/>
      </w:rPr>
    </w:lvl>
  </w:abstractNum>
  <w:abstractNum w:abstractNumId="36" w15:restartNumberingAfterBreak="0">
    <w:nsid w:val="5E94D554"/>
    <w:multiLevelType w:val="hybridMultilevel"/>
    <w:tmpl w:val="E318D3BA"/>
    <w:lvl w:ilvl="0" w:tplc="4010065A">
      <w:start w:val="1"/>
      <w:numFmt w:val="bullet"/>
      <w:lvlText w:val=""/>
      <w:lvlJc w:val="left"/>
      <w:pPr>
        <w:ind w:left="1636" w:hanging="360"/>
      </w:pPr>
      <w:rPr>
        <w:rFonts w:hint="default" w:ascii="Symbol" w:hAnsi="Symbol"/>
      </w:rPr>
    </w:lvl>
    <w:lvl w:ilvl="1" w:tplc="2374A610">
      <w:start w:val="1"/>
      <w:numFmt w:val="bullet"/>
      <w:lvlText w:val="o"/>
      <w:lvlJc w:val="left"/>
      <w:pPr>
        <w:ind w:left="2356" w:hanging="360"/>
      </w:pPr>
      <w:rPr>
        <w:rFonts w:hint="default" w:ascii="Courier New" w:hAnsi="Courier New"/>
      </w:rPr>
    </w:lvl>
    <w:lvl w:ilvl="2" w:tplc="4754E396">
      <w:start w:val="1"/>
      <w:numFmt w:val="bullet"/>
      <w:lvlText w:val=""/>
      <w:lvlJc w:val="left"/>
      <w:pPr>
        <w:ind w:left="3076" w:hanging="360"/>
      </w:pPr>
      <w:rPr>
        <w:rFonts w:hint="default" w:ascii="Wingdings" w:hAnsi="Wingdings"/>
      </w:rPr>
    </w:lvl>
    <w:lvl w:ilvl="3" w:tplc="8B8AB2B6">
      <w:start w:val="1"/>
      <w:numFmt w:val="bullet"/>
      <w:lvlText w:val=""/>
      <w:lvlJc w:val="left"/>
      <w:pPr>
        <w:ind w:left="3796" w:hanging="360"/>
      </w:pPr>
      <w:rPr>
        <w:rFonts w:hint="default" w:ascii="Symbol" w:hAnsi="Symbol"/>
      </w:rPr>
    </w:lvl>
    <w:lvl w:ilvl="4" w:tplc="7624DA30">
      <w:start w:val="1"/>
      <w:numFmt w:val="bullet"/>
      <w:lvlText w:val="o"/>
      <w:lvlJc w:val="left"/>
      <w:pPr>
        <w:ind w:left="4516" w:hanging="360"/>
      </w:pPr>
      <w:rPr>
        <w:rFonts w:hint="default" w:ascii="Courier New" w:hAnsi="Courier New"/>
      </w:rPr>
    </w:lvl>
    <w:lvl w:ilvl="5" w:tplc="EFB82174">
      <w:start w:val="1"/>
      <w:numFmt w:val="bullet"/>
      <w:lvlText w:val=""/>
      <w:lvlJc w:val="left"/>
      <w:pPr>
        <w:ind w:left="5236" w:hanging="360"/>
      </w:pPr>
      <w:rPr>
        <w:rFonts w:hint="default" w:ascii="Wingdings" w:hAnsi="Wingdings"/>
      </w:rPr>
    </w:lvl>
    <w:lvl w:ilvl="6" w:tplc="BDE82310">
      <w:start w:val="1"/>
      <w:numFmt w:val="bullet"/>
      <w:lvlText w:val=""/>
      <w:lvlJc w:val="left"/>
      <w:pPr>
        <w:ind w:left="5956" w:hanging="360"/>
      </w:pPr>
      <w:rPr>
        <w:rFonts w:hint="default" w:ascii="Symbol" w:hAnsi="Symbol"/>
      </w:rPr>
    </w:lvl>
    <w:lvl w:ilvl="7" w:tplc="9AA4F00E">
      <w:start w:val="1"/>
      <w:numFmt w:val="bullet"/>
      <w:lvlText w:val="o"/>
      <w:lvlJc w:val="left"/>
      <w:pPr>
        <w:ind w:left="6676" w:hanging="360"/>
      </w:pPr>
      <w:rPr>
        <w:rFonts w:hint="default" w:ascii="Courier New" w:hAnsi="Courier New"/>
      </w:rPr>
    </w:lvl>
    <w:lvl w:ilvl="8" w:tplc="0AEEBDC2">
      <w:start w:val="1"/>
      <w:numFmt w:val="bullet"/>
      <w:lvlText w:val=""/>
      <w:lvlJc w:val="left"/>
      <w:pPr>
        <w:ind w:left="7396" w:hanging="360"/>
      </w:pPr>
      <w:rPr>
        <w:rFonts w:hint="default" w:ascii="Wingdings" w:hAnsi="Wingdings"/>
      </w:rPr>
    </w:lvl>
  </w:abstractNum>
  <w:abstractNum w:abstractNumId="37" w15:restartNumberingAfterBreak="0">
    <w:nsid w:val="5FD06D29"/>
    <w:multiLevelType w:val="hybridMultilevel"/>
    <w:tmpl w:val="349E09D6"/>
    <w:lvl w:ilvl="0" w:tplc="04090005">
      <w:start w:val="1"/>
      <w:numFmt w:val="bullet"/>
      <w:lvlText w:val=""/>
      <w:lvlJc w:val="left"/>
      <w:pPr>
        <w:ind w:left="1305" w:hanging="360"/>
      </w:pPr>
      <w:rPr>
        <w:rFonts w:hint="default" w:ascii="Wingdings" w:hAnsi="Wingdings"/>
      </w:rPr>
    </w:lvl>
    <w:lvl w:ilvl="1" w:tplc="040E0003" w:tentative="1">
      <w:start w:val="1"/>
      <w:numFmt w:val="bullet"/>
      <w:lvlText w:val="o"/>
      <w:lvlJc w:val="left"/>
      <w:pPr>
        <w:ind w:left="2025" w:hanging="360"/>
      </w:pPr>
      <w:rPr>
        <w:rFonts w:hint="default" w:ascii="Courier New" w:hAnsi="Courier New" w:cs="Courier New"/>
      </w:rPr>
    </w:lvl>
    <w:lvl w:ilvl="2" w:tplc="040E0005">
      <w:start w:val="1"/>
      <w:numFmt w:val="bullet"/>
      <w:lvlText w:val=""/>
      <w:lvlJc w:val="left"/>
      <w:pPr>
        <w:ind w:left="2745" w:hanging="360"/>
      </w:pPr>
      <w:rPr>
        <w:rFonts w:hint="default" w:ascii="Wingdings" w:hAnsi="Wingdings"/>
      </w:rPr>
    </w:lvl>
    <w:lvl w:ilvl="3" w:tplc="040E0001" w:tentative="1">
      <w:start w:val="1"/>
      <w:numFmt w:val="bullet"/>
      <w:lvlText w:val=""/>
      <w:lvlJc w:val="left"/>
      <w:pPr>
        <w:ind w:left="3465" w:hanging="360"/>
      </w:pPr>
      <w:rPr>
        <w:rFonts w:hint="default" w:ascii="Symbol" w:hAnsi="Symbol"/>
      </w:rPr>
    </w:lvl>
    <w:lvl w:ilvl="4" w:tplc="040E0003" w:tentative="1">
      <w:start w:val="1"/>
      <w:numFmt w:val="bullet"/>
      <w:lvlText w:val="o"/>
      <w:lvlJc w:val="left"/>
      <w:pPr>
        <w:ind w:left="4185" w:hanging="360"/>
      </w:pPr>
      <w:rPr>
        <w:rFonts w:hint="default" w:ascii="Courier New" w:hAnsi="Courier New" w:cs="Courier New"/>
      </w:rPr>
    </w:lvl>
    <w:lvl w:ilvl="5" w:tplc="040E0005" w:tentative="1">
      <w:start w:val="1"/>
      <w:numFmt w:val="bullet"/>
      <w:lvlText w:val=""/>
      <w:lvlJc w:val="left"/>
      <w:pPr>
        <w:ind w:left="4905" w:hanging="360"/>
      </w:pPr>
      <w:rPr>
        <w:rFonts w:hint="default" w:ascii="Wingdings" w:hAnsi="Wingdings"/>
      </w:rPr>
    </w:lvl>
    <w:lvl w:ilvl="6" w:tplc="040E0001" w:tentative="1">
      <w:start w:val="1"/>
      <w:numFmt w:val="bullet"/>
      <w:lvlText w:val=""/>
      <w:lvlJc w:val="left"/>
      <w:pPr>
        <w:ind w:left="5625" w:hanging="360"/>
      </w:pPr>
      <w:rPr>
        <w:rFonts w:hint="default" w:ascii="Symbol" w:hAnsi="Symbol"/>
      </w:rPr>
    </w:lvl>
    <w:lvl w:ilvl="7" w:tplc="040E0003" w:tentative="1">
      <w:start w:val="1"/>
      <w:numFmt w:val="bullet"/>
      <w:lvlText w:val="o"/>
      <w:lvlJc w:val="left"/>
      <w:pPr>
        <w:ind w:left="6345" w:hanging="360"/>
      </w:pPr>
      <w:rPr>
        <w:rFonts w:hint="default" w:ascii="Courier New" w:hAnsi="Courier New" w:cs="Courier New"/>
      </w:rPr>
    </w:lvl>
    <w:lvl w:ilvl="8" w:tplc="040E0005" w:tentative="1">
      <w:start w:val="1"/>
      <w:numFmt w:val="bullet"/>
      <w:lvlText w:val=""/>
      <w:lvlJc w:val="left"/>
      <w:pPr>
        <w:ind w:left="7065" w:hanging="360"/>
      </w:pPr>
      <w:rPr>
        <w:rFonts w:hint="default" w:ascii="Wingdings" w:hAnsi="Wingdings"/>
      </w:rPr>
    </w:lvl>
  </w:abstractNum>
  <w:abstractNum w:abstractNumId="38" w15:restartNumberingAfterBreak="0">
    <w:nsid w:val="616C4373"/>
    <w:multiLevelType w:val="hybridMultilevel"/>
    <w:tmpl w:val="4D9A79FA"/>
    <w:lvl w:ilvl="0" w:tplc="040E0011">
      <w:start w:val="1"/>
      <w:numFmt w:val="decimal"/>
      <w:lvlText w:val="%1)"/>
      <w:lvlJc w:val="left"/>
      <w:pPr>
        <w:ind w:left="1068" w:hanging="360"/>
      </w:pPr>
      <w:rPr>
        <w:rFonts w:hint="default"/>
      </w:rPr>
    </w:lvl>
    <w:lvl w:ilvl="1" w:tplc="040E0019" w:tentative="1">
      <w:start w:val="1"/>
      <w:numFmt w:val="lowerLetter"/>
      <w:lvlText w:val="%2."/>
      <w:lvlJc w:val="left"/>
      <w:pPr>
        <w:ind w:left="1788" w:hanging="360"/>
      </w:pPr>
    </w:lvl>
    <w:lvl w:ilvl="2" w:tplc="040E001B" w:tentative="1">
      <w:start w:val="1"/>
      <w:numFmt w:val="lowerRoman"/>
      <w:lvlText w:val="%3."/>
      <w:lvlJc w:val="right"/>
      <w:pPr>
        <w:ind w:left="2508" w:hanging="180"/>
      </w:pPr>
    </w:lvl>
    <w:lvl w:ilvl="3" w:tplc="040E000F" w:tentative="1">
      <w:start w:val="1"/>
      <w:numFmt w:val="decimal"/>
      <w:lvlText w:val="%4."/>
      <w:lvlJc w:val="left"/>
      <w:pPr>
        <w:ind w:left="3228" w:hanging="360"/>
      </w:pPr>
    </w:lvl>
    <w:lvl w:ilvl="4" w:tplc="040E0019" w:tentative="1">
      <w:start w:val="1"/>
      <w:numFmt w:val="lowerLetter"/>
      <w:lvlText w:val="%5."/>
      <w:lvlJc w:val="left"/>
      <w:pPr>
        <w:ind w:left="3948" w:hanging="360"/>
      </w:pPr>
    </w:lvl>
    <w:lvl w:ilvl="5" w:tplc="040E001B" w:tentative="1">
      <w:start w:val="1"/>
      <w:numFmt w:val="lowerRoman"/>
      <w:lvlText w:val="%6."/>
      <w:lvlJc w:val="right"/>
      <w:pPr>
        <w:ind w:left="4668" w:hanging="180"/>
      </w:pPr>
    </w:lvl>
    <w:lvl w:ilvl="6" w:tplc="040E000F" w:tentative="1">
      <w:start w:val="1"/>
      <w:numFmt w:val="decimal"/>
      <w:lvlText w:val="%7."/>
      <w:lvlJc w:val="left"/>
      <w:pPr>
        <w:ind w:left="5388" w:hanging="360"/>
      </w:pPr>
    </w:lvl>
    <w:lvl w:ilvl="7" w:tplc="040E0019" w:tentative="1">
      <w:start w:val="1"/>
      <w:numFmt w:val="lowerLetter"/>
      <w:lvlText w:val="%8."/>
      <w:lvlJc w:val="left"/>
      <w:pPr>
        <w:ind w:left="6108" w:hanging="360"/>
      </w:pPr>
    </w:lvl>
    <w:lvl w:ilvl="8" w:tplc="040E001B" w:tentative="1">
      <w:start w:val="1"/>
      <w:numFmt w:val="lowerRoman"/>
      <w:lvlText w:val="%9."/>
      <w:lvlJc w:val="right"/>
      <w:pPr>
        <w:ind w:left="6828" w:hanging="180"/>
      </w:pPr>
    </w:lvl>
  </w:abstractNum>
  <w:abstractNum w:abstractNumId="39" w15:restartNumberingAfterBreak="0">
    <w:nsid w:val="680DB278"/>
    <w:multiLevelType w:val="multilevel"/>
    <w:tmpl w:val="F5ECF49E"/>
    <w:lvl w:ilvl="0">
      <w:numFmt w:val="none"/>
      <w:lvlText w:val=""/>
      <w:lvlJc w:val="left"/>
      <w:pPr>
        <w:tabs>
          <w:tab w:val="num" w:pos="360"/>
        </w:tabs>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0" w15:restartNumberingAfterBreak="0">
    <w:nsid w:val="71C84B01"/>
    <w:multiLevelType w:val="hybridMultilevel"/>
    <w:tmpl w:val="8F066672"/>
    <w:lvl w:ilvl="0" w:tplc="04090001">
      <w:numFmt w:val="bullet"/>
      <w:lvlText w:val=""/>
      <w:lvlJc w:val="left"/>
      <w:pPr>
        <w:ind w:left="720" w:hanging="360"/>
      </w:pPr>
      <w:rPr>
        <w:rFonts w:hint="default" w:ascii="Symbol" w:hAnsi="Symbol" w:eastAsia="Times New Roman" w:cs="Times New Roman"/>
      </w:rPr>
    </w:lvl>
    <w:lvl w:ilvl="1" w:tplc="04090003" w:tentative="1">
      <w:start w:val="1"/>
      <w:numFmt w:val="bullet"/>
      <w:lvlText w:val="o"/>
      <w:lvlJc w:val="left"/>
      <w:pPr>
        <w:ind w:left="1440" w:hanging="360"/>
      </w:pPr>
      <w:rPr>
        <w:rFonts w:hint="default" w:ascii="Courier New" w:hAnsi="Courier New" w:cs="Courier New"/>
      </w:rPr>
    </w:lvl>
    <w:lvl w:ilvl="2" w:tplc="04090005" w:tentative="1">
      <w:start w:val="1"/>
      <w:numFmt w:val="bullet"/>
      <w:lvlText w:val=""/>
      <w:lvlJc w:val="left"/>
      <w:pPr>
        <w:ind w:left="2160" w:hanging="360"/>
      </w:pPr>
      <w:rPr>
        <w:rFonts w:hint="default" w:ascii="Wingdings" w:hAnsi="Wingdings"/>
      </w:rPr>
    </w:lvl>
    <w:lvl w:ilvl="3" w:tplc="04090001" w:tentative="1">
      <w:start w:val="1"/>
      <w:numFmt w:val="bullet"/>
      <w:lvlText w:val=""/>
      <w:lvlJc w:val="left"/>
      <w:pPr>
        <w:ind w:left="2880" w:hanging="360"/>
      </w:pPr>
      <w:rPr>
        <w:rFonts w:hint="default" w:ascii="Symbol" w:hAnsi="Symbol"/>
      </w:rPr>
    </w:lvl>
    <w:lvl w:ilvl="4" w:tplc="04090003" w:tentative="1">
      <w:start w:val="1"/>
      <w:numFmt w:val="bullet"/>
      <w:lvlText w:val="o"/>
      <w:lvlJc w:val="left"/>
      <w:pPr>
        <w:ind w:left="3600" w:hanging="360"/>
      </w:pPr>
      <w:rPr>
        <w:rFonts w:hint="default" w:ascii="Courier New" w:hAnsi="Courier New" w:cs="Courier New"/>
      </w:rPr>
    </w:lvl>
    <w:lvl w:ilvl="5" w:tplc="04090005" w:tentative="1">
      <w:start w:val="1"/>
      <w:numFmt w:val="bullet"/>
      <w:lvlText w:val=""/>
      <w:lvlJc w:val="left"/>
      <w:pPr>
        <w:ind w:left="4320" w:hanging="360"/>
      </w:pPr>
      <w:rPr>
        <w:rFonts w:hint="default" w:ascii="Wingdings" w:hAnsi="Wingdings"/>
      </w:rPr>
    </w:lvl>
    <w:lvl w:ilvl="6" w:tplc="04090001" w:tentative="1">
      <w:start w:val="1"/>
      <w:numFmt w:val="bullet"/>
      <w:lvlText w:val=""/>
      <w:lvlJc w:val="left"/>
      <w:pPr>
        <w:ind w:left="5040" w:hanging="360"/>
      </w:pPr>
      <w:rPr>
        <w:rFonts w:hint="default" w:ascii="Symbol" w:hAnsi="Symbol"/>
      </w:rPr>
    </w:lvl>
    <w:lvl w:ilvl="7" w:tplc="04090003" w:tentative="1">
      <w:start w:val="1"/>
      <w:numFmt w:val="bullet"/>
      <w:lvlText w:val="o"/>
      <w:lvlJc w:val="left"/>
      <w:pPr>
        <w:ind w:left="5760" w:hanging="360"/>
      </w:pPr>
      <w:rPr>
        <w:rFonts w:hint="default" w:ascii="Courier New" w:hAnsi="Courier New" w:cs="Courier New"/>
      </w:rPr>
    </w:lvl>
    <w:lvl w:ilvl="8" w:tplc="04090005" w:tentative="1">
      <w:start w:val="1"/>
      <w:numFmt w:val="bullet"/>
      <w:lvlText w:val=""/>
      <w:lvlJc w:val="left"/>
      <w:pPr>
        <w:ind w:left="6480" w:hanging="360"/>
      </w:pPr>
      <w:rPr>
        <w:rFonts w:hint="default" w:ascii="Wingdings" w:hAnsi="Wingdings"/>
      </w:rPr>
    </w:lvl>
  </w:abstractNum>
  <w:abstractNum w:abstractNumId="41" w15:restartNumberingAfterBreak="0">
    <w:nsid w:val="7997796B"/>
    <w:multiLevelType w:val="hybridMultilevel"/>
    <w:tmpl w:val="BF3CE604"/>
    <w:lvl w:ilvl="0" w:tplc="040E0001">
      <w:start w:val="1"/>
      <w:numFmt w:val="bullet"/>
      <w:lvlText w:val=""/>
      <w:lvlJc w:val="left"/>
      <w:pPr>
        <w:ind w:left="720" w:hanging="360"/>
      </w:pPr>
      <w:rPr>
        <w:rFonts w:hint="default" w:ascii="Symbol" w:hAnsi="Symbol"/>
      </w:rPr>
    </w:lvl>
    <w:lvl w:ilvl="1" w:tplc="040E0003" w:tentative="1">
      <w:start w:val="1"/>
      <w:numFmt w:val="bullet"/>
      <w:lvlText w:val="o"/>
      <w:lvlJc w:val="left"/>
      <w:pPr>
        <w:ind w:left="1440" w:hanging="360"/>
      </w:pPr>
      <w:rPr>
        <w:rFonts w:hint="default" w:ascii="Courier New" w:hAnsi="Courier New" w:cs="Courier New"/>
      </w:rPr>
    </w:lvl>
    <w:lvl w:ilvl="2" w:tplc="040E0005" w:tentative="1">
      <w:start w:val="1"/>
      <w:numFmt w:val="bullet"/>
      <w:lvlText w:val=""/>
      <w:lvlJc w:val="left"/>
      <w:pPr>
        <w:ind w:left="2160" w:hanging="360"/>
      </w:pPr>
      <w:rPr>
        <w:rFonts w:hint="default" w:ascii="Wingdings" w:hAnsi="Wingdings"/>
      </w:rPr>
    </w:lvl>
    <w:lvl w:ilvl="3" w:tplc="040E0001" w:tentative="1">
      <w:start w:val="1"/>
      <w:numFmt w:val="bullet"/>
      <w:lvlText w:val=""/>
      <w:lvlJc w:val="left"/>
      <w:pPr>
        <w:ind w:left="2880" w:hanging="360"/>
      </w:pPr>
      <w:rPr>
        <w:rFonts w:hint="default" w:ascii="Symbol" w:hAnsi="Symbol"/>
      </w:rPr>
    </w:lvl>
    <w:lvl w:ilvl="4" w:tplc="040E0003" w:tentative="1">
      <w:start w:val="1"/>
      <w:numFmt w:val="bullet"/>
      <w:lvlText w:val="o"/>
      <w:lvlJc w:val="left"/>
      <w:pPr>
        <w:ind w:left="3600" w:hanging="360"/>
      </w:pPr>
      <w:rPr>
        <w:rFonts w:hint="default" w:ascii="Courier New" w:hAnsi="Courier New" w:cs="Courier New"/>
      </w:rPr>
    </w:lvl>
    <w:lvl w:ilvl="5" w:tplc="040E0005" w:tentative="1">
      <w:start w:val="1"/>
      <w:numFmt w:val="bullet"/>
      <w:lvlText w:val=""/>
      <w:lvlJc w:val="left"/>
      <w:pPr>
        <w:ind w:left="4320" w:hanging="360"/>
      </w:pPr>
      <w:rPr>
        <w:rFonts w:hint="default" w:ascii="Wingdings" w:hAnsi="Wingdings"/>
      </w:rPr>
    </w:lvl>
    <w:lvl w:ilvl="6" w:tplc="040E0001" w:tentative="1">
      <w:start w:val="1"/>
      <w:numFmt w:val="bullet"/>
      <w:lvlText w:val=""/>
      <w:lvlJc w:val="left"/>
      <w:pPr>
        <w:ind w:left="5040" w:hanging="360"/>
      </w:pPr>
      <w:rPr>
        <w:rFonts w:hint="default" w:ascii="Symbol" w:hAnsi="Symbol"/>
      </w:rPr>
    </w:lvl>
    <w:lvl w:ilvl="7" w:tplc="040E0003" w:tentative="1">
      <w:start w:val="1"/>
      <w:numFmt w:val="bullet"/>
      <w:lvlText w:val="o"/>
      <w:lvlJc w:val="left"/>
      <w:pPr>
        <w:ind w:left="5760" w:hanging="360"/>
      </w:pPr>
      <w:rPr>
        <w:rFonts w:hint="default" w:ascii="Courier New" w:hAnsi="Courier New" w:cs="Courier New"/>
      </w:rPr>
    </w:lvl>
    <w:lvl w:ilvl="8" w:tplc="040E0005" w:tentative="1">
      <w:start w:val="1"/>
      <w:numFmt w:val="bullet"/>
      <w:lvlText w:val=""/>
      <w:lvlJc w:val="left"/>
      <w:pPr>
        <w:ind w:left="6480" w:hanging="360"/>
      </w:pPr>
      <w:rPr>
        <w:rFonts w:hint="default" w:ascii="Wingdings" w:hAnsi="Wingdings"/>
      </w:rPr>
    </w:lvl>
  </w:abstractNum>
  <w:abstractNum w:abstractNumId="42" w15:restartNumberingAfterBreak="0">
    <w:nsid w:val="79F32D98"/>
    <w:multiLevelType w:val="multilevel"/>
    <w:tmpl w:val="9440EB6E"/>
    <w:lvl w:ilvl="0">
      <w:start w:val="1"/>
      <w:numFmt w:val="decimal"/>
      <w:pStyle w:val="Heading1"/>
      <w:lvlText w:val="%1"/>
      <w:lvlJc w:val="left"/>
      <w:pPr>
        <w:ind w:left="432" w:hanging="432"/>
      </w:pPr>
    </w:lvl>
    <w:lvl w:ilvl="1">
      <w:start w:val="1"/>
      <w:numFmt w:val="decimal"/>
      <w:pStyle w:val="Heading2"/>
      <w:lvlText w:val="%1.%2"/>
      <w:lvlJc w:val="left"/>
      <w:pPr>
        <w:ind w:left="1284" w:hanging="576"/>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val="en-GB"/>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2">
      <w:start w:val="1"/>
      <w:numFmt w:val="decimal"/>
      <w:pStyle w:val="Heading3"/>
      <w:lvlText w:val="%1.%2.%3"/>
      <w:lvlJc w:val="left"/>
      <w:pPr>
        <w:ind w:left="862" w:hanging="720"/>
      </w:pPr>
      <w:rPr>
        <w:b w:val="0"/>
        <w:bCs w:val="0"/>
        <w:i w:val="0"/>
        <w:iCs w:val="0"/>
        <w:caps w:val="0"/>
        <w:smallCaps w:val="0"/>
        <w:strike w:val="0"/>
        <w:dstrike w:val="0"/>
        <w:outline w:val="0"/>
        <w:shadow w:val="0"/>
        <w:emboss w:val="0"/>
        <w:imprint w:val="0"/>
        <w:noProof w:val="0"/>
        <w:vanish w:val="0"/>
        <w:spacing w:val="0"/>
        <w:kern w:val="0"/>
        <w:position w:val="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3">
      <w:start w:val="1"/>
      <w:numFmt w:val="decimal"/>
      <w:pStyle w:val="Heading4"/>
      <w:lvlText w:val="%1.%2.%3.%4"/>
      <w:lvlJc w:val="left"/>
      <w:pPr>
        <w:ind w:left="4408"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43" w15:restartNumberingAfterBreak="0">
    <w:nsid w:val="7B5A70C8"/>
    <w:multiLevelType w:val="multilevel"/>
    <w:tmpl w:val="5622C43E"/>
    <w:lvl w:ilvl="0">
      <w:start w:val="1"/>
      <w:numFmt w:val="bullet"/>
      <w:lvlText w:val=""/>
      <w:lvlJc w:val="left"/>
      <w:pPr>
        <w:tabs>
          <w:tab w:val="num" w:pos="720"/>
        </w:tabs>
        <w:ind w:left="720" w:hanging="360"/>
      </w:pPr>
      <w:rPr>
        <w:rFonts w:hint="default" w:ascii="Symbol" w:hAnsi="Symbol"/>
        <w:sz w:val="20"/>
        <w:lang w:val="hu-HU"/>
      </w:rPr>
    </w:lvl>
    <w:lvl w:ilvl="1">
      <w:start w:val="1"/>
      <w:numFmt w:val="bullet"/>
      <w:lvlText w:val=""/>
      <w:lvlJc w:val="left"/>
      <w:pPr>
        <w:tabs>
          <w:tab w:val="num" w:pos="1440"/>
        </w:tabs>
        <w:ind w:left="1440" w:hanging="360"/>
      </w:pPr>
      <w:rPr>
        <w:rFonts w:hint="default" w:ascii="Symbol" w:hAnsi="Symbol"/>
        <w:sz w:val="20"/>
      </w:rPr>
    </w:lvl>
    <w:lvl w:ilvl="2">
      <w:start w:val="1"/>
      <w:numFmt w:val="bullet"/>
      <w:lvlText w:val=""/>
      <w:lvlJc w:val="left"/>
      <w:pPr>
        <w:ind w:left="2160" w:hanging="360"/>
      </w:pPr>
      <w:rPr>
        <w:rFonts w:hint="default" w:ascii="Wingdings" w:hAnsi="Wingdings"/>
      </w:rPr>
    </w:lvl>
    <w:lvl w:ilvl="3">
      <w:start w:val="1"/>
      <w:numFmt w:val="bullet"/>
      <w:lvlText w:val=""/>
      <w:lvlJc w:val="left"/>
      <w:pPr>
        <w:tabs>
          <w:tab w:val="num" w:pos="2880"/>
        </w:tabs>
        <w:ind w:left="2880" w:hanging="360"/>
      </w:pPr>
      <w:rPr>
        <w:rFonts w:hint="default" w:ascii="Symbol" w:hAnsi="Symbol"/>
        <w:sz w:val="20"/>
      </w:rPr>
    </w:lvl>
    <w:lvl w:ilvl="4">
      <w:start w:val="1"/>
      <w:numFmt w:val="bullet"/>
      <w:lvlText w:val=""/>
      <w:lvlJc w:val="left"/>
      <w:pPr>
        <w:tabs>
          <w:tab w:val="num" w:pos="3600"/>
        </w:tabs>
        <w:ind w:left="3600" w:hanging="360"/>
      </w:pPr>
      <w:rPr>
        <w:rFonts w:hint="default" w:ascii="Symbol" w:hAnsi="Symbol"/>
        <w:sz w:val="20"/>
      </w:rPr>
    </w:lvl>
    <w:lvl w:ilvl="5">
      <w:start w:val="1"/>
      <w:numFmt w:val="decimal"/>
      <w:lvlText w:val="%6)"/>
      <w:lvlJc w:val="left"/>
      <w:pPr>
        <w:ind w:left="4320" w:hanging="360"/>
      </w:pPr>
      <w:rPr>
        <w:rFonts w:hint="default"/>
      </w:rPr>
    </w:lvl>
    <w:lvl w:ilvl="6">
      <w:start w:val="1"/>
      <w:numFmt w:val="bullet"/>
      <w:lvlText w:val=""/>
      <w:lvlJc w:val="left"/>
      <w:pPr>
        <w:tabs>
          <w:tab w:val="num" w:pos="5040"/>
        </w:tabs>
        <w:ind w:left="5040" w:hanging="360"/>
      </w:pPr>
      <w:rPr>
        <w:rFonts w:hint="default" w:ascii="Symbol" w:hAnsi="Symbol"/>
        <w:sz w:val="20"/>
      </w:rPr>
    </w:lvl>
    <w:lvl w:ilvl="7" w:tentative="1">
      <w:start w:val="1"/>
      <w:numFmt w:val="bullet"/>
      <w:lvlText w:val=""/>
      <w:lvlJc w:val="left"/>
      <w:pPr>
        <w:tabs>
          <w:tab w:val="num" w:pos="5760"/>
        </w:tabs>
        <w:ind w:left="5760" w:hanging="360"/>
      </w:pPr>
      <w:rPr>
        <w:rFonts w:hint="default" w:ascii="Symbol" w:hAnsi="Symbol"/>
        <w:sz w:val="20"/>
      </w:rPr>
    </w:lvl>
    <w:lvl w:ilvl="8" w:tentative="1">
      <w:start w:val="1"/>
      <w:numFmt w:val="bullet"/>
      <w:lvlText w:val=""/>
      <w:lvlJc w:val="left"/>
      <w:pPr>
        <w:tabs>
          <w:tab w:val="num" w:pos="6480"/>
        </w:tabs>
        <w:ind w:left="6480" w:hanging="360"/>
      </w:pPr>
      <w:rPr>
        <w:rFonts w:hint="default" w:ascii="Symbol" w:hAnsi="Symbol"/>
        <w:sz w:val="20"/>
      </w:rPr>
    </w:lvl>
  </w:abstractNum>
  <w:abstractNum w:abstractNumId="44" w15:restartNumberingAfterBreak="0">
    <w:nsid w:val="7BCD3D57"/>
    <w:multiLevelType w:val="hybridMultilevel"/>
    <w:tmpl w:val="CFEAF988"/>
    <w:lvl w:ilvl="0" w:tplc="040E0001">
      <w:start w:val="1"/>
      <w:numFmt w:val="bullet"/>
      <w:lvlText w:val=""/>
      <w:lvlJc w:val="left"/>
      <w:pPr>
        <w:ind w:left="1440" w:hanging="360"/>
      </w:pPr>
      <w:rPr>
        <w:rFonts w:hint="default" w:ascii="Symbol" w:hAnsi="Symbol"/>
      </w:rPr>
    </w:lvl>
    <w:lvl w:ilvl="1" w:tplc="040E0003">
      <w:start w:val="1"/>
      <w:numFmt w:val="bullet"/>
      <w:lvlText w:val="o"/>
      <w:lvlJc w:val="left"/>
      <w:pPr>
        <w:ind w:left="2160" w:hanging="360"/>
      </w:pPr>
      <w:rPr>
        <w:rFonts w:hint="default" w:ascii="Courier New" w:hAnsi="Courier New" w:cs="Courier New"/>
      </w:rPr>
    </w:lvl>
    <w:lvl w:ilvl="2" w:tplc="040E0005">
      <w:start w:val="1"/>
      <w:numFmt w:val="bullet"/>
      <w:lvlText w:val=""/>
      <w:lvlJc w:val="left"/>
      <w:pPr>
        <w:ind w:left="2880" w:hanging="360"/>
      </w:pPr>
      <w:rPr>
        <w:rFonts w:hint="default" w:ascii="Wingdings" w:hAnsi="Wingdings"/>
      </w:rPr>
    </w:lvl>
    <w:lvl w:ilvl="3" w:tplc="040E0001" w:tentative="1">
      <w:start w:val="1"/>
      <w:numFmt w:val="bullet"/>
      <w:lvlText w:val=""/>
      <w:lvlJc w:val="left"/>
      <w:pPr>
        <w:ind w:left="3600" w:hanging="360"/>
      </w:pPr>
      <w:rPr>
        <w:rFonts w:hint="default" w:ascii="Symbol" w:hAnsi="Symbol"/>
      </w:rPr>
    </w:lvl>
    <w:lvl w:ilvl="4" w:tplc="040E0003" w:tentative="1">
      <w:start w:val="1"/>
      <w:numFmt w:val="bullet"/>
      <w:lvlText w:val="o"/>
      <w:lvlJc w:val="left"/>
      <w:pPr>
        <w:ind w:left="4320" w:hanging="360"/>
      </w:pPr>
      <w:rPr>
        <w:rFonts w:hint="default" w:ascii="Courier New" w:hAnsi="Courier New" w:cs="Courier New"/>
      </w:rPr>
    </w:lvl>
    <w:lvl w:ilvl="5" w:tplc="040E0005" w:tentative="1">
      <w:start w:val="1"/>
      <w:numFmt w:val="bullet"/>
      <w:lvlText w:val=""/>
      <w:lvlJc w:val="left"/>
      <w:pPr>
        <w:ind w:left="5040" w:hanging="360"/>
      </w:pPr>
      <w:rPr>
        <w:rFonts w:hint="default" w:ascii="Wingdings" w:hAnsi="Wingdings"/>
      </w:rPr>
    </w:lvl>
    <w:lvl w:ilvl="6" w:tplc="040E0001" w:tentative="1">
      <w:start w:val="1"/>
      <w:numFmt w:val="bullet"/>
      <w:lvlText w:val=""/>
      <w:lvlJc w:val="left"/>
      <w:pPr>
        <w:ind w:left="5760" w:hanging="360"/>
      </w:pPr>
      <w:rPr>
        <w:rFonts w:hint="default" w:ascii="Symbol" w:hAnsi="Symbol"/>
      </w:rPr>
    </w:lvl>
    <w:lvl w:ilvl="7" w:tplc="040E0003" w:tentative="1">
      <w:start w:val="1"/>
      <w:numFmt w:val="bullet"/>
      <w:lvlText w:val="o"/>
      <w:lvlJc w:val="left"/>
      <w:pPr>
        <w:ind w:left="6480" w:hanging="360"/>
      </w:pPr>
      <w:rPr>
        <w:rFonts w:hint="default" w:ascii="Courier New" w:hAnsi="Courier New" w:cs="Courier New"/>
      </w:rPr>
    </w:lvl>
    <w:lvl w:ilvl="8" w:tplc="040E0005" w:tentative="1">
      <w:start w:val="1"/>
      <w:numFmt w:val="bullet"/>
      <w:lvlText w:val=""/>
      <w:lvlJc w:val="left"/>
      <w:pPr>
        <w:ind w:left="7200" w:hanging="360"/>
      </w:pPr>
      <w:rPr>
        <w:rFonts w:hint="default" w:ascii="Wingdings" w:hAnsi="Wingdings"/>
      </w:rPr>
    </w:lvl>
  </w:abstractNum>
  <w:abstractNum w:abstractNumId="45" w15:restartNumberingAfterBreak="0">
    <w:nsid w:val="7E945AD0"/>
    <w:multiLevelType w:val="hybridMultilevel"/>
    <w:tmpl w:val="AF586830"/>
    <w:lvl w:ilvl="0" w:tplc="040E0011">
      <w:start w:val="1"/>
      <w:numFmt w:val="decimal"/>
      <w:lvlText w:val="%1)"/>
      <w:lvlJc w:val="left"/>
      <w:pPr>
        <w:ind w:left="720" w:hanging="360"/>
      </w:pPr>
      <w:rPr>
        <w:rFonts w:hint="default"/>
      </w:rPr>
    </w:lvl>
    <w:lvl w:ilvl="1" w:tplc="040E0019" w:tentative="1">
      <w:start w:val="1"/>
      <w:numFmt w:val="lowerLetter"/>
      <w:lvlText w:val="%2."/>
      <w:lvlJc w:val="left"/>
      <w:pPr>
        <w:ind w:left="1440" w:hanging="360"/>
      </w:pPr>
    </w:lvl>
    <w:lvl w:ilvl="2" w:tplc="040E001B" w:tentative="1">
      <w:start w:val="1"/>
      <w:numFmt w:val="lowerRoman"/>
      <w:lvlText w:val="%3."/>
      <w:lvlJc w:val="right"/>
      <w:pPr>
        <w:ind w:left="2160" w:hanging="180"/>
      </w:pPr>
    </w:lvl>
    <w:lvl w:ilvl="3" w:tplc="040E000F" w:tentative="1">
      <w:start w:val="1"/>
      <w:numFmt w:val="decimal"/>
      <w:lvlText w:val="%4."/>
      <w:lvlJc w:val="left"/>
      <w:pPr>
        <w:ind w:left="2880" w:hanging="360"/>
      </w:pPr>
    </w:lvl>
    <w:lvl w:ilvl="4" w:tplc="040E0019" w:tentative="1">
      <w:start w:val="1"/>
      <w:numFmt w:val="lowerLetter"/>
      <w:lvlText w:val="%5."/>
      <w:lvlJc w:val="left"/>
      <w:pPr>
        <w:ind w:left="3600" w:hanging="360"/>
      </w:pPr>
    </w:lvl>
    <w:lvl w:ilvl="5" w:tplc="040E001B" w:tentative="1">
      <w:start w:val="1"/>
      <w:numFmt w:val="lowerRoman"/>
      <w:lvlText w:val="%6."/>
      <w:lvlJc w:val="right"/>
      <w:pPr>
        <w:ind w:left="4320" w:hanging="180"/>
      </w:pPr>
    </w:lvl>
    <w:lvl w:ilvl="6" w:tplc="040E000F" w:tentative="1">
      <w:start w:val="1"/>
      <w:numFmt w:val="decimal"/>
      <w:lvlText w:val="%7."/>
      <w:lvlJc w:val="left"/>
      <w:pPr>
        <w:ind w:left="5040" w:hanging="360"/>
      </w:pPr>
    </w:lvl>
    <w:lvl w:ilvl="7" w:tplc="040E0019" w:tentative="1">
      <w:start w:val="1"/>
      <w:numFmt w:val="lowerLetter"/>
      <w:lvlText w:val="%8."/>
      <w:lvlJc w:val="left"/>
      <w:pPr>
        <w:ind w:left="5760" w:hanging="360"/>
      </w:pPr>
    </w:lvl>
    <w:lvl w:ilvl="8" w:tplc="040E001B" w:tentative="1">
      <w:start w:val="1"/>
      <w:numFmt w:val="lowerRoman"/>
      <w:lvlText w:val="%9."/>
      <w:lvlJc w:val="right"/>
      <w:pPr>
        <w:ind w:left="6480" w:hanging="180"/>
      </w:pPr>
    </w:lvl>
  </w:abstractNum>
  <w:abstractNum w:abstractNumId="46" w15:restartNumberingAfterBreak="0">
    <w:nsid w:val="7EA7CB84"/>
    <w:multiLevelType w:val="hybridMultilevel"/>
    <w:tmpl w:val="FFFFFFFF"/>
    <w:lvl w:ilvl="0" w:tplc="A9187A2E">
      <w:start w:val="1"/>
      <w:numFmt w:val="bullet"/>
      <w:lvlText w:val=""/>
      <w:lvlJc w:val="left"/>
      <w:pPr>
        <w:ind w:left="1428" w:hanging="360"/>
      </w:pPr>
      <w:rPr>
        <w:rFonts w:hint="default" w:ascii="Symbol" w:hAnsi="Symbol"/>
      </w:rPr>
    </w:lvl>
    <w:lvl w:ilvl="1" w:tplc="BB50716A">
      <w:start w:val="1"/>
      <w:numFmt w:val="bullet"/>
      <w:lvlText w:val="o"/>
      <w:lvlJc w:val="left"/>
      <w:pPr>
        <w:ind w:left="2148" w:hanging="360"/>
      </w:pPr>
      <w:rPr>
        <w:rFonts w:hint="default" w:ascii="Courier New" w:hAnsi="Courier New"/>
      </w:rPr>
    </w:lvl>
    <w:lvl w:ilvl="2" w:tplc="7E24CAA4">
      <w:start w:val="1"/>
      <w:numFmt w:val="bullet"/>
      <w:lvlText w:val=""/>
      <w:lvlJc w:val="left"/>
      <w:pPr>
        <w:ind w:left="2868" w:hanging="360"/>
      </w:pPr>
      <w:rPr>
        <w:rFonts w:hint="default" w:ascii="Wingdings" w:hAnsi="Wingdings"/>
      </w:rPr>
    </w:lvl>
    <w:lvl w:ilvl="3" w:tplc="82DCD68E">
      <w:start w:val="1"/>
      <w:numFmt w:val="bullet"/>
      <w:lvlText w:val=""/>
      <w:lvlJc w:val="left"/>
      <w:pPr>
        <w:ind w:left="3588" w:hanging="360"/>
      </w:pPr>
      <w:rPr>
        <w:rFonts w:hint="default" w:ascii="Symbol" w:hAnsi="Symbol"/>
      </w:rPr>
    </w:lvl>
    <w:lvl w:ilvl="4" w:tplc="A4C00BF2">
      <w:start w:val="1"/>
      <w:numFmt w:val="bullet"/>
      <w:lvlText w:val="o"/>
      <w:lvlJc w:val="left"/>
      <w:pPr>
        <w:ind w:left="4308" w:hanging="360"/>
      </w:pPr>
      <w:rPr>
        <w:rFonts w:hint="default" w:ascii="Courier New" w:hAnsi="Courier New"/>
      </w:rPr>
    </w:lvl>
    <w:lvl w:ilvl="5" w:tplc="C6961DCE">
      <w:start w:val="1"/>
      <w:numFmt w:val="bullet"/>
      <w:lvlText w:val=""/>
      <w:lvlJc w:val="left"/>
      <w:pPr>
        <w:ind w:left="5028" w:hanging="360"/>
      </w:pPr>
      <w:rPr>
        <w:rFonts w:hint="default" w:ascii="Wingdings" w:hAnsi="Wingdings"/>
      </w:rPr>
    </w:lvl>
    <w:lvl w:ilvl="6" w:tplc="C1E2B180">
      <w:start w:val="1"/>
      <w:numFmt w:val="bullet"/>
      <w:lvlText w:val=""/>
      <w:lvlJc w:val="left"/>
      <w:pPr>
        <w:ind w:left="5748" w:hanging="360"/>
      </w:pPr>
      <w:rPr>
        <w:rFonts w:hint="default" w:ascii="Symbol" w:hAnsi="Symbol"/>
      </w:rPr>
    </w:lvl>
    <w:lvl w:ilvl="7" w:tplc="151EA8C6">
      <w:start w:val="1"/>
      <w:numFmt w:val="bullet"/>
      <w:lvlText w:val="o"/>
      <w:lvlJc w:val="left"/>
      <w:pPr>
        <w:ind w:left="6468" w:hanging="360"/>
      </w:pPr>
      <w:rPr>
        <w:rFonts w:hint="default" w:ascii="Courier New" w:hAnsi="Courier New"/>
      </w:rPr>
    </w:lvl>
    <w:lvl w:ilvl="8" w:tplc="686A0E98">
      <w:start w:val="1"/>
      <w:numFmt w:val="bullet"/>
      <w:lvlText w:val=""/>
      <w:lvlJc w:val="left"/>
      <w:pPr>
        <w:ind w:left="7188" w:hanging="360"/>
      </w:pPr>
      <w:rPr>
        <w:rFonts w:hint="default" w:ascii="Wingdings" w:hAnsi="Wingdings"/>
      </w:rPr>
    </w:lvl>
  </w:abstractNum>
  <w:num w:numId="1" w16cid:durableId="731542681">
    <w:abstractNumId w:val="39"/>
  </w:num>
  <w:num w:numId="2" w16cid:durableId="516577986">
    <w:abstractNumId w:val="24"/>
  </w:num>
  <w:num w:numId="3" w16cid:durableId="518196950">
    <w:abstractNumId w:val="21"/>
  </w:num>
  <w:num w:numId="4" w16cid:durableId="1947880270">
    <w:abstractNumId w:val="2"/>
  </w:num>
  <w:num w:numId="5" w16cid:durableId="1901489">
    <w:abstractNumId w:val="36"/>
  </w:num>
  <w:num w:numId="6" w16cid:durableId="1503231536">
    <w:abstractNumId w:val="46"/>
  </w:num>
  <w:num w:numId="7" w16cid:durableId="1425299552">
    <w:abstractNumId w:val="34"/>
  </w:num>
  <w:num w:numId="8" w16cid:durableId="1490901016">
    <w:abstractNumId w:val="26"/>
  </w:num>
  <w:num w:numId="9" w16cid:durableId="1369136975">
    <w:abstractNumId w:val="42"/>
  </w:num>
  <w:num w:numId="10" w16cid:durableId="27804616">
    <w:abstractNumId w:val="29"/>
  </w:num>
  <w:num w:numId="11" w16cid:durableId="629170050">
    <w:abstractNumId w:val="31"/>
  </w:num>
  <w:num w:numId="12" w16cid:durableId="1868716327">
    <w:abstractNumId w:val="13"/>
  </w:num>
  <w:num w:numId="13" w16cid:durableId="806514884">
    <w:abstractNumId w:val="18"/>
  </w:num>
  <w:num w:numId="14" w16cid:durableId="997465243">
    <w:abstractNumId w:val="5"/>
  </w:num>
  <w:num w:numId="15" w16cid:durableId="1983734818">
    <w:abstractNumId w:val="17"/>
  </w:num>
  <w:num w:numId="16" w16cid:durableId="184637010">
    <w:abstractNumId w:val="1"/>
  </w:num>
  <w:num w:numId="17" w16cid:durableId="35783490">
    <w:abstractNumId w:val="1"/>
  </w:num>
  <w:num w:numId="18" w16cid:durableId="164130644">
    <w:abstractNumId w:val="6"/>
  </w:num>
  <w:num w:numId="19" w16cid:durableId="2074698253">
    <w:abstractNumId w:val="27"/>
  </w:num>
  <w:num w:numId="20" w16cid:durableId="1550143074">
    <w:abstractNumId w:val="19"/>
  </w:num>
  <w:num w:numId="21" w16cid:durableId="1520462481">
    <w:abstractNumId w:val="40"/>
  </w:num>
  <w:num w:numId="22" w16cid:durableId="1735932224">
    <w:abstractNumId w:val="16"/>
  </w:num>
  <w:num w:numId="23" w16cid:durableId="1007368310">
    <w:abstractNumId w:val="0"/>
  </w:num>
  <w:num w:numId="24" w16cid:durableId="375155544">
    <w:abstractNumId w:val="45"/>
  </w:num>
  <w:num w:numId="25" w16cid:durableId="1080374951">
    <w:abstractNumId w:val="4"/>
  </w:num>
  <w:num w:numId="26" w16cid:durableId="2107188445">
    <w:abstractNumId w:val="33"/>
  </w:num>
  <w:num w:numId="27" w16cid:durableId="1625037692">
    <w:abstractNumId w:val="15"/>
  </w:num>
  <w:num w:numId="28" w16cid:durableId="316686836">
    <w:abstractNumId w:val="43"/>
  </w:num>
  <w:num w:numId="29" w16cid:durableId="2107533530">
    <w:abstractNumId w:val="37"/>
  </w:num>
  <w:num w:numId="30" w16cid:durableId="2000116847">
    <w:abstractNumId w:val="8"/>
  </w:num>
  <w:num w:numId="31" w16cid:durableId="621309435">
    <w:abstractNumId w:val="41"/>
  </w:num>
  <w:num w:numId="32" w16cid:durableId="233861820">
    <w:abstractNumId w:val="32"/>
  </w:num>
  <w:num w:numId="33" w16cid:durableId="369109679">
    <w:abstractNumId w:val="10"/>
  </w:num>
  <w:num w:numId="34" w16cid:durableId="327443556">
    <w:abstractNumId w:val="38"/>
  </w:num>
  <w:num w:numId="35" w16cid:durableId="939872279">
    <w:abstractNumId w:val="30"/>
  </w:num>
  <w:num w:numId="36" w16cid:durableId="1727605385">
    <w:abstractNumId w:val="3"/>
  </w:num>
  <w:num w:numId="37" w16cid:durableId="94253170">
    <w:abstractNumId w:val="20"/>
  </w:num>
  <w:num w:numId="38" w16cid:durableId="668290090">
    <w:abstractNumId w:val="28"/>
  </w:num>
  <w:num w:numId="39" w16cid:durableId="208956831">
    <w:abstractNumId w:val="23"/>
  </w:num>
  <w:num w:numId="40" w16cid:durableId="1637220688">
    <w:abstractNumId w:val="44"/>
  </w:num>
  <w:num w:numId="41" w16cid:durableId="465708234">
    <w:abstractNumId w:val="9"/>
  </w:num>
  <w:num w:numId="42" w16cid:durableId="1668560714">
    <w:abstractNumId w:val="12"/>
  </w:num>
  <w:num w:numId="43" w16cid:durableId="1273244959">
    <w:abstractNumId w:val="14"/>
  </w:num>
  <w:num w:numId="44" w16cid:durableId="1785151088">
    <w:abstractNumId w:val="7"/>
  </w:num>
  <w:num w:numId="45" w16cid:durableId="553394894">
    <w:abstractNumId w:val="22"/>
  </w:num>
  <w:num w:numId="46" w16cid:durableId="1526865939">
    <w:abstractNumId w:val="25"/>
  </w:num>
  <w:num w:numId="47" w16cid:durableId="1814176800">
    <w:abstractNumId w:val="11"/>
  </w:num>
  <w:num w:numId="48" w16cid:durableId="588663035">
    <w:abstractNumId w:val="35"/>
  </w:num>
  <w:numIdMacAtCleanup w:val="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Huszka Fruzsina (UniCredit)">
    <w15:presenceInfo w15:providerId="AD" w15:userId="S::fruzsina.huszka@unicredit.eu::96a2ecc6-0e98-4702-a55a-27ed6d2c4b3d"/>
  </w15:person>
  <w15:person w15:author="Galifi Alessandra (UniCredit)">
    <w15:presenceInfo w15:providerId="AD" w15:userId="S::ALESSANDRA.GALIFI@unicredit.eu::478fd2ba-1c44-4239-9fd9-11bee4f1d1ff"/>
  </w15:person>
  <w15:person w15:author="GAFC">
    <w15:presenceInfo w15:providerId="None" w15:userId="GAFC"/>
  </w15:person>
  <w15:person w15:author="Menini, Sofia">
    <w15:presenceInfo w15:providerId="AD" w15:userId="S::s.menini@accenture.com::50777f8c-e14f-48e6-878f-93076cfc5924"/>
  </w15:person>
  <w15:person w15:author="Kastalanova Marketa (UniCredit CZ&amp;SK)">
    <w15:presenceInfo w15:providerId="AD" w15:userId="S::marketa.kastalanova@unicreditgroup.cz::16d7bc2b-cdaa-42de-8c89-82fbdfb2816f"/>
  </w15:person>
  <w15:person w15:author="Bockova Jaroslava (UniCredit CZ&amp;SK)">
    <w15:presenceInfo w15:providerId="AD" w15:userId="S::jaroslava.bockova@unicreditgroup.cz::27e75af4-df74-461d-a380-d28c430569c8"/>
  </w15:person>
  <w15:person w15:author="Nahlovsky David (UniCredit CZ&amp;SK)">
    <w15:presenceInfo w15:providerId="AD" w15:userId="S::david.nahlovsky@unicreditgroup.cz::3275117e-6ccb-4ba0-b3b5-c9ff02e9f62f"/>
  </w15:person>
  <w15:person w15:author="Marasco Francesco (Ext. - UniCredit)">
    <w15:presenceInfo w15:providerId="AD" w15:userId="S::fmarasco.external@unicredit.eu::c740b264-6ba1-4c04-bbf5-06a585be88ad"/>
  </w15:person>
  <w15:person w15:author="Fait Roman (UniCredit CZ&amp;SK)">
    <w15:presenceInfo w15:providerId="AD" w15:userId="S::roman.fait2@unicreditgroup.cz::31f11653-8ffa-47bb-a647-8c318392d355"/>
  </w15:person>
  <w15:person w15:author="Barta Zoltan (Ext. - UniCredit)">
    <w15:presenceInfo w15:providerId="AD" w15:userId="S::zbarta.external@unicredit.eu::39865122-adf2-406a-a90e-f7570fc99417"/>
  </w15:person>
  <w15:person w15:author="Janderova Lucie (UniCredit CZ&amp;SK)">
    <w15:presenceInfo w15:providerId="AD" w15:userId="S::lucie.janderova@unicreditgroup.cz::8ca1948f-de30-4932-bc06-cdd5bc4c0d5b"/>
  </w15:person>
  <w15:person w15:author="Chinorai Lukas (UniCredit CZ&amp;SK)">
    <w15:presenceInfo w15:providerId="AD" w15:userId="S::lukas.chinorai@unicreditgroup.cz::a0deb691-cb14-4ce3-b065-32befbae3815"/>
  </w15:person>
  <w15:person w15:author="Sveduneac Eugenia Carmen (UniCredit)">
    <w15:presenceInfo w15:providerId="AD" w15:userId="S::eugeniacarmen.sveduneac2@unicredit.eu::ba3268be-e05b-47c6-bb1d-daf9154c78ea"/>
  </w15:person>
  <w15:person w15:author="Buruiana Mihaela (UniCredit)">
    <w15:presenceInfo w15:providerId="AD" w15:userId="S::mihaela.buruiana@unicredit.eu::f035607f-e324-4004-8ca6-3caba4045ae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activeWritingStyle w:lang="en-US" w:vendorID="64" w:dllVersion="0" w:nlCheck="1" w:checkStyle="0" w:appName="MSWord"/>
  <w:stylePaneFormatFilter w:val="5424" w:allStyles="0" w:customStyles="0" w:latentStyles="1" w:stylesInUse="0" w:headingStyles="1" w:numberingStyles="0" w:tableStyles="0" w:directFormattingOnRuns="0" w:directFormattingOnParagraphs="0" w:directFormattingOnNumbering="1" w:directFormattingOnTables="0" w:clearFormatting="1" w:top3HeadingStyles="0" w:visibleStyles="1" w:alternateStyleNames="0"/>
  <w:trackRevisions w:val="false"/>
  <w:documentProtection w:edit="forms" w:enforcement="0"/>
  <w:defaultTabStop w:val="708"/>
  <w:hyphenationZone w:val="425"/>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64659"/>
    <w:rsid w:val="0000002E"/>
    <w:rsid w:val="000002C9"/>
    <w:rsid w:val="00000B4A"/>
    <w:rsid w:val="00001FB8"/>
    <w:rsid w:val="00002013"/>
    <w:rsid w:val="000036E5"/>
    <w:rsid w:val="000075D8"/>
    <w:rsid w:val="000105BC"/>
    <w:rsid w:val="0001191C"/>
    <w:rsid w:val="00011C77"/>
    <w:rsid w:val="00013108"/>
    <w:rsid w:val="00013858"/>
    <w:rsid w:val="00015072"/>
    <w:rsid w:val="00016928"/>
    <w:rsid w:val="00017126"/>
    <w:rsid w:val="000207D1"/>
    <w:rsid w:val="00023D8E"/>
    <w:rsid w:val="00025944"/>
    <w:rsid w:val="000329C9"/>
    <w:rsid w:val="00034CE9"/>
    <w:rsid w:val="000353ED"/>
    <w:rsid w:val="000422CE"/>
    <w:rsid w:val="000434E7"/>
    <w:rsid w:val="00043B08"/>
    <w:rsid w:val="0004434E"/>
    <w:rsid w:val="00044886"/>
    <w:rsid w:val="00044CF7"/>
    <w:rsid w:val="00050FEA"/>
    <w:rsid w:val="00051B42"/>
    <w:rsid w:val="000535B7"/>
    <w:rsid w:val="00054A2C"/>
    <w:rsid w:val="00054B2E"/>
    <w:rsid w:val="0005519E"/>
    <w:rsid w:val="00055C5D"/>
    <w:rsid w:val="00060402"/>
    <w:rsid w:val="00061806"/>
    <w:rsid w:val="000634A9"/>
    <w:rsid w:val="00066031"/>
    <w:rsid w:val="0006613A"/>
    <w:rsid w:val="00066256"/>
    <w:rsid w:val="00070609"/>
    <w:rsid w:val="000714B7"/>
    <w:rsid w:val="000729DB"/>
    <w:rsid w:val="00073F1D"/>
    <w:rsid w:val="00073F21"/>
    <w:rsid w:val="000767FE"/>
    <w:rsid w:val="0008239B"/>
    <w:rsid w:val="0008260B"/>
    <w:rsid w:val="0008264F"/>
    <w:rsid w:val="00087A88"/>
    <w:rsid w:val="0009139C"/>
    <w:rsid w:val="000921D3"/>
    <w:rsid w:val="0009244E"/>
    <w:rsid w:val="00094C1C"/>
    <w:rsid w:val="00095DB6"/>
    <w:rsid w:val="00095E12"/>
    <w:rsid w:val="00097364"/>
    <w:rsid w:val="000A0573"/>
    <w:rsid w:val="000A180D"/>
    <w:rsid w:val="000A2B4F"/>
    <w:rsid w:val="000A5B9E"/>
    <w:rsid w:val="000B02FD"/>
    <w:rsid w:val="000B6281"/>
    <w:rsid w:val="000C130F"/>
    <w:rsid w:val="000C3316"/>
    <w:rsid w:val="000C3939"/>
    <w:rsid w:val="000C407A"/>
    <w:rsid w:val="000C52B8"/>
    <w:rsid w:val="000C69E4"/>
    <w:rsid w:val="000C7DBC"/>
    <w:rsid w:val="000D2FFF"/>
    <w:rsid w:val="000D7D64"/>
    <w:rsid w:val="000D7ED4"/>
    <w:rsid w:val="000E1560"/>
    <w:rsid w:val="000E1D6F"/>
    <w:rsid w:val="000E2D48"/>
    <w:rsid w:val="000E5F77"/>
    <w:rsid w:val="000E75AB"/>
    <w:rsid w:val="000E7ADD"/>
    <w:rsid w:val="000F0E81"/>
    <w:rsid w:val="000F0ECF"/>
    <w:rsid w:val="000F0F81"/>
    <w:rsid w:val="000F1514"/>
    <w:rsid w:val="000F6502"/>
    <w:rsid w:val="001007A9"/>
    <w:rsid w:val="00100F3A"/>
    <w:rsid w:val="00101C41"/>
    <w:rsid w:val="001024A4"/>
    <w:rsid w:val="00102756"/>
    <w:rsid w:val="00104FBB"/>
    <w:rsid w:val="0010646C"/>
    <w:rsid w:val="0011225E"/>
    <w:rsid w:val="00117CF3"/>
    <w:rsid w:val="00122A9D"/>
    <w:rsid w:val="00124923"/>
    <w:rsid w:val="00125DAF"/>
    <w:rsid w:val="00126673"/>
    <w:rsid w:val="00126D02"/>
    <w:rsid w:val="00127EF4"/>
    <w:rsid w:val="00130D1A"/>
    <w:rsid w:val="00131DCC"/>
    <w:rsid w:val="00132C4D"/>
    <w:rsid w:val="00136AF2"/>
    <w:rsid w:val="00137E83"/>
    <w:rsid w:val="0014140C"/>
    <w:rsid w:val="001424AF"/>
    <w:rsid w:val="00144F61"/>
    <w:rsid w:val="00145040"/>
    <w:rsid w:val="00147FA8"/>
    <w:rsid w:val="00150379"/>
    <w:rsid w:val="00153667"/>
    <w:rsid w:val="00153D48"/>
    <w:rsid w:val="00153EC5"/>
    <w:rsid w:val="001548E9"/>
    <w:rsid w:val="00154F61"/>
    <w:rsid w:val="00155899"/>
    <w:rsid w:val="001572BD"/>
    <w:rsid w:val="001602C4"/>
    <w:rsid w:val="00161D8A"/>
    <w:rsid w:val="00162001"/>
    <w:rsid w:val="0016288A"/>
    <w:rsid w:val="00164F69"/>
    <w:rsid w:val="00165023"/>
    <w:rsid w:val="00170F60"/>
    <w:rsid w:val="0017299F"/>
    <w:rsid w:val="00172C07"/>
    <w:rsid w:val="001733A1"/>
    <w:rsid w:val="00175022"/>
    <w:rsid w:val="0017544A"/>
    <w:rsid w:val="00175831"/>
    <w:rsid w:val="0017619F"/>
    <w:rsid w:val="001817E2"/>
    <w:rsid w:val="00182A8E"/>
    <w:rsid w:val="00182EDE"/>
    <w:rsid w:val="00184BDE"/>
    <w:rsid w:val="00185D12"/>
    <w:rsid w:val="0018688D"/>
    <w:rsid w:val="0018796E"/>
    <w:rsid w:val="00191B1F"/>
    <w:rsid w:val="00196866"/>
    <w:rsid w:val="001968CF"/>
    <w:rsid w:val="00197577"/>
    <w:rsid w:val="001A4AFA"/>
    <w:rsid w:val="001A5DBB"/>
    <w:rsid w:val="001A5F94"/>
    <w:rsid w:val="001A6E92"/>
    <w:rsid w:val="001B455A"/>
    <w:rsid w:val="001B7D98"/>
    <w:rsid w:val="001C01C7"/>
    <w:rsid w:val="001C110C"/>
    <w:rsid w:val="001C16CA"/>
    <w:rsid w:val="001C1D4F"/>
    <w:rsid w:val="001C2623"/>
    <w:rsid w:val="001C26F6"/>
    <w:rsid w:val="001C2C52"/>
    <w:rsid w:val="001C2C57"/>
    <w:rsid w:val="001C5A0F"/>
    <w:rsid w:val="001D0210"/>
    <w:rsid w:val="001D11F0"/>
    <w:rsid w:val="001D2D6D"/>
    <w:rsid w:val="001E2A33"/>
    <w:rsid w:val="001E2B35"/>
    <w:rsid w:val="001E377D"/>
    <w:rsid w:val="001E4340"/>
    <w:rsid w:val="001E5BA6"/>
    <w:rsid w:val="001E5F09"/>
    <w:rsid w:val="001E7682"/>
    <w:rsid w:val="001F10FA"/>
    <w:rsid w:val="001F19EF"/>
    <w:rsid w:val="001F3B51"/>
    <w:rsid w:val="001F40DA"/>
    <w:rsid w:val="001F535C"/>
    <w:rsid w:val="001F54B5"/>
    <w:rsid w:val="001F562D"/>
    <w:rsid w:val="001F6665"/>
    <w:rsid w:val="001F7701"/>
    <w:rsid w:val="002003C0"/>
    <w:rsid w:val="002015C2"/>
    <w:rsid w:val="002022BE"/>
    <w:rsid w:val="00204592"/>
    <w:rsid w:val="00204C10"/>
    <w:rsid w:val="00205B83"/>
    <w:rsid w:val="002060FD"/>
    <w:rsid w:val="00206382"/>
    <w:rsid w:val="00206C80"/>
    <w:rsid w:val="002122B5"/>
    <w:rsid w:val="00213FF6"/>
    <w:rsid w:val="00214F71"/>
    <w:rsid w:val="002164A9"/>
    <w:rsid w:val="002164F6"/>
    <w:rsid w:val="0022195F"/>
    <w:rsid w:val="0022237B"/>
    <w:rsid w:val="00222D3B"/>
    <w:rsid w:val="00223E4C"/>
    <w:rsid w:val="002240C1"/>
    <w:rsid w:val="00225A4F"/>
    <w:rsid w:val="002261DB"/>
    <w:rsid w:val="00227903"/>
    <w:rsid w:val="00230CA0"/>
    <w:rsid w:val="002310D3"/>
    <w:rsid w:val="002413F7"/>
    <w:rsid w:val="00242E64"/>
    <w:rsid w:val="00244397"/>
    <w:rsid w:val="002443EE"/>
    <w:rsid w:val="00245A6C"/>
    <w:rsid w:val="00245C3F"/>
    <w:rsid w:val="00247FA9"/>
    <w:rsid w:val="00251620"/>
    <w:rsid w:val="002529E6"/>
    <w:rsid w:val="00252BC3"/>
    <w:rsid w:val="00253245"/>
    <w:rsid w:val="00253C5E"/>
    <w:rsid w:val="002555B4"/>
    <w:rsid w:val="002558C2"/>
    <w:rsid w:val="00256A1A"/>
    <w:rsid w:val="00257B62"/>
    <w:rsid w:val="00260D83"/>
    <w:rsid w:val="0026174D"/>
    <w:rsid w:val="0026288C"/>
    <w:rsid w:val="00262A83"/>
    <w:rsid w:val="00262AC0"/>
    <w:rsid w:val="002630D1"/>
    <w:rsid w:val="002656F3"/>
    <w:rsid w:val="0026589E"/>
    <w:rsid w:val="002660C0"/>
    <w:rsid w:val="00275075"/>
    <w:rsid w:val="00275548"/>
    <w:rsid w:val="0027675E"/>
    <w:rsid w:val="0027724A"/>
    <w:rsid w:val="00280999"/>
    <w:rsid w:val="002826E2"/>
    <w:rsid w:val="00282903"/>
    <w:rsid w:val="00284504"/>
    <w:rsid w:val="0028468C"/>
    <w:rsid w:val="002866FC"/>
    <w:rsid w:val="00286D6E"/>
    <w:rsid w:val="0029216E"/>
    <w:rsid w:val="00295BA1"/>
    <w:rsid w:val="002977DA"/>
    <w:rsid w:val="002A26D1"/>
    <w:rsid w:val="002A381E"/>
    <w:rsid w:val="002A391E"/>
    <w:rsid w:val="002A4D29"/>
    <w:rsid w:val="002A603A"/>
    <w:rsid w:val="002A7C54"/>
    <w:rsid w:val="002A7FB3"/>
    <w:rsid w:val="002B0B83"/>
    <w:rsid w:val="002B1115"/>
    <w:rsid w:val="002B156E"/>
    <w:rsid w:val="002B54C6"/>
    <w:rsid w:val="002B62D4"/>
    <w:rsid w:val="002B767B"/>
    <w:rsid w:val="002C1754"/>
    <w:rsid w:val="002C1D6E"/>
    <w:rsid w:val="002C2574"/>
    <w:rsid w:val="002C3D21"/>
    <w:rsid w:val="002C502D"/>
    <w:rsid w:val="002C5909"/>
    <w:rsid w:val="002C731A"/>
    <w:rsid w:val="002C7767"/>
    <w:rsid w:val="002D0EDF"/>
    <w:rsid w:val="002D1AFB"/>
    <w:rsid w:val="002D297A"/>
    <w:rsid w:val="002D4871"/>
    <w:rsid w:val="002D4C83"/>
    <w:rsid w:val="002D560E"/>
    <w:rsid w:val="002D5737"/>
    <w:rsid w:val="002D5830"/>
    <w:rsid w:val="002D78BA"/>
    <w:rsid w:val="002D7BD6"/>
    <w:rsid w:val="002E06CB"/>
    <w:rsid w:val="002E099B"/>
    <w:rsid w:val="002E1A76"/>
    <w:rsid w:val="002E33FA"/>
    <w:rsid w:val="002E3D84"/>
    <w:rsid w:val="002E52B4"/>
    <w:rsid w:val="002F146C"/>
    <w:rsid w:val="002F2D52"/>
    <w:rsid w:val="002F438E"/>
    <w:rsid w:val="002F4EAB"/>
    <w:rsid w:val="002F6F48"/>
    <w:rsid w:val="002F7213"/>
    <w:rsid w:val="002F7E67"/>
    <w:rsid w:val="0030193F"/>
    <w:rsid w:val="003026F9"/>
    <w:rsid w:val="00302DD4"/>
    <w:rsid w:val="0030412E"/>
    <w:rsid w:val="00306972"/>
    <w:rsid w:val="0030EE06"/>
    <w:rsid w:val="00310F2F"/>
    <w:rsid w:val="003121DE"/>
    <w:rsid w:val="003123A0"/>
    <w:rsid w:val="003145C3"/>
    <w:rsid w:val="00314635"/>
    <w:rsid w:val="00314DD5"/>
    <w:rsid w:val="00315307"/>
    <w:rsid w:val="00315789"/>
    <w:rsid w:val="00315DD6"/>
    <w:rsid w:val="00320754"/>
    <w:rsid w:val="003254B2"/>
    <w:rsid w:val="00326F99"/>
    <w:rsid w:val="003276A7"/>
    <w:rsid w:val="00327EE0"/>
    <w:rsid w:val="00330C4E"/>
    <w:rsid w:val="00332854"/>
    <w:rsid w:val="0033344C"/>
    <w:rsid w:val="003335A3"/>
    <w:rsid w:val="003355F8"/>
    <w:rsid w:val="00335B74"/>
    <w:rsid w:val="00335E0C"/>
    <w:rsid w:val="00335EE2"/>
    <w:rsid w:val="0033614A"/>
    <w:rsid w:val="00336440"/>
    <w:rsid w:val="003364AE"/>
    <w:rsid w:val="003367F9"/>
    <w:rsid w:val="0033785D"/>
    <w:rsid w:val="003400AC"/>
    <w:rsid w:val="00340198"/>
    <w:rsid w:val="00341A35"/>
    <w:rsid w:val="00342C8F"/>
    <w:rsid w:val="00345D8E"/>
    <w:rsid w:val="0034643A"/>
    <w:rsid w:val="00350417"/>
    <w:rsid w:val="00350B9F"/>
    <w:rsid w:val="00352761"/>
    <w:rsid w:val="00353A74"/>
    <w:rsid w:val="00353E27"/>
    <w:rsid w:val="00354D5A"/>
    <w:rsid w:val="003557FA"/>
    <w:rsid w:val="0035583E"/>
    <w:rsid w:val="00360F4D"/>
    <w:rsid w:val="00361088"/>
    <w:rsid w:val="003611EA"/>
    <w:rsid w:val="003622EB"/>
    <w:rsid w:val="00362670"/>
    <w:rsid w:val="0036449B"/>
    <w:rsid w:val="00364895"/>
    <w:rsid w:val="00364D5B"/>
    <w:rsid w:val="00365C7E"/>
    <w:rsid w:val="00373AAB"/>
    <w:rsid w:val="00373B08"/>
    <w:rsid w:val="00374A8F"/>
    <w:rsid w:val="00377D83"/>
    <w:rsid w:val="00381C63"/>
    <w:rsid w:val="003825EA"/>
    <w:rsid w:val="00382977"/>
    <w:rsid w:val="00385F82"/>
    <w:rsid w:val="00386289"/>
    <w:rsid w:val="003862F2"/>
    <w:rsid w:val="003902CB"/>
    <w:rsid w:val="00390604"/>
    <w:rsid w:val="003938DA"/>
    <w:rsid w:val="00395485"/>
    <w:rsid w:val="003957ED"/>
    <w:rsid w:val="00395808"/>
    <w:rsid w:val="00397D33"/>
    <w:rsid w:val="003A0632"/>
    <w:rsid w:val="003A1561"/>
    <w:rsid w:val="003A297E"/>
    <w:rsid w:val="003A2A37"/>
    <w:rsid w:val="003A3570"/>
    <w:rsid w:val="003A4B78"/>
    <w:rsid w:val="003A5708"/>
    <w:rsid w:val="003A5FFF"/>
    <w:rsid w:val="003B1247"/>
    <w:rsid w:val="003B1D5D"/>
    <w:rsid w:val="003B237F"/>
    <w:rsid w:val="003B2DDC"/>
    <w:rsid w:val="003B31FF"/>
    <w:rsid w:val="003B36B8"/>
    <w:rsid w:val="003B3C58"/>
    <w:rsid w:val="003B4336"/>
    <w:rsid w:val="003B532E"/>
    <w:rsid w:val="003B5E1D"/>
    <w:rsid w:val="003B7ECD"/>
    <w:rsid w:val="003C30DF"/>
    <w:rsid w:val="003C3BA3"/>
    <w:rsid w:val="003C52EC"/>
    <w:rsid w:val="003C60E5"/>
    <w:rsid w:val="003C7626"/>
    <w:rsid w:val="003C785F"/>
    <w:rsid w:val="003C7BE4"/>
    <w:rsid w:val="003C7EBE"/>
    <w:rsid w:val="003D141F"/>
    <w:rsid w:val="003D17BE"/>
    <w:rsid w:val="003D3143"/>
    <w:rsid w:val="003D3599"/>
    <w:rsid w:val="003D3C3E"/>
    <w:rsid w:val="003D3ED1"/>
    <w:rsid w:val="003E2858"/>
    <w:rsid w:val="003E46AA"/>
    <w:rsid w:val="003F01DB"/>
    <w:rsid w:val="003F1115"/>
    <w:rsid w:val="003F238F"/>
    <w:rsid w:val="003F243D"/>
    <w:rsid w:val="003F49D1"/>
    <w:rsid w:val="003F5D6E"/>
    <w:rsid w:val="003F7D16"/>
    <w:rsid w:val="00400F67"/>
    <w:rsid w:val="00401AB1"/>
    <w:rsid w:val="00403019"/>
    <w:rsid w:val="00407EFF"/>
    <w:rsid w:val="00411C0A"/>
    <w:rsid w:val="00413B50"/>
    <w:rsid w:val="0041540C"/>
    <w:rsid w:val="004158EE"/>
    <w:rsid w:val="004159CA"/>
    <w:rsid w:val="00415D34"/>
    <w:rsid w:val="004214AE"/>
    <w:rsid w:val="004228A7"/>
    <w:rsid w:val="0042490A"/>
    <w:rsid w:val="0043074E"/>
    <w:rsid w:val="00433118"/>
    <w:rsid w:val="00433922"/>
    <w:rsid w:val="00433FD0"/>
    <w:rsid w:val="004341C4"/>
    <w:rsid w:val="00434585"/>
    <w:rsid w:val="004355EA"/>
    <w:rsid w:val="00435F5D"/>
    <w:rsid w:val="00435F9D"/>
    <w:rsid w:val="00436E34"/>
    <w:rsid w:val="00441661"/>
    <w:rsid w:val="00441A4D"/>
    <w:rsid w:val="0044296B"/>
    <w:rsid w:val="00443ECE"/>
    <w:rsid w:val="0044463C"/>
    <w:rsid w:val="00446145"/>
    <w:rsid w:val="00450901"/>
    <w:rsid w:val="004511CE"/>
    <w:rsid w:val="00451897"/>
    <w:rsid w:val="00451A1E"/>
    <w:rsid w:val="00454D7F"/>
    <w:rsid w:val="00455155"/>
    <w:rsid w:val="00457039"/>
    <w:rsid w:val="00457C94"/>
    <w:rsid w:val="00460A1D"/>
    <w:rsid w:val="00461184"/>
    <w:rsid w:val="0046133B"/>
    <w:rsid w:val="00461358"/>
    <w:rsid w:val="0046173A"/>
    <w:rsid w:val="0046229C"/>
    <w:rsid w:val="004635E0"/>
    <w:rsid w:val="004643FD"/>
    <w:rsid w:val="00464659"/>
    <w:rsid w:val="00465547"/>
    <w:rsid w:val="00465CF2"/>
    <w:rsid w:val="0046652D"/>
    <w:rsid w:val="00466EC4"/>
    <w:rsid w:val="00470AAC"/>
    <w:rsid w:val="00471354"/>
    <w:rsid w:val="004715D1"/>
    <w:rsid w:val="00472502"/>
    <w:rsid w:val="0047262A"/>
    <w:rsid w:val="00473A39"/>
    <w:rsid w:val="00475787"/>
    <w:rsid w:val="004758B5"/>
    <w:rsid w:val="00477077"/>
    <w:rsid w:val="00480FEC"/>
    <w:rsid w:val="00483BD5"/>
    <w:rsid w:val="00484D60"/>
    <w:rsid w:val="00484EE6"/>
    <w:rsid w:val="0048507C"/>
    <w:rsid w:val="00485480"/>
    <w:rsid w:val="00485A73"/>
    <w:rsid w:val="004874CE"/>
    <w:rsid w:val="00490102"/>
    <w:rsid w:val="00491AD3"/>
    <w:rsid w:val="004931FE"/>
    <w:rsid w:val="004938CD"/>
    <w:rsid w:val="00493EAC"/>
    <w:rsid w:val="00493F61"/>
    <w:rsid w:val="004950A9"/>
    <w:rsid w:val="0049557D"/>
    <w:rsid w:val="004969A1"/>
    <w:rsid w:val="004A06FD"/>
    <w:rsid w:val="004A06FF"/>
    <w:rsid w:val="004A1A08"/>
    <w:rsid w:val="004A2494"/>
    <w:rsid w:val="004A291C"/>
    <w:rsid w:val="004A31CE"/>
    <w:rsid w:val="004A44BC"/>
    <w:rsid w:val="004A57EB"/>
    <w:rsid w:val="004A5EC5"/>
    <w:rsid w:val="004A7A8C"/>
    <w:rsid w:val="004A7C8C"/>
    <w:rsid w:val="004B29F4"/>
    <w:rsid w:val="004B320E"/>
    <w:rsid w:val="004B3DFF"/>
    <w:rsid w:val="004B5741"/>
    <w:rsid w:val="004B6DC9"/>
    <w:rsid w:val="004B7D80"/>
    <w:rsid w:val="004C33D9"/>
    <w:rsid w:val="004C3A20"/>
    <w:rsid w:val="004C5F5C"/>
    <w:rsid w:val="004C681D"/>
    <w:rsid w:val="004C691A"/>
    <w:rsid w:val="004C6B2E"/>
    <w:rsid w:val="004C6D3D"/>
    <w:rsid w:val="004C7163"/>
    <w:rsid w:val="004D03F5"/>
    <w:rsid w:val="004D192B"/>
    <w:rsid w:val="004D192E"/>
    <w:rsid w:val="004D2912"/>
    <w:rsid w:val="004D3983"/>
    <w:rsid w:val="004D3BA5"/>
    <w:rsid w:val="004D6FE6"/>
    <w:rsid w:val="004D7960"/>
    <w:rsid w:val="004E15BF"/>
    <w:rsid w:val="004E3897"/>
    <w:rsid w:val="004E4FED"/>
    <w:rsid w:val="004E52EF"/>
    <w:rsid w:val="004E6B30"/>
    <w:rsid w:val="004F0F4F"/>
    <w:rsid w:val="004F2D8A"/>
    <w:rsid w:val="004F332A"/>
    <w:rsid w:val="004F6B43"/>
    <w:rsid w:val="004F7FDD"/>
    <w:rsid w:val="00500280"/>
    <w:rsid w:val="00503892"/>
    <w:rsid w:val="0050595D"/>
    <w:rsid w:val="00506D60"/>
    <w:rsid w:val="00506FD5"/>
    <w:rsid w:val="00511364"/>
    <w:rsid w:val="0051297F"/>
    <w:rsid w:val="00513A07"/>
    <w:rsid w:val="00514680"/>
    <w:rsid w:val="00514E19"/>
    <w:rsid w:val="005156E8"/>
    <w:rsid w:val="00515FC0"/>
    <w:rsid w:val="00516A49"/>
    <w:rsid w:val="00517CC6"/>
    <w:rsid w:val="00520A0D"/>
    <w:rsid w:val="005240E6"/>
    <w:rsid w:val="005246CE"/>
    <w:rsid w:val="00525BCD"/>
    <w:rsid w:val="005266B9"/>
    <w:rsid w:val="005302D7"/>
    <w:rsid w:val="00531610"/>
    <w:rsid w:val="00534816"/>
    <w:rsid w:val="00535498"/>
    <w:rsid w:val="00536C1C"/>
    <w:rsid w:val="00537C4A"/>
    <w:rsid w:val="00537E54"/>
    <w:rsid w:val="00541B19"/>
    <w:rsid w:val="005426C7"/>
    <w:rsid w:val="00543272"/>
    <w:rsid w:val="00543673"/>
    <w:rsid w:val="005468BF"/>
    <w:rsid w:val="00546E7F"/>
    <w:rsid w:val="00550FB8"/>
    <w:rsid w:val="00551AC7"/>
    <w:rsid w:val="00551F39"/>
    <w:rsid w:val="005547E1"/>
    <w:rsid w:val="00554A25"/>
    <w:rsid w:val="0055638E"/>
    <w:rsid w:val="00557C20"/>
    <w:rsid w:val="0056222A"/>
    <w:rsid w:val="0056432C"/>
    <w:rsid w:val="005655A4"/>
    <w:rsid w:val="00566B31"/>
    <w:rsid w:val="00567104"/>
    <w:rsid w:val="005671C3"/>
    <w:rsid w:val="0056724C"/>
    <w:rsid w:val="00571A37"/>
    <w:rsid w:val="00571F66"/>
    <w:rsid w:val="00573552"/>
    <w:rsid w:val="005767E9"/>
    <w:rsid w:val="005771F6"/>
    <w:rsid w:val="00581A1B"/>
    <w:rsid w:val="00581AB6"/>
    <w:rsid w:val="00583554"/>
    <w:rsid w:val="00584072"/>
    <w:rsid w:val="00584218"/>
    <w:rsid w:val="0058687B"/>
    <w:rsid w:val="00586E7A"/>
    <w:rsid w:val="00586F14"/>
    <w:rsid w:val="005919E2"/>
    <w:rsid w:val="00592972"/>
    <w:rsid w:val="00593196"/>
    <w:rsid w:val="00593D42"/>
    <w:rsid w:val="00595DAA"/>
    <w:rsid w:val="00597D9E"/>
    <w:rsid w:val="005A152B"/>
    <w:rsid w:val="005A668E"/>
    <w:rsid w:val="005A7722"/>
    <w:rsid w:val="005A772C"/>
    <w:rsid w:val="005B1275"/>
    <w:rsid w:val="005B24C5"/>
    <w:rsid w:val="005B381B"/>
    <w:rsid w:val="005B6B95"/>
    <w:rsid w:val="005B7080"/>
    <w:rsid w:val="005B7F5B"/>
    <w:rsid w:val="005C048E"/>
    <w:rsid w:val="005C0A0F"/>
    <w:rsid w:val="005C0C30"/>
    <w:rsid w:val="005C1D03"/>
    <w:rsid w:val="005C26A7"/>
    <w:rsid w:val="005D25C8"/>
    <w:rsid w:val="005D4EE1"/>
    <w:rsid w:val="005D5218"/>
    <w:rsid w:val="005D6374"/>
    <w:rsid w:val="005E0AE3"/>
    <w:rsid w:val="005E12AE"/>
    <w:rsid w:val="005E1314"/>
    <w:rsid w:val="005E1879"/>
    <w:rsid w:val="005E1E96"/>
    <w:rsid w:val="005E2903"/>
    <w:rsid w:val="005E2B5F"/>
    <w:rsid w:val="005E3945"/>
    <w:rsid w:val="005E3E20"/>
    <w:rsid w:val="005E3E21"/>
    <w:rsid w:val="005E571F"/>
    <w:rsid w:val="005E7CD5"/>
    <w:rsid w:val="005E7D69"/>
    <w:rsid w:val="005F165C"/>
    <w:rsid w:val="005F1AC9"/>
    <w:rsid w:val="005F3937"/>
    <w:rsid w:val="005F4711"/>
    <w:rsid w:val="005F534E"/>
    <w:rsid w:val="00600C9F"/>
    <w:rsid w:val="00601E9C"/>
    <w:rsid w:val="00602A58"/>
    <w:rsid w:val="0060519B"/>
    <w:rsid w:val="006053D5"/>
    <w:rsid w:val="006114E2"/>
    <w:rsid w:val="00611784"/>
    <w:rsid w:val="00611FC0"/>
    <w:rsid w:val="00613434"/>
    <w:rsid w:val="00614152"/>
    <w:rsid w:val="006149D1"/>
    <w:rsid w:val="00614A63"/>
    <w:rsid w:val="00615332"/>
    <w:rsid w:val="00616CE5"/>
    <w:rsid w:val="00617F35"/>
    <w:rsid w:val="00620E70"/>
    <w:rsid w:val="006213C7"/>
    <w:rsid w:val="00622A01"/>
    <w:rsid w:val="0062389A"/>
    <w:rsid w:val="00627971"/>
    <w:rsid w:val="00630F23"/>
    <w:rsid w:val="00630F77"/>
    <w:rsid w:val="00631F08"/>
    <w:rsid w:val="00632782"/>
    <w:rsid w:val="00633832"/>
    <w:rsid w:val="006339DB"/>
    <w:rsid w:val="00634E9A"/>
    <w:rsid w:val="00635E94"/>
    <w:rsid w:val="006376AF"/>
    <w:rsid w:val="006406E6"/>
    <w:rsid w:val="0064086A"/>
    <w:rsid w:val="00642DDA"/>
    <w:rsid w:val="006430EF"/>
    <w:rsid w:val="0064396C"/>
    <w:rsid w:val="006463AE"/>
    <w:rsid w:val="00653627"/>
    <w:rsid w:val="00654EAA"/>
    <w:rsid w:val="0065540B"/>
    <w:rsid w:val="00661BE6"/>
    <w:rsid w:val="00662DCD"/>
    <w:rsid w:val="00665C91"/>
    <w:rsid w:val="006664C5"/>
    <w:rsid w:val="0066662E"/>
    <w:rsid w:val="006668B4"/>
    <w:rsid w:val="00666A4C"/>
    <w:rsid w:val="00666EA4"/>
    <w:rsid w:val="0066715B"/>
    <w:rsid w:val="00667B0A"/>
    <w:rsid w:val="00670666"/>
    <w:rsid w:val="006711D0"/>
    <w:rsid w:val="00671632"/>
    <w:rsid w:val="006719B2"/>
    <w:rsid w:val="006728AA"/>
    <w:rsid w:val="00680259"/>
    <w:rsid w:val="00680328"/>
    <w:rsid w:val="00680649"/>
    <w:rsid w:val="00682183"/>
    <w:rsid w:val="00682DC6"/>
    <w:rsid w:val="00690A69"/>
    <w:rsid w:val="00691965"/>
    <w:rsid w:val="00691AAC"/>
    <w:rsid w:val="006923B4"/>
    <w:rsid w:val="0069449D"/>
    <w:rsid w:val="00697409"/>
    <w:rsid w:val="006A04C5"/>
    <w:rsid w:val="006A084B"/>
    <w:rsid w:val="006A09C0"/>
    <w:rsid w:val="006A0B60"/>
    <w:rsid w:val="006A2CEE"/>
    <w:rsid w:val="006A4F20"/>
    <w:rsid w:val="006A65E1"/>
    <w:rsid w:val="006A685E"/>
    <w:rsid w:val="006A6BC7"/>
    <w:rsid w:val="006B0F04"/>
    <w:rsid w:val="006B16E1"/>
    <w:rsid w:val="006B1D94"/>
    <w:rsid w:val="006B1E77"/>
    <w:rsid w:val="006B36EA"/>
    <w:rsid w:val="006B55BE"/>
    <w:rsid w:val="006B5C6F"/>
    <w:rsid w:val="006C0E1C"/>
    <w:rsid w:val="006C1BAD"/>
    <w:rsid w:val="006C2100"/>
    <w:rsid w:val="006C4504"/>
    <w:rsid w:val="006C4BD6"/>
    <w:rsid w:val="006C53DA"/>
    <w:rsid w:val="006C79D6"/>
    <w:rsid w:val="006D01B2"/>
    <w:rsid w:val="006D0819"/>
    <w:rsid w:val="006D0B9F"/>
    <w:rsid w:val="006D2180"/>
    <w:rsid w:val="006D4431"/>
    <w:rsid w:val="006D4440"/>
    <w:rsid w:val="006E04BF"/>
    <w:rsid w:val="006E1494"/>
    <w:rsid w:val="006E2906"/>
    <w:rsid w:val="006E3161"/>
    <w:rsid w:val="006E33B4"/>
    <w:rsid w:val="006E52D9"/>
    <w:rsid w:val="006F1C77"/>
    <w:rsid w:val="006F22E1"/>
    <w:rsid w:val="006F2D04"/>
    <w:rsid w:val="006F36A5"/>
    <w:rsid w:val="006F5174"/>
    <w:rsid w:val="006F59EC"/>
    <w:rsid w:val="006F6784"/>
    <w:rsid w:val="006F79A1"/>
    <w:rsid w:val="00702C80"/>
    <w:rsid w:val="00704C1D"/>
    <w:rsid w:val="00705ACA"/>
    <w:rsid w:val="007074C3"/>
    <w:rsid w:val="00707EE7"/>
    <w:rsid w:val="007100BC"/>
    <w:rsid w:val="00711A81"/>
    <w:rsid w:val="00712C15"/>
    <w:rsid w:val="00714EBC"/>
    <w:rsid w:val="007175DC"/>
    <w:rsid w:val="00722BEA"/>
    <w:rsid w:val="00723B56"/>
    <w:rsid w:val="00723C1E"/>
    <w:rsid w:val="00723E1D"/>
    <w:rsid w:val="007247BE"/>
    <w:rsid w:val="00724E27"/>
    <w:rsid w:val="00725559"/>
    <w:rsid w:val="00726690"/>
    <w:rsid w:val="00726879"/>
    <w:rsid w:val="00726AF6"/>
    <w:rsid w:val="007273B3"/>
    <w:rsid w:val="00727BBA"/>
    <w:rsid w:val="00730322"/>
    <w:rsid w:val="00730647"/>
    <w:rsid w:val="007324F7"/>
    <w:rsid w:val="0073353B"/>
    <w:rsid w:val="00733DE1"/>
    <w:rsid w:val="007356E6"/>
    <w:rsid w:val="00736B9D"/>
    <w:rsid w:val="00736D3D"/>
    <w:rsid w:val="00736FDB"/>
    <w:rsid w:val="00737B0E"/>
    <w:rsid w:val="00743111"/>
    <w:rsid w:val="0074350F"/>
    <w:rsid w:val="007439E9"/>
    <w:rsid w:val="00744DB0"/>
    <w:rsid w:val="00744DFF"/>
    <w:rsid w:val="00745359"/>
    <w:rsid w:val="00747279"/>
    <w:rsid w:val="00750BD4"/>
    <w:rsid w:val="00750C14"/>
    <w:rsid w:val="0075129E"/>
    <w:rsid w:val="0075216F"/>
    <w:rsid w:val="00755C5E"/>
    <w:rsid w:val="007566B0"/>
    <w:rsid w:val="0075728E"/>
    <w:rsid w:val="00757997"/>
    <w:rsid w:val="00760A7D"/>
    <w:rsid w:val="00762483"/>
    <w:rsid w:val="00762C0B"/>
    <w:rsid w:val="00763014"/>
    <w:rsid w:val="00763877"/>
    <w:rsid w:val="007669CD"/>
    <w:rsid w:val="00767F0F"/>
    <w:rsid w:val="007708B3"/>
    <w:rsid w:val="00770A7E"/>
    <w:rsid w:val="00770FD7"/>
    <w:rsid w:val="007725C3"/>
    <w:rsid w:val="00773078"/>
    <w:rsid w:val="00776860"/>
    <w:rsid w:val="00777CB1"/>
    <w:rsid w:val="007839EF"/>
    <w:rsid w:val="00783B14"/>
    <w:rsid w:val="00783BA2"/>
    <w:rsid w:val="00784692"/>
    <w:rsid w:val="007861F3"/>
    <w:rsid w:val="007908E4"/>
    <w:rsid w:val="007945AC"/>
    <w:rsid w:val="007952C4"/>
    <w:rsid w:val="00796F70"/>
    <w:rsid w:val="007A0735"/>
    <w:rsid w:val="007A33F2"/>
    <w:rsid w:val="007A4488"/>
    <w:rsid w:val="007A4A85"/>
    <w:rsid w:val="007A5F44"/>
    <w:rsid w:val="007A6667"/>
    <w:rsid w:val="007A66D2"/>
    <w:rsid w:val="007B1804"/>
    <w:rsid w:val="007B2A9E"/>
    <w:rsid w:val="007B4A69"/>
    <w:rsid w:val="007B6EA7"/>
    <w:rsid w:val="007B7A22"/>
    <w:rsid w:val="007C643C"/>
    <w:rsid w:val="007D04A2"/>
    <w:rsid w:val="007D441D"/>
    <w:rsid w:val="007D4975"/>
    <w:rsid w:val="007D6A0B"/>
    <w:rsid w:val="007D7698"/>
    <w:rsid w:val="007E1E03"/>
    <w:rsid w:val="007E6248"/>
    <w:rsid w:val="007E6617"/>
    <w:rsid w:val="007E66D9"/>
    <w:rsid w:val="007E67D1"/>
    <w:rsid w:val="007F208F"/>
    <w:rsid w:val="007F2269"/>
    <w:rsid w:val="007F3AEE"/>
    <w:rsid w:val="007F4CC0"/>
    <w:rsid w:val="007F58BB"/>
    <w:rsid w:val="007F7F53"/>
    <w:rsid w:val="00802381"/>
    <w:rsid w:val="00803BF3"/>
    <w:rsid w:val="008052B2"/>
    <w:rsid w:val="00805496"/>
    <w:rsid w:val="008079DA"/>
    <w:rsid w:val="00807A05"/>
    <w:rsid w:val="00810058"/>
    <w:rsid w:val="00811942"/>
    <w:rsid w:val="008134C0"/>
    <w:rsid w:val="0081698E"/>
    <w:rsid w:val="00820E0E"/>
    <w:rsid w:val="00821483"/>
    <w:rsid w:val="00825306"/>
    <w:rsid w:val="0082553A"/>
    <w:rsid w:val="0082581C"/>
    <w:rsid w:val="00825CEE"/>
    <w:rsid w:val="00826530"/>
    <w:rsid w:val="00826BEB"/>
    <w:rsid w:val="00826D3A"/>
    <w:rsid w:val="00827598"/>
    <w:rsid w:val="00831275"/>
    <w:rsid w:val="008323E1"/>
    <w:rsid w:val="008340A4"/>
    <w:rsid w:val="00836E8E"/>
    <w:rsid w:val="00840801"/>
    <w:rsid w:val="008409C8"/>
    <w:rsid w:val="00840B16"/>
    <w:rsid w:val="00844164"/>
    <w:rsid w:val="0084435F"/>
    <w:rsid w:val="00844C01"/>
    <w:rsid w:val="00845B4D"/>
    <w:rsid w:val="00845C79"/>
    <w:rsid w:val="0084644C"/>
    <w:rsid w:val="008469FA"/>
    <w:rsid w:val="0084748F"/>
    <w:rsid w:val="00847E9F"/>
    <w:rsid w:val="00850512"/>
    <w:rsid w:val="008515A5"/>
    <w:rsid w:val="008537AC"/>
    <w:rsid w:val="00853E4A"/>
    <w:rsid w:val="008562C1"/>
    <w:rsid w:val="00856660"/>
    <w:rsid w:val="008568A5"/>
    <w:rsid w:val="00857037"/>
    <w:rsid w:val="00862ECB"/>
    <w:rsid w:val="008630BC"/>
    <w:rsid w:val="00863DD1"/>
    <w:rsid w:val="008642C0"/>
    <w:rsid w:val="00864D2B"/>
    <w:rsid w:val="00867911"/>
    <w:rsid w:val="00870174"/>
    <w:rsid w:val="00870D27"/>
    <w:rsid w:val="00870FAA"/>
    <w:rsid w:val="0087272F"/>
    <w:rsid w:val="00873572"/>
    <w:rsid w:val="00873A0D"/>
    <w:rsid w:val="00875892"/>
    <w:rsid w:val="008801EB"/>
    <w:rsid w:val="00880908"/>
    <w:rsid w:val="00881EAB"/>
    <w:rsid w:val="008830CD"/>
    <w:rsid w:val="008834D3"/>
    <w:rsid w:val="008837A3"/>
    <w:rsid w:val="00883BEE"/>
    <w:rsid w:val="00886C11"/>
    <w:rsid w:val="0089095A"/>
    <w:rsid w:val="00890ABA"/>
    <w:rsid w:val="0089177C"/>
    <w:rsid w:val="00892776"/>
    <w:rsid w:val="0089286A"/>
    <w:rsid w:val="0089409C"/>
    <w:rsid w:val="0089481A"/>
    <w:rsid w:val="00895313"/>
    <w:rsid w:val="00895D68"/>
    <w:rsid w:val="00895FE5"/>
    <w:rsid w:val="00896BB2"/>
    <w:rsid w:val="00897549"/>
    <w:rsid w:val="0089796C"/>
    <w:rsid w:val="008A18EB"/>
    <w:rsid w:val="008A2554"/>
    <w:rsid w:val="008A3116"/>
    <w:rsid w:val="008A37C5"/>
    <w:rsid w:val="008A382C"/>
    <w:rsid w:val="008A5ED1"/>
    <w:rsid w:val="008A60E7"/>
    <w:rsid w:val="008A6FC2"/>
    <w:rsid w:val="008A754E"/>
    <w:rsid w:val="008A7CD9"/>
    <w:rsid w:val="008A7FC5"/>
    <w:rsid w:val="008B05DF"/>
    <w:rsid w:val="008B3F77"/>
    <w:rsid w:val="008B449E"/>
    <w:rsid w:val="008B4C25"/>
    <w:rsid w:val="008B5223"/>
    <w:rsid w:val="008B7027"/>
    <w:rsid w:val="008C0807"/>
    <w:rsid w:val="008C1CB2"/>
    <w:rsid w:val="008C5805"/>
    <w:rsid w:val="008C6538"/>
    <w:rsid w:val="008C6F51"/>
    <w:rsid w:val="008D0BEB"/>
    <w:rsid w:val="008D4E99"/>
    <w:rsid w:val="008D672E"/>
    <w:rsid w:val="008E06D5"/>
    <w:rsid w:val="008E1D37"/>
    <w:rsid w:val="008E36FA"/>
    <w:rsid w:val="008E3D30"/>
    <w:rsid w:val="008E4640"/>
    <w:rsid w:val="008E5534"/>
    <w:rsid w:val="008E610A"/>
    <w:rsid w:val="008E74E2"/>
    <w:rsid w:val="008F0C56"/>
    <w:rsid w:val="008F15A2"/>
    <w:rsid w:val="008F19BA"/>
    <w:rsid w:val="008F5FB2"/>
    <w:rsid w:val="008F7256"/>
    <w:rsid w:val="008F73E4"/>
    <w:rsid w:val="009004FB"/>
    <w:rsid w:val="00901987"/>
    <w:rsid w:val="00902B48"/>
    <w:rsid w:val="00904714"/>
    <w:rsid w:val="00904FF4"/>
    <w:rsid w:val="00905012"/>
    <w:rsid w:val="009053EF"/>
    <w:rsid w:val="00906122"/>
    <w:rsid w:val="009063D1"/>
    <w:rsid w:val="00906ABF"/>
    <w:rsid w:val="009102B8"/>
    <w:rsid w:val="00911492"/>
    <w:rsid w:val="00911894"/>
    <w:rsid w:val="00912E39"/>
    <w:rsid w:val="00913F9B"/>
    <w:rsid w:val="00914758"/>
    <w:rsid w:val="0091482D"/>
    <w:rsid w:val="00915A34"/>
    <w:rsid w:val="0091630C"/>
    <w:rsid w:val="00920A8A"/>
    <w:rsid w:val="0092295A"/>
    <w:rsid w:val="009229F0"/>
    <w:rsid w:val="009232A7"/>
    <w:rsid w:val="0092473D"/>
    <w:rsid w:val="00924ABD"/>
    <w:rsid w:val="00924F8F"/>
    <w:rsid w:val="00926443"/>
    <w:rsid w:val="00926A4D"/>
    <w:rsid w:val="0092746C"/>
    <w:rsid w:val="00927F2B"/>
    <w:rsid w:val="009310E4"/>
    <w:rsid w:val="0093331D"/>
    <w:rsid w:val="0093667A"/>
    <w:rsid w:val="00937C11"/>
    <w:rsid w:val="00941F72"/>
    <w:rsid w:val="00942285"/>
    <w:rsid w:val="009433A7"/>
    <w:rsid w:val="00944525"/>
    <w:rsid w:val="00945733"/>
    <w:rsid w:val="00946404"/>
    <w:rsid w:val="009508A1"/>
    <w:rsid w:val="00952215"/>
    <w:rsid w:val="00952C02"/>
    <w:rsid w:val="0095361B"/>
    <w:rsid w:val="00953E0D"/>
    <w:rsid w:val="00954F64"/>
    <w:rsid w:val="00956332"/>
    <w:rsid w:val="00960B2A"/>
    <w:rsid w:val="00960D54"/>
    <w:rsid w:val="00961173"/>
    <w:rsid w:val="00961574"/>
    <w:rsid w:val="00961F8A"/>
    <w:rsid w:val="00964D01"/>
    <w:rsid w:val="00966CFA"/>
    <w:rsid w:val="0096791D"/>
    <w:rsid w:val="00972114"/>
    <w:rsid w:val="009724F2"/>
    <w:rsid w:val="00973245"/>
    <w:rsid w:val="009736A2"/>
    <w:rsid w:val="00973923"/>
    <w:rsid w:val="009747DC"/>
    <w:rsid w:val="00975680"/>
    <w:rsid w:val="00975982"/>
    <w:rsid w:val="00976C08"/>
    <w:rsid w:val="009814B8"/>
    <w:rsid w:val="00982304"/>
    <w:rsid w:val="00982CC4"/>
    <w:rsid w:val="00983B6D"/>
    <w:rsid w:val="00987600"/>
    <w:rsid w:val="00990919"/>
    <w:rsid w:val="00990E29"/>
    <w:rsid w:val="0099172B"/>
    <w:rsid w:val="00991D1A"/>
    <w:rsid w:val="00992349"/>
    <w:rsid w:val="00992DEA"/>
    <w:rsid w:val="00994A82"/>
    <w:rsid w:val="0099518C"/>
    <w:rsid w:val="00996681"/>
    <w:rsid w:val="00997508"/>
    <w:rsid w:val="009978F4"/>
    <w:rsid w:val="009A0E2C"/>
    <w:rsid w:val="009A0F3A"/>
    <w:rsid w:val="009A3712"/>
    <w:rsid w:val="009A58F5"/>
    <w:rsid w:val="009B0E48"/>
    <w:rsid w:val="009B3CDE"/>
    <w:rsid w:val="009B44DE"/>
    <w:rsid w:val="009B52BC"/>
    <w:rsid w:val="009B7302"/>
    <w:rsid w:val="009C0EB7"/>
    <w:rsid w:val="009C230A"/>
    <w:rsid w:val="009C60C0"/>
    <w:rsid w:val="009D36FF"/>
    <w:rsid w:val="009D381E"/>
    <w:rsid w:val="009D3A09"/>
    <w:rsid w:val="009D7E4E"/>
    <w:rsid w:val="009E042E"/>
    <w:rsid w:val="009E46B4"/>
    <w:rsid w:val="009E5213"/>
    <w:rsid w:val="009E523F"/>
    <w:rsid w:val="009E62E8"/>
    <w:rsid w:val="009E72AA"/>
    <w:rsid w:val="009F0490"/>
    <w:rsid w:val="009F0C04"/>
    <w:rsid w:val="009F155A"/>
    <w:rsid w:val="009F334D"/>
    <w:rsid w:val="009F41ED"/>
    <w:rsid w:val="009F4AF4"/>
    <w:rsid w:val="009F535F"/>
    <w:rsid w:val="009F60F2"/>
    <w:rsid w:val="009F6ECB"/>
    <w:rsid w:val="009F7307"/>
    <w:rsid w:val="00A00E75"/>
    <w:rsid w:val="00A01995"/>
    <w:rsid w:val="00A01D17"/>
    <w:rsid w:val="00A0235E"/>
    <w:rsid w:val="00A049FC"/>
    <w:rsid w:val="00A04DCD"/>
    <w:rsid w:val="00A1401F"/>
    <w:rsid w:val="00A1514B"/>
    <w:rsid w:val="00A16DC6"/>
    <w:rsid w:val="00A16F9B"/>
    <w:rsid w:val="00A17045"/>
    <w:rsid w:val="00A20892"/>
    <w:rsid w:val="00A20CC3"/>
    <w:rsid w:val="00A20EA8"/>
    <w:rsid w:val="00A211B8"/>
    <w:rsid w:val="00A23F9D"/>
    <w:rsid w:val="00A250F0"/>
    <w:rsid w:val="00A2594B"/>
    <w:rsid w:val="00A31395"/>
    <w:rsid w:val="00A3174A"/>
    <w:rsid w:val="00A3292A"/>
    <w:rsid w:val="00A342FC"/>
    <w:rsid w:val="00A369BB"/>
    <w:rsid w:val="00A37B58"/>
    <w:rsid w:val="00A417D5"/>
    <w:rsid w:val="00A426F8"/>
    <w:rsid w:val="00A43AD0"/>
    <w:rsid w:val="00A452C9"/>
    <w:rsid w:val="00A45C38"/>
    <w:rsid w:val="00A50591"/>
    <w:rsid w:val="00A51811"/>
    <w:rsid w:val="00A529F9"/>
    <w:rsid w:val="00A53142"/>
    <w:rsid w:val="00A55B56"/>
    <w:rsid w:val="00A56923"/>
    <w:rsid w:val="00A56A47"/>
    <w:rsid w:val="00A56B24"/>
    <w:rsid w:val="00A61561"/>
    <w:rsid w:val="00A63FD7"/>
    <w:rsid w:val="00A65B0A"/>
    <w:rsid w:val="00A66998"/>
    <w:rsid w:val="00A67DD6"/>
    <w:rsid w:val="00A720C5"/>
    <w:rsid w:val="00A7652A"/>
    <w:rsid w:val="00A767DE"/>
    <w:rsid w:val="00A777B2"/>
    <w:rsid w:val="00A80CA1"/>
    <w:rsid w:val="00A82AAF"/>
    <w:rsid w:val="00A8340E"/>
    <w:rsid w:val="00A83F00"/>
    <w:rsid w:val="00A84A13"/>
    <w:rsid w:val="00A857EA"/>
    <w:rsid w:val="00A86B52"/>
    <w:rsid w:val="00A902AC"/>
    <w:rsid w:val="00A912DD"/>
    <w:rsid w:val="00A91892"/>
    <w:rsid w:val="00A91BB6"/>
    <w:rsid w:val="00A94B6D"/>
    <w:rsid w:val="00A97194"/>
    <w:rsid w:val="00A97E34"/>
    <w:rsid w:val="00A97F83"/>
    <w:rsid w:val="00AA0369"/>
    <w:rsid w:val="00AA047C"/>
    <w:rsid w:val="00AA0AB2"/>
    <w:rsid w:val="00AA0E07"/>
    <w:rsid w:val="00AA1619"/>
    <w:rsid w:val="00AA7F97"/>
    <w:rsid w:val="00AB09C5"/>
    <w:rsid w:val="00AB3768"/>
    <w:rsid w:val="00AB3B1A"/>
    <w:rsid w:val="00AC00B9"/>
    <w:rsid w:val="00AC0D58"/>
    <w:rsid w:val="00AC1121"/>
    <w:rsid w:val="00AC20A8"/>
    <w:rsid w:val="00AC5AA0"/>
    <w:rsid w:val="00AC5F16"/>
    <w:rsid w:val="00AC6F3B"/>
    <w:rsid w:val="00AC7636"/>
    <w:rsid w:val="00AC7A65"/>
    <w:rsid w:val="00AD203F"/>
    <w:rsid w:val="00AD5998"/>
    <w:rsid w:val="00AD64AF"/>
    <w:rsid w:val="00AE211A"/>
    <w:rsid w:val="00AE2FCF"/>
    <w:rsid w:val="00AE3B2A"/>
    <w:rsid w:val="00AF041F"/>
    <w:rsid w:val="00AF2200"/>
    <w:rsid w:val="00AF722B"/>
    <w:rsid w:val="00AF737C"/>
    <w:rsid w:val="00AF7945"/>
    <w:rsid w:val="00B0020A"/>
    <w:rsid w:val="00B00A2D"/>
    <w:rsid w:val="00B01B64"/>
    <w:rsid w:val="00B01D48"/>
    <w:rsid w:val="00B033A2"/>
    <w:rsid w:val="00B03E86"/>
    <w:rsid w:val="00B05871"/>
    <w:rsid w:val="00B06A34"/>
    <w:rsid w:val="00B07A21"/>
    <w:rsid w:val="00B07D5D"/>
    <w:rsid w:val="00B10D2C"/>
    <w:rsid w:val="00B1121D"/>
    <w:rsid w:val="00B11D10"/>
    <w:rsid w:val="00B1254A"/>
    <w:rsid w:val="00B1379C"/>
    <w:rsid w:val="00B138DF"/>
    <w:rsid w:val="00B147E3"/>
    <w:rsid w:val="00B14E36"/>
    <w:rsid w:val="00B158ED"/>
    <w:rsid w:val="00B17442"/>
    <w:rsid w:val="00B200BA"/>
    <w:rsid w:val="00B20166"/>
    <w:rsid w:val="00B20730"/>
    <w:rsid w:val="00B21E59"/>
    <w:rsid w:val="00B227CA"/>
    <w:rsid w:val="00B22805"/>
    <w:rsid w:val="00B229A8"/>
    <w:rsid w:val="00B22C25"/>
    <w:rsid w:val="00B2314F"/>
    <w:rsid w:val="00B231CD"/>
    <w:rsid w:val="00B24490"/>
    <w:rsid w:val="00B2490A"/>
    <w:rsid w:val="00B24DBE"/>
    <w:rsid w:val="00B27B9A"/>
    <w:rsid w:val="00B27E26"/>
    <w:rsid w:val="00B3062E"/>
    <w:rsid w:val="00B308B8"/>
    <w:rsid w:val="00B30C71"/>
    <w:rsid w:val="00B326F9"/>
    <w:rsid w:val="00B34A6C"/>
    <w:rsid w:val="00B3619A"/>
    <w:rsid w:val="00B36A49"/>
    <w:rsid w:val="00B36CF6"/>
    <w:rsid w:val="00B37E8C"/>
    <w:rsid w:val="00B3A5DF"/>
    <w:rsid w:val="00B40F09"/>
    <w:rsid w:val="00B42618"/>
    <w:rsid w:val="00B4338C"/>
    <w:rsid w:val="00B4350C"/>
    <w:rsid w:val="00B455BE"/>
    <w:rsid w:val="00B46468"/>
    <w:rsid w:val="00B466D9"/>
    <w:rsid w:val="00B47832"/>
    <w:rsid w:val="00B5184F"/>
    <w:rsid w:val="00B531FC"/>
    <w:rsid w:val="00B53BBD"/>
    <w:rsid w:val="00B55116"/>
    <w:rsid w:val="00B5536A"/>
    <w:rsid w:val="00B56772"/>
    <w:rsid w:val="00B56CB7"/>
    <w:rsid w:val="00B56DD4"/>
    <w:rsid w:val="00B6434D"/>
    <w:rsid w:val="00B655F1"/>
    <w:rsid w:val="00B6732A"/>
    <w:rsid w:val="00B67D69"/>
    <w:rsid w:val="00B70ED6"/>
    <w:rsid w:val="00B71646"/>
    <w:rsid w:val="00B7202C"/>
    <w:rsid w:val="00B722A0"/>
    <w:rsid w:val="00B73608"/>
    <w:rsid w:val="00B75565"/>
    <w:rsid w:val="00B7643E"/>
    <w:rsid w:val="00B77519"/>
    <w:rsid w:val="00B8143F"/>
    <w:rsid w:val="00B818DD"/>
    <w:rsid w:val="00B8194A"/>
    <w:rsid w:val="00B81B05"/>
    <w:rsid w:val="00B84038"/>
    <w:rsid w:val="00B8425F"/>
    <w:rsid w:val="00B8671A"/>
    <w:rsid w:val="00B86751"/>
    <w:rsid w:val="00B867A1"/>
    <w:rsid w:val="00B906D1"/>
    <w:rsid w:val="00B9134A"/>
    <w:rsid w:val="00B91E74"/>
    <w:rsid w:val="00B92368"/>
    <w:rsid w:val="00B93856"/>
    <w:rsid w:val="00B9424E"/>
    <w:rsid w:val="00B9430E"/>
    <w:rsid w:val="00B949B2"/>
    <w:rsid w:val="00B960FE"/>
    <w:rsid w:val="00B9653F"/>
    <w:rsid w:val="00BA03C0"/>
    <w:rsid w:val="00BA0F19"/>
    <w:rsid w:val="00BA3002"/>
    <w:rsid w:val="00BA39E2"/>
    <w:rsid w:val="00BA5C9E"/>
    <w:rsid w:val="00BA650E"/>
    <w:rsid w:val="00BB095D"/>
    <w:rsid w:val="00BB1802"/>
    <w:rsid w:val="00BB1C68"/>
    <w:rsid w:val="00BB2B4C"/>
    <w:rsid w:val="00BB375D"/>
    <w:rsid w:val="00BB4C44"/>
    <w:rsid w:val="00BB5497"/>
    <w:rsid w:val="00BB561C"/>
    <w:rsid w:val="00BB5D02"/>
    <w:rsid w:val="00BB615E"/>
    <w:rsid w:val="00BB6CC8"/>
    <w:rsid w:val="00BB73B2"/>
    <w:rsid w:val="00BB7ECF"/>
    <w:rsid w:val="00BC19C9"/>
    <w:rsid w:val="00BC3539"/>
    <w:rsid w:val="00BC3FF7"/>
    <w:rsid w:val="00BC40B1"/>
    <w:rsid w:val="00BC62D0"/>
    <w:rsid w:val="00BC7A33"/>
    <w:rsid w:val="00BD04D5"/>
    <w:rsid w:val="00BD0686"/>
    <w:rsid w:val="00BD101C"/>
    <w:rsid w:val="00BD40F1"/>
    <w:rsid w:val="00BD49DD"/>
    <w:rsid w:val="00BD5327"/>
    <w:rsid w:val="00BD62AE"/>
    <w:rsid w:val="00BD654D"/>
    <w:rsid w:val="00BD79D8"/>
    <w:rsid w:val="00BD7DE9"/>
    <w:rsid w:val="00BE2654"/>
    <w:rsid w:val="00BE5FF5"/>
    <w:rsid w:val="00BE770A"/>
    <w:rsid w:val="00BF0140"/>
    <w:rsid w:val="00BF3619"/>
    <w:rsid w:val="00BF3FA2"/>
    <w:rsid w:val="00BF3FE1"/>
    <w:rsid w:val="00BF4928"/>
    <w:rsid w:val="00BF5383"/>
    <w:rsid w:val="00BF6687"/>
    <w:rsid w:val="00BF6E9C"/>
    <w:rsid w:val="00C016DD"/>
    <w:rsid w:val="00C01CE3"/>
    <w:rsid w:val="00C03593"/>
    <w:rsid w:val="00C04254"/>
    <w:rsid w:val="00C0780A"/>
    <w:rsid w:val="00C07811"/>
    <w:rsid w:val="00C1017B"/>
    <w:rsid w:val="00C10996"/>
    <w:rsid w:val="00C11CCE"/>
    <w:rsid w:val="00C12AC1"/>
    <w:rsid w:val="00C14E3F"/>
    <w:rsid w:val="00C168F0"/>
    <w:rsid w:val="00C21A53"/>
    <w:rsid w:val="00C21D65"/>
    <w:rsid w:val="00C23BDB"/>
    <w:rsid w:val="00C23E59"/>
    <w:rsid w:val="00C250D6"/>
    <w:rsid w:val="00C26A10"/>
    <w:rsid w:val="00C27CD8"/>
    <w:rsid w:val="00C304FE"/>
    <w:rsid w:val="00C310BC"/>
    <w:rsid w:val="00C32D78"/>
    <w:rsid w:val="00C34BDE"/>
    <w:rsid w:val="00C36191"/>
    <w:rsid w:val="00C37357"/>
    <w:rsid w:val="00C3739E"/>
    <w:rsid w:val="00C40565"/>
    <w:rsid w:val="00C40D57"/>
    <w:rsid w:val="00C43926"/>
    <w:rsid w:val="00C442E5"/>
    <w:rsid w:val="00C4561B"/>
    <w:rsid w:val="00C46463"/>
    <w:rsid w:val="00C472F4"/>
    <w:rsid w:val="00C4736B"/>
    <w:rsid w:val="00C52801"/>
    <w:rsid w:val="00C54560"/>
    <w:rsid w:val="00C554D4"/>
    <w:rsid w:val="00C557B9"/>
    <w:rsid w:val="00C56824"/>
    <w:rsid w:val="00C609BA"/>
    <w:rsid w:val="00C60FD8"/>
    <w:rsid w:val="00C632BF"/>
    <w:rsid w:val="00C63639"/>
    <w:rsid w:val="00C644C7"/>
    <w:rsid w:val="00C658D7"/>
    <w:rsid w:val="00C6656A"/>
    <w:rsid w:val="00C67763"/>
    <w:rsid w:val="00C7041D"/>
    <w:rsid w:val="00C712E9"/>
    <w:rsid w:val="00C7219D"/>
    <w:rsid w:val="00C722D5"/>
    <w:rsid w:val="00C73D04"/>
    <w:rsid w:val="00C74B02"/>
    <w:rsid w:val="00C761C2"/>
    <w:rsid w:val="00C7687A"/>
    <w:rsid w:val="00C776DF"/>
    <w:rsid w:val="00C80036"/>
    <w:rsid w:val="00C81D4D"/>
    <w:rsid w:val="00C829BD"/>
    <w:rsid w:val="00C82CB2"/>
    <w:rsid w:val="00C90815"/>
    <w:rsid w:val="00C90874"/>
    <w:rsid w:val="00C90E99"/>
    <w:rsid w:val="00C9209F"/>
    <w:rsid w:val="00C92C79"/>
    <w:rsid w:val="00C937E4"/>
    <w:rsid w:val="00C96DC4"/>
    <w:rsid w:val="00C96F19"/>
    <w:rsid w:val="00CA06CC"/>
    <w:rsid w:val="00CA4E1E"/>
    <w:rsid w:val="00CA54EC"/>
    <w:rsid w:val="00CA5D02"/>
    <w:rsid w:val="00CA5F2C"/>
    <w:rsid w:val="00CA756A"/>
    <w:rsid w:val="00CA7B8B"/>
    <w:rsid w:val="00CB00B8"/>
    <w:rsid w:val="00CB28A5"/>
    <w:rsid w:val="00CB3024"/>
    <w:rsid w:val="00CB4760"/>
    <w:rsid w:val="00CB549A"/>
    <w:rsid w:val="00CB61DF"/>
    <w:rsid w:val="00CB6BD8"/>
    <w:rsid w:val="00CB6DD6"/>
    <w:rsid w:val="00CB74D9"/>
    <w:rsid w:val="00CC0E69"/>
    <w:rsid w:val="00CC1E2A"/>
    <w:rsid w:val="00CC4B26"/>
    <w:rsid w:val="00CD00AD"/>
    <w:rsid w:val="00CD038F"/>
    <w:rsid w:val="00CD04A7"/>
    <w:rsid w:val="00CD08F9"/>
    <w:rsid w:val="00CD209C"/>
    <w:rsid w:val="00CD23C5"/>
    <w:rsid w:val="00CD446B"/>
    <w:rsid w:val="00CD4610"/>
    <w:rsid w:val="00CD54CC"/>
    <w:rsid w:val="00CD5972"/>
    <w:rsid w:val="00CD5D02"/>
    <w:rsid w:val="00CE1999"/>
    <w:rsid w:val="00CE32C8"/>
    <w:rsid w:val="00CE46DD"/>
    <w:rsid w:val="00CF1A82"/>
    <w:rsid w:val="00CF1DD3"/>
    <w:rsid w:val="00CF51D2"/>
    <w:rsid w:val="00CF5257"/>
    <w:rsid w:val="00CF739B"/>
    <w:rsid w:val="00CF7632"/>
    <w:rsid w:val="00D00135"/>
    <w:rsid w:val="00D018C1"/>
    <w:rsid w:val="00D01945"/>
    <w:rsid w:val="00D01F10"/>
    <w:rsid w:val="00D02F6E"/>
    <w:rsid w:val="00D038C3"/>
    <w:rsid w:val="00D04600"/>
    <w:rsid w:val="00D04768"/>
    <w:rsid w:val="00D06552"/>
    <w:rsid w:val="00D069D0"/>
    <w:rsid w:val="00D07DFA"/>
    <w:rsid w:val="00D10C47"/>
    <w:rsid w:val="00D11177"/>
    <w:rsid w:val="00D124C8"/>
    <w:rsid w:val="00D133F2"/>
    <w:rsid w:val="00D14481"/>
    <w:rsid w:val="00D20712"/>
    <w:rsid w:val="00D23545"/>
    <w:rsid w:val="00D24FC9"/>
    <w:rsid w:val="00D2589A"/>
    <w:rsid w:val="00D25FF3"/>
    <w:rsid w:val="00D264F9"/>
    <w:rsid w:val="00D271F1"/>
    <w:rsid w:val="00D31ACF"/>
    <w:rsid w:val="00D3418A"/>
    <w:rsid w:val="00D354EB"/>
    <w:rsid w:val="00D35920"/>
    <w:rsid w:val="00D35B19"/>
    <w:rsid w:val="00D365E4"/>
    <w:rsid w:val="00D36962"/>
    <w:rsid w:val="00D36C4F"/>
    <w:rsid w:val="00D3787F"/>
    <w:rsid w:val="00D40CA2"/>
    <w:rsid w:val="00D40F25"/>
    <w:rsid w:val="00D4195A"/>
    <w:rsid w:val="00D41A0D"/>
    <w:rsid w:val="00D421DD"/>
    <w:rsid w:val="00D43AF1"/>
    <w:rsid w:val="00D45908"/>
    <w:rsid w:val="00D5001C"/>
    <w:rsid w:val="00D504D5"/>
    <w:rsid w:val="00D54676"/>
    <w:rsid w:val="00D54C7B"/>
    <w:rsid w:val="00D566F3"/>
    <w:rsid w:val="00D6070A"/>
    <w:rsid w:val="00D619E2"/>
    <w:rsid w:val="00D65D65"/>
    <w:rsid w:val="00D66DAB"/>
    <w:rsid w:val="00D67F83"/>
    <w:rsid w:val="00D72306"/>
    <w:rsid w:val="00D7274C"/>
    <w:rsid w:val="00D72CCF"/>
    <w:rsid w:val="00D72F1C"/>
    <w:rsid w:val="00D744F8"/>
    <w:rsid w:val="00D74841"/>
    <w:rsid w:val="00D74F7F"/>
    <w:rsid w:val="00D7561E"/>
    <w:rsid w:val="00D757A2"/>
    <w:rsid w:val="00D76069"/>
    <w:rsid w:val="00D76567"/>
    <w:rsid w:val="00D7695D"/>
    <w:rsid w:val="00D80D7B"/>
    <w:rsid w:val="00D8206C"/>
    <w:rsid w:val="00D85CA7"/>
    <w:rsid w:val="00D8655C"/>
    <w:rsid w:val="00D86A00"/>
    <w:rsid w:val="00D9153D"/>
    <w:rsid w:val="00D92334"/>
    <w:rsid w:val="00D9321E"/>
    <w:rsid w:val="00D95D24"/>
    <w:rsid w:val="00D95FDE"/>
    <w:rsid w:val="00D964A1"/>
    <w:rsid w:val="00D9727F"/>
    <w:rsid w:val="00DA2C22"/>
    <w:rsid w:val="00DA4054"/>
    <w:rsid w:val="00DA4FB9"/>
    <w:rsid w:val="00DA68B3"/>
    <w:rsid w:val="00DA6D00"/>
    <w:rsid w:val="00DB231D"/>
    <w:rsid w:val="00DB2D2E"/>
    <w:rsid w:val="00DB3C63"/>
    <w:rsid w:val="00DB5DCE"/>
    <w:rsid w:val="00DB69AE"/>
    <w:rsid w:val="00DB6D25"/>
    <w:rsid w:val="00DC0B91"/>
    <w:rsid w:val="00DC0C9E"/>
    <w:rsid w:val="00DC15B7"/>
    <w:rsid w:val="00DC16A2"/>
    <w:rsid w:val="00DC1B00"/>
    <w:rsid w:val="00DC1D37"/>
    <w:rsid w:val="00DC2D7A"/>
    <w:rsid w:val="00DC37F7"/>
    <w:rsid w:val="00DC522E"/>
    <w:rsid w:val="00DC7B07"/>
    <w:rsid w:val="00DC7B90"/>
    <w:rsid w:val="00DD0600"/>
    <w:rsid w:val="00DD13A5"/>
    <w:rsid w:val="00DD299B"/>
    <w:rsid w:val="00DD2FCF"/>
    <w:rsid w:val="00DD36FB"/>
    <w:rsid w:val="00DD4623"/>
    <w:rsid w:val="00DD46A0"/>
    <w:rsid w:val="00DD50E6"/>
    <w:rsid w:val="00DD5955"/>
    <w:rsid w:val="00DD5B2C"/>
    <w:rsid w:val="00DD78C9"/>
    <w:rsid w:val="00DE0DAF"/>
    <w:rsid w:val="00DE129C"/>
    <w:rsid w:val="00DE38CE"/>
    <w:rsid w:val="00DE391F"/>
    <w:rsid w:val="00DF12C0"/>
    <w:rsid w:val="00DF1D18"/>
    <w:rsid w:val="00DF2A34"/>
    <w:rsid w:val="00DF45DA"/>
    <w:rsid w:val="00DF4898"/>
    <w:rsid w:val="00E005D7"/>
    <w:rsid w:val="00E01022"/>
    <w:rsid w:val="00E01AE3"/>
    <w:rsid w:val="00E02250"/>
    <w:rsid w:val="00E02A95"/>
    <w:rsid w:val="00E02DB6"/>
    <w:rsid w:val="00E0385A"/>
    <w:rsid w:val="00E05A72"/>
    <w:rsid w:val="00E06AC9"/>
    <w:rsid w:val="00E06F74"/>
    <w:rsid w:val="00E102D3"/>
    <w:rsid w:val="00E11102"/>
    <w:rsid w:val="00E12748"/>
    <w:rsid w:val="00E12B05"/>
    <w:rsid w:val="00E13D8D"/>
    <w:rsid w:val="00E13E64"/>
    <w:rsid w:val="00E141FB"/>
    <w:rsid w:val="00E14D77"/>
    <w:rsid w:val="00E1503A"/>
    <w:rsid w:val="00E16683"/>
    <w:rsid w:val="00E16E7D"/>
    <w:rsid w:val="00E17F7D"/>
    <w:rsid w:val="00E20032"/>
    <w:rsid w:val="00E2040A"/>
    <w:rsid w:val="00E22184"/>
    <w:rsid w:val="00E223C1"/>
    <w:rsid w:val="00E22CF2"/>
    <w:rsid w:val="00E24475"/>
    <w:rsid w:val="00E2475B"/>
    <w:rsid w:val="00E25260"/>
    <w:rsid w:val="00E277A7"/>
    <w:rsid w:val="00E2795D"/>
    <w:rsid w:val="00E31666"/>
    <w:rsid w:val="00E31B4F"/>
    <w:rsid w:val="00E32B9C"/>
    <w:rsid w:val="00E35A47"/>
    <w:rsid w:val="00E36900"/>
    <w:rsid w:val="00E36E62"/>
    <w:rsid w:val="00E40426"/>
    <w:rsid w:val="00E41A8A"/>
    <w:rsid w:val="00E42399"/>
    <w:rsid w:val="00E45D60"/>
    <w:rsid w:val="00E4729F"/>
    <w:rsid w:val="00E530B8"/>
    <w:rsid w:val="00E53F97"/>
    <w:rsid w:val="00E54617"/>
    <w:rsid w:val="00E55ECF"/>
    <w:rsid w:val="00E562F3"/>
    <w:rsid w:val="00E5721E"/>
    <w:rsid w:val="00E57844"/>
    <w:rsid w:val="00E6647E"/>
    <w:rsid w:val="00E70327"/>
    <w:rsid w:val="00E70D04"/>
    <w:rsid w:val="00E7359E"/>
    <w:rsid w:val="00E75520"/>
    <w:rsid w:val="00E75B1B"/>
    <w:rsid w:val="00E76631"/>
    <w:rsid w:val="00E7772E"/>
    <w:rsid w:val="00E77EC5"/>
    <w:rsid w:val="00E80EAB"/>
    <w:rsid w:val="00E81264"/>
    <w:rsid w:val="00E82C44"/>
    <w:rsid w:val="00E831F5"/>
    <w:rsid w:val="00E83B8C"/>
    <w:rsid w:val="00E83EB9"/>
    <w:rsid w:val="00E84CE7"/>
    <w:rsid w:val="00E86CD8"/>
    <w:rsid w:val="00E90AC7"/>
    <w:rsid w:val="00E92DB2"/>
    <w:rsid w:val="00E958DE"/>
    <w:rsid w:val="00E963F5"/>
    <w:rsid w:val="00E96AB4"/>
    <w:rsid w:val="00E97EB4"/>
    <w:rsid w:val="00EA1D9E"/>
    <w:rsid w:val="00EA3A6A"/>
    <w:rsid w:val="00EA452E"/>
    <w:rsid w:val="00EA7ECE"/>
    <w:rsid w:val="00EB0835"/>
    <w:rsid w:val="00EB08F5"/>
    <w:rsid w:val="00EB1464"/>
    <w:rsid w:val="00EB3A03"/>
    <w:rsid w:val="00EB7356"/>
    <w:rsid w:val="00EB741B"/>
    <w:rsid w:val="00EC2B57"/>
    <w:rsid w:val="00EC423D"/>
    <w:rsid w:val="00EC625F"/>
    <w:rsid w:val="00ED07D0"/>
    <w:rsid w:val="00ED228B"/>
    <w:rsid w:val="00ED3D41"/>
    <w:rsid w:val="00ED517D"/>
    <w:rsid w:val="00ED5629"/>
    <w:rsid w:val="00ED6F30"/>
    <w:rsid w:val="00ED74DE"/>
    <w:rsid w:val="00EE002C"/>
    <w:rsid w:val="00EE0860"/>
    <w:rsid w:val="00EE310D"/>
    <w:rsid w:val="00EE3BE7"/>
    <w:rsid w:val="00EE3FA6"/>
    <w:rsid w:val="00EE5E84"/>
    <w:rsid w:val="00EE7BE2"/>
    <w:rsid w:val="00EF0109"/>
    <w:rsid w:val="00EF0F74"/>
    <w:rsid w:val="00EF3959"/>
    <w:rsid w:val="00EF41F0"/>
    <w:rsid w:val="00F04CE1"/>
    <w:rsid w:val="00F06493"/>
    <w:rsid w:val="00F0723E"/>
    <w:rsid w:val="00F078E6"/>
    <w:rsid w:val="00F130C4"/>
    <w:rsid w:val="00F14DCF"/>
    <w:rsid w:val="00F17906"/>
    <w:rsid w:val="00F21D53"/>
    <w:rsid w:val="00F22477"/>
    <w:rsid w:val="00F22C35"/>
    <w:rsid w:val="00F23BE9"/>
    <w:rsid w:val="00F24475"/>
    <w:rsid w:val="00F25863"/>
    <w:rsid w:val="00F26037"/>
    <w:rsid w:val="00F261C0"/>
    <w:rsid w:val="00F266C1"/>
    <w:rsid w:val="00F306D1"/>
    <w:rsid w:val="00F32377"/>
    <w:rsid w:val="00F329B8"/>
    <w:rsid w:val="00F32DE4"/>
    <w:rsid w:val="00F33B8E"/>
    <w:rsid w:val="00F37846"/>
    <w:rsid w:val="00F4077A"/>
    <w:rsid w:val="00F41D0D"/>
    <w:rsid w:val="00F41EA2"/>
    <w:rsid w:val="00F4691B"/>
    <w:rsid w:val="00F46D23"/>
    <w:rsid w:val="00F474BC"/>
    <w:rsid w:val="00F51224"/>
    <w:rsid w:val="00F5153A"/>
    <w:rsid w:val="00F51E84"/>
    <w:rsid w:val="00F523C5"/>
    <w:rsid w:val="00F5274C"/>
    <w:rsid w:val="00F53293"/>
    <w:rsid w:val="00F53691"/>
    <w:rsid w:val="00F53DE5"/>
    <w:rsid w:val="00F54893"/>
    <w:rsid w:val="00F54D9E"/>
    <w:rsid w:val="00F55AC2"/>
    <w:rsid w:val="00F56441"/>
    <w:rsid w:val="00F56491"/>
    <w:rsid w:val="00F57211"/>
    <w:rsid w:val="00F57AB2"/>
    <w:rsid w:val="00F613DF"/>
    <w:rsid w:val="00F622E7"/>
    <w:rsid w:val="00F62855"/>
    <w:rsid w:val="00F63EA4"/>
    <w:rsid w:val="00F65CEA"/>
    <w:rsid w:val="00F66B7D"/>
    <w:rsid w:val="00F67C30"/>
    <w:rsid w:val="00F67CC0"/>
    <w:rsid w:val="00F70C5D"/>
    <w:rsid w:val="00F71164"/>
    <w:rsid w:val="00F71347"/>
    <w:rsid w:val="00F72A16"/>
    <w:rsid w:val="00F72CCB"/>
    <w:rsid w:val="00F74B7A"/>
    <w:rsid w:val="00F74FF0"/>
    <w:rsid w:val="00F758C1"/>
    <w:rsid w:val="00F75FEB"/>
    <w:rsid w:val="00F76FD9"/>
    <w:rsid w:val="00F77574"/>
    <w:rsid w:val="00F776FD"/>
    <w:rsid w:val="00F80811"/>
    <w:rsid w:val="00F80963"/>
    <w:rsid w:val="00F842BE"/>
    <w:rsid w:val="00F84EB5"/>
    <w:rsid w:val="00F8506A"/>
    <w:rsid w:val="00F86C77"/>
    <w:rsid w:val="00F873B3"/>
    <w:rsid w:val="00F91828"/>
    <w:rsid w:val="00F91BA8"/>
    <w:rsid w:val="00F92AA3"/>
    <w:rsid w:val="00F94CCA"/>
    <w:rsid w:val="00F96E04"/>
    <w:rsid w:val="00FA2D1C"/>
    <w:rsid w:val="00FA3E3A"/>
    <w:rsid w:val="00FA6160"/>
    <w:rsid w:val="00FA72E5"/>
    <w:rsid w:val="00FA7E80"/>
    <w:rsid w:val="00FA7EFF"/>
    <w:rsid w:val="00FB1D81"/>
    <w:rsid w:val="00FB2343"/>
    <w:rsid w:val="00FB39D9"/>
    <w:rsid w:val="00FB5024"/>
    <w:rsid w:val="00FB68B5"/>
    <w:rsid w:val="00FC0409"/>
    <w:rsid w:val="00FC1494"/>
    <w:rsid w:val="00FC36AF"/>
    <w:rsid w:val="00FC5C0B"/>
    <w:rsid w:val="00FD04A4"/>
    <w:rsid w:val="00FD13DB"/>
    <w:rsid w:val="00FD2EC5"/>
    <w:rsid w:val="00FD31C0"/>
    <w:rsid w:val="00FD500A"/>
    <w:rsid w:val="00FD5252"/>
    <w:rsid w:val="00FD5BE3"/>
    <w:rsid w:val="00FD5D28"/>
    <w:rsid w:val="00FD674C"/>
    <w:rsid w:val="00FE0848"/>
    <w:rsid w:val="00FE364B"/>
    <w:rsid w:val="00FE588E"/>
    <w:rsid w:val="00FE6912"/>
    <w:rsid w:val="00FF02DD"/>
    <w:rsid w:val="00FF0D33"/>
    <w:rsid w:val="00FF2830"/>
    <w:rsid w:val="00FF2848"/>
    <w:rsid w:val="00FF2929"/>
    <w:rsid w:val="00FF36A2"/>
    <w:rsid w:val="00FF6C25"/>
    <w:rsid w:val="00FF78C9"/>
    <w:rsid w:val="01106A5D"/>
    <w:rsid w:val="01678C47"/>
    <w:rsid w:val="01CAA904"/>
    <w:rsid w:val="01CDEB8E"/>
    <w:rsid w:val="02297DFA"/>
    <w:rsid w:val="02D24464"/>
    <w:rsid w:val="02F4531B"/>
    <w:rsid w:val="02FEDC2C"/>
    <w:rsid w:val="03982C95"/>
    <w:rsid w:val="03D60643"/>
    <w:rsid w:val="04198BA9"/>
    <w:rsid w:val="041AC7A7"/>
    <w:rsid w:val="0458DB67"/>
    <w:rsid w:val="049A64D2"/>
    <w:rsid w:val="04A39201"/>
    <w:rsid w:val="04C062EA"/>
    <w:rsid w:val="04F58790"/>
    <w:rsid w:val="0511DB2B"/>
    <w:rsid w:val="054A7698"/>
    <w:rsid w:val="0571B69B"/>
    <w:rsid w:val="05D15168"/>
    <w:rsid w:val="063A229D"/>
    <w:rsid w:val="06A40A3D"/>
    <w:rsid w:val="0708616A"/>
    <w:rsid w:val="0725541F"/>
    <w:rsid w:val="079414A5"/>
    <w:rsid w:val="07DD14CA"/>
    <w:rsid w:val="089CB7C6"/>
    <w:rsid w:val="08C75447"/>
    <w:rsid w:val="08DCC5C9"/>
    <w:rsid w:val="090C9C36"/>
    <w:rsid w:val="09466DF8"/>
    <w:rsid w:val="09468CC4"/>
    <w:rsid w:val="096B5215"/>
    <w:rsid w:val="09819CFC"/>
    <w:rsid w:val="09BD90C6"/>
    <w:rsid w:val="09BF8F4B"/>
    <w:rsid w:val="09D353AD"/>
    <w:rsid w:val="0A2689ED"/>
    <w:rsid w:val="0A2B1B8B"/>
    <w:rsid w:val="0A380217"/>
    <w:rsid w:val="0A748385"/>
    <w:rsid w:val="0AAC8C9B"/>
    <w:rsid w:val="0AEDD1A3"/>
    <w:rsid w:val="0B1DA16D"/>
    <w:rsid w:val="0B421773"/>
    <w:rsid w:val="0B50D990"/>
    <w:rsid w:val="0B65A5F2"/>
    <w:rsid w:val="0BB80D53"/>
    <w:rsid w:val="0BD46523"/>
    <w:rsid w:val="0CA872B1"/>
    <w:rsid w:val="0CBE10FB"/>
    <w:rsid w:val="0CCC036B"/>
    <w:rsid w:val="0D26A77C"/>
    <w:rsid w:val="0D50593E"/>
    <w:rsid w:val="0D9BFA65"/>
    <w:rsid w:val="0DB48931"/>
    <w:rsid w:val="0DB4993E"/>
    <w:rsid w:val="0DED4ACB"/>
    <w:rsid w:val="0DEF2297"/>
    <w:rsid w:val="0DF7F20E"/>
    <w:rsid w:val="0E3EBA07"/>
    <w:rsid w:val="0E53BEBA"/>
    <w:rsid w:val="0E65614B"/>
    <w:rsid w:val="0E836065"/>
    <w:rsid w:val="0EF5189E"/>
    <w:rsid w:val="0F5D3B00"/>
    <w:rsid w:val="0F5E7AAC"/>
    <w:rsid w:val="0FD0A5D1"/>
    <w:rsid w:val="0FF8A106"/>
    <w:rsid w:val="104FE473"/>
    <w:rsid w:val="105ECFBF"/>
    <w:rsid w:val="10D2B378"/>
    <w:rsid w:val="112B3AAB"/>
    <w:rsid w:val="113160C9"/>
    <w:rsid w:val="1141381C"/>
    <w:rsid w:val="1141F967"/>
    <w:rsid w:val="114A8883"/>
    <w:rsid w:val="115D8B80"/>
    <w:rsid w:val="11FEF024"/>
    <w:rsid w:val="123AE147"/>
    <w:rsid w:val="12506694"/>
    <w:rsid w:val="13355445"/>
    <w:rsid w:val="1362DA41"/>
    <w:rsid w:val="1419C461"/>
    <w:rsid w:val="142FA7FC"/>
    <w:rsid w:val="14373848"/>
    <w:rsid w:val="143B879D"/>
    <w:rsid w:val="14B228A9"/>
    <w:rsid w:val="14C6DF56"/>
    <w:rsid w:val="14E22F3D"/>
    <w:rsid w:val="1530289A"/>
    <w:rsid w:val="153E0A89"/>
    <w:rsid w:val="1551773F"/>
    <w:rsid w:val="15D736D9"/>
    <w:rsid w:val="16119F76"/>
    <w:rsid w:val="16D2623F"/>
    <w:rsid w:val="16EBF011"/>
    <w:rsid w:val="18153F42"/>
    <w:rsid w:val="18FB3021"/>
    <w:rsid w:val="18FFB40C"/>
    <w:rsid w:val="19696E3E"/>
    <w:rsid w:val="199C0A82"/>
    <w:rsid w:val="19CBA8AA"/>
    <w:rsid w:val="19CFB817"/>
    <w:rsid w:val="1A3B87D9"/>
    <w:rsid w:val="1AB02036"/>
    <w:rsid w:val="1ABCE16A"/>
    <w:rsid w:val="1B21D145"/>
    <w:rsid w:val="1B64D611"/>
    <w:rsid w:val="1BB7B560"/>
    <w:rsid w:val="1BC42AD6"/>
    <w:rsid w:val="1BC89261"/>
    <w:rsid w:val="1BD82F21"/>
    <w:rsid w:val="1C28DC09"/>
    <w:rsid w:val="1CB4B9D3"/>
    <w:rsid w:val="1CFAA707"/>
    <w:rsid w:val="1D14EEA3"/>
    <w:rsid w:val="1D1A8AFC"/>
    <w:rsid w:val="1D581871"/>
    <w:rsid w:val="1DBA1278"/>
    <w:rsid w:val="1DD88460"/>
    <w:rsid w:val="1DE033FE"/>
    <w:rsid w:val="1DEF99FF"/>
    <w:rsid w:val="1EB85A26"/>
    <w:rsid w:val="1F35A752"/>
    <w:rsid w:val="1F3A94DE"/>
    <w:rsid w:val="1F42855E"/>
    <w:rsid w:val="1F722F42"/>
    <w:rsid w:val="1F78DE8A"/>
    <w:rsid w:val="1FE59C2F"/>
    <w:rsid w:val="2061B5DF"/>
    <w:rsid w:val="20AF7DD1"/>
    <w:rsid w:val="20D165B6"/>
    <w:rsid w:val="20DD70E6"/>
    <w:rsid w:val="20F0DA40"/>
    <w:rsid w:val="20F44313"/>
    <w:rsid w:val="20FE803D"/>
    <w:rsid w:val="21AB9B7E"/>
    <w:rsid w:val="21C798E4"/>
    <w:rsid w:val="21E55E00"/>
    <w:rsid w:val="220BF6C4"/>
    <w:rsid w:val="22879C5B"/>
    <w:rsid w:val="22B3C57A"/>
    <w:rsid w:val="22FED1BB"/>
    <w:rsid w:val="23B9F05D"/>
    <w:rsid w:val="23F014DA"/>
    <w:rsid w:val="24344A03"/>
    <w:rsid w:val="248B2244"/>
    <w:rsid w:val="249DE141"/>
    <w:rsid w:val="24BB6F23"/>
    <w:rsid w:val="24FB7764"/>
    <w:rsid w:val="2505C131"/>
    <w:rsid w:val="2519273E"/>
    <w:rsid w:val="253D5B68"/>
    <w:rsid w:val="256A11CC"/>
    <w:rsid w:val="2579DF15"/>
    <w:rsid w:val="259289D4"/>
    <w:rsid w:val="263F16DA"/>
    <w:rsid w:val="26490D12"/>
    <w:rsid w:val="267014D2"/>
    <w:rsid w:val="26720039"/>
    <w:rsid w:val="26C4CD6F"/>
    <w:rsid w:val="26C808BA"/>
    <w:rsid w:val="26DCC06B"/>
    <w:rsid w:val="26FA4C17"/>
    <w:rsid w:val="275262CD"/>
    <w:rsid w:val="27797BB0"/>
    <w:rsid w:val="278DFF65"/>
    <w:rsid w:val="279FF3C2"/>
    <w:rsid w:val="27A3E212"/>
    <w:rsid w:val="27BB1D41"/>
    <w:rsid w:val="27F83535"/>
    <w:rsid w:val="28371580"/>
    <w:rsid w:val="2848540F"/>
    <w:rsid w:val="284D53DA"/>
    <w:rsid w:val="286EE0C3"/>
    <w:rsid w:val="2923082F"/>
    <w:rsid w:val="2967EE6B"/>
    <w:rsid w:val="29CD0160"/>
    <w:rsid w:val="29ECB463"/>
    <w:rsid w:val="29F17E4E"/>
    <w:rsid w:val="29F4E059"/>
    <w:rsid w:val="2AB927A5"/>
    <w:rsid w:val="2B2711DC"/>
    <w:rsid w:val="2B89D5F2"/>
    <w:rsid w:val="2B9B817A"/>
    <w:rsid w:val="2BB9518B"/>
    <w:rsid w:val="2BC1B520"/>
    <w:rsid w:val="2BEEC7E9"/>
    <w:rsid w:val="2BFFA164"/>
    <w:rsid w:val="2C2B9593"/>
    <w:rsid w:val="2C4F1A51"/>
    <w:rsid w:val="2C8DF846"/>
    <w:rsid w:val="2CCD70FB"/>
    <w:rsid w:val="2D176263"/>
    <w:rsid w:val="2D52AC67"/>
    <w:rsid w:val="2D57D87F"/>
    <w:rsid w:val="2D7B39D0"/>
    <w:rsid w:val="2D7EE22D"/>
    <w:rsid w:val="2DA86F7E"/>
    <w:rsid w:val="2DAC7C3B"/>
    <w:rsid w:val="2DFC5A5D"/>
    <w:rsid w:val="2E0103E2"/>
    <w:rsid w:val="2E35781E"/>
    <w:rsid w:val="2E54F2D0"/>
    <w:rsid w:val="2E64CBEF"/>
    <w:rsid w:val="2E659749"/>
    <w:rsid w:val="2EA8B92B"/>
    <w:rsid w:val="2EC6DE9C"/>
    <w:rsid w:val="2EEB3F7D"/>
    <w:rsid w:val="2EEEA207"/>
    <w:rsid w:val="2F0E9F62"/>
    <w:rsid w:val="2F3FFA57"/>
    <w:rsid w:val="2F9B128A"/>
    <w:rsid w:val="2FA101E2"/>
    <w:rsid w:val="2FC64FF1"/>
    <w:rsid w:val="2FD9ABA8"/>
    <w:rsid w:val="3013553F"/>
    <w:rsid w:val="304C90D7"/>
    <w:rsid w:val="3092B974"/>
    <w:rsid w:val="30EC0BAC"/>
    <w:rsid w:val="30F672BD"/>
    <w:rsid w:val="3137C5AD"/>
    <w:rsid w:val="31398217"/>
    <w:rsid w:val="3146B7F9"/>
    <w:rsid w:val="314748E9"/>
    <w:rsid w:val="314C7735"/>
    <w:rsid w:val="3174B684"/>
    <w:rsid w:val="31C4BEAA"/>
    <w:rsid w:val="324F30B9"/>
    <w:rsid w:val="32A4E4B4"/>
    <w:rsid w:val="32AE008A"/>
    <w:rsid w:val="32BD1C14"/>
    <w:rsid w:val="32D8115C"/>
    <w:rsid w:val="32F3BB1A"/>
    <w:rsid w:val="32F8BD0A"/>
    <w:rsid w:val="333A5755"/>
    <w:rsid w:val="33661BA7"/>
    <w:rsid w:val="33769AF3"/>
    <w:rsid w:val="33CA3E5A"/>
    <w:rsid w:val="33F47A4E"/>
    <w:rsid w:val="34079A64"/>
    <w:rsid w:val="342E3489"/>
    <w:rsid w:val="3433877D"/>
    <w:rsid w:val="34BF56A1"/>
    <w:rsid w:val="34E67A80"/>
    <w:rsid w:val="34F3CA6A"/>
    <w:rsid w:val="3501736D"/>
    <w:rsid w:val="3531E174"/>
    <w:rsid w:val="35A07395"/>
    <w:rsid w:val="35A78A3F"/>
    <w:rsid w:val="35A8FA8E"/>
    <w:rsid w:val="3610F7BF"/>
    <w:rsid w:val="361FB104"/>
    <w:rsid w:val="363A110A"/>
    <w:rsid w:val="36B60830"/>
    <w:rsid w:val="36E37B73"/>
    <w:rsid w:val="3714E577"/>
    <w:rsid w:val="3761D3FC"/>
    <w:rsid w:val="378376CA"/>
    <w:rsid w:val="37FBA439"/>
    <w:rsid w:val="381B4724"/>
    <w:rsid w:val="382BC570"/>
    <w:rsid w:val="3842EB34"/>
    <w:rsid w:val="38565896"/>
    <w:rsid w:val="386B1C27"/>
    <w:rsid w:val="387243D8"/>
    <w:rsid w:val="389C5F49"/>
    <w:rsid w:val="38ACDF9F"/>
    <w:rsid w:val="38F05743"/>
    <w:rsid w:val="390829B1"/>
    <w:rsid w:val="3921FEA2"/>
    <w:rsid w:val="39BE4168"/>
    <w:rsid w:val="39CE1031"/>
    <w:rsid w:val="3A23D194"/>
    <w:rsid w:val="3A47E044"/>
    <w:rsid w:val="3ABD33A6"/>
    <w:rsid w:val="3B16DC15"/>
    <w:rsid w:val="3B25A586"/>
    <w:rsid w:val="3B25A7BE"/>
    <w:rsid w:val="3BBF06A1"/>
    <w:rsid w:val="3BCC62E5"/>
    <w:rsid w:val="3BF59CEE"/>
    <w:rsid w:val="3CC3CEFB"/>
    <w:rsid w:val="3D4E7C8F"/>
    <w:rsid w:val="3D7028E0"/>
    <w:rsid w:val="3D95448E"/>
    <w:rsid w:val="3D981A4C"/>
    <w:rsid w:val="3DE33867"/>
    <w:rsid w:val="3E1C9DDC"/>
    <w:rsid w:val="3E6DDA52"/>
    <w:rsid w:val="3E8894A3"/>
    <w:rsid w:val="3E9005FF"/>
    <w:rsid w:val="3E959778"/>
    <w:rsid w:val="3E9E3A9F"/>
    <w:rsid w:val="3ED56C55"/>
    <w:rsid w:val="3EDE2DF5"/>
    <w:rsid w:val="3EF3B7B8"/>
    <w:rsid w:val="3F3C5EE5"/>
    <w:rsid w:val="3F7B232C"/>
    <w:rsid w:val="3FCF08B9"/>
    <w:rsid w:val="3FEFF878"/>
    <w:rsid w:val="3FF337E7"/>
    <w:rsid w:val="4038B7D1"/>
    <w:rsid w:val="4041B2BC"/>
    <w:rsid w:val="404C15C1"/>
    <w:rsid w:val="407BE086"/>
    <w:rsid w:val="40A95E0C"/>
    <w:rsid w:val="40F2B3C9"/>
    <w:rsid w:val="4135A83D"/>
    <w:rsid w:val="4142B107"/>
    <w:rsid w:val="41622F10"/>
    <w:rsid w:val="41657936"/>
    <w:rsid w:val="419FB794"/>
    <w:rsid w:val="4218F381"/>
    <w:rsid w:val="424423A2"/>
    <w:rsid w:val="426EB197"/>
    <w:rsid w:val="42898744"/>
    <w:rsid w:val="42DD29DD"/>
    <w:rsid w:val="42ED64DF"/>
    <w:rsid w:val="43162BB8"/>
    <w:rsid w:val="438F0E2D"/>
    <w:rsid w:val="439617DA"/>
    <w:rsid w:val="43D7525D"/>
    <w:rsid w:val="440E8AC2"/>
    <w:rsid w:val="442640AF"/>
    <w:rsid w:val="442E8604"/>
    <w:rsid w:val="443C5AE3"/>
    <w:rsid w:val="447C1D67"/>
    <w:rsid w:val="449B7098"/>
    <w:rsid w:val="44D34126"/>
    <w:rsid w:val="4522C71C"/>
    <w:rsid w:val="457A8B5D"/>
    <w:rsid w:val="458F33BE"/>
    <w:rsid w:val="45A62F10"/>
    <w:rsid w:val="460A9321"/>
    <w:rsid w:val="46125F5E"/>
    <w:rsid w:val="46D48AC4"/>
    <w:rsid w:val="46D7ABFB"/>
    <w:rsid w:val="47511138"/>
    <w:rsid w:val="475E0B76"/>
    <w:rsid w:val="4762A977"/>
    <w:rsid w:val="4793EE64"/>
    <w:rsid w:val="47B1644B"/>
    <w:rsid w:val="47B5FFD4"/>
    <w:rsid w:val="4833C338"/>
    <w:rsid w:val="4838441F"/>
    <w:rsid w:val="49006268"/>
    <w:rsid w:val="49806E8B"/>
    <w:rsid w:val="4982ECC2"/>
    <w:rsid w:val="49CB513D"/>
    <w:rsid w:val="49ED4A92"/>
    <w:rsid w:val="49FE956F"/>
    <w:rsid w:val="4A2F0E84"/>
    <w:rsid w:val="4A5D39A3"/>
    <w:rsid w:val="4A9ABDC5"/>
    <w:rsid w:val="4AA14AC9"/>
    <w:rsid w:val="4AD0CB6A"/>
    <w:rsid w:val="4AF27EB0"/>
    <w:rsid w:val="4B03CE59"/>
    <w:rsid w:val="4B4CC1C1"/>
    <w:rsid w:val="4BE0187D"/>
    <w:rsid w:val="4C1EE4EC"/>
    <w:rsid w:val="4C2D9FAF"/>
    <w:rsid w:val="4CF92A22"/>
    <w:rsid w:val="4D19D434"/>
    <w:rsid w:val="4DA8C57F"/>
    <w:rsid w:val="4DAFD852"/>
    <w:rsid w:val="4DD06D32"/>
    <w:rsid w:val="4E9493D5"/>
    <w:rsid w:val="4EFC0DE3"/>
    <w:rsid w:val="4F0A2DE3"/>
    <w:rsid w:val="4F225885"/>
    <w:rsid w:val="4F4DDB74"/>
    <w:rsid w:val="4F5EC84D"/>
    <w:rsid w:val="4F671A50"/>
    <w:rsid w:val="4F7366C5"/>
    <w:rsid w:val="4F827331"/>
    <w:rsid w:val="4FA00468"/>
    <w:rsid w:val="4FB4ADC8"/>
    <w:rsid w:val="4FE4B16F"/>
    <w:rsid w:val="50054153"/>
    <w:rsid w:val="501B80B8"/>
    <w:rsid w:val="502D998A"/>
    <w:rsid w:val="5046853B"/>
    <w:rsid w:val="504C8F6B"/>
    <w:rsid w:val="50B2E95A"/>
    <w:rsid w:val="50C2F56C"/>
    <w:rsid w:val="50CD409C"/>
    <w:rsid w:val="50D52048"/>
    <w:rsid w:val="514217A2"/>
    <w:rsid w:val="5173C3B5"/>
    <w:rsid w:val="51AAC883"/>
    <w:rsid w:val="51B354F9"/>
    <w:rsid w:val="51F2B5AF"/>
    <w:rsid w:val="524A33E2"/>
    <w:rsid w:val="527FABDB"/>
    <w:rsid w:val="52AE6637"/>
    <w:rsid w:val="52D977BC"/>
    <w:rsid w:val="537FE204"/>
    <w:rsid w:val="53818BF5"/>
    <w:rsid w:val="53B887AB"/>
    <w:rsid w:val="53BA185D"/>
    <w:rsid w:val="546D1A06"/>
    <w:rsid w:val="54B3A11E"/>
    <w:rsid w:val="54D6C3B5"/>
    <w:rsid w:val="550E1A40"/>
    <w:rsid w:val="555209DE"/>
    <w:rsid w:val="555D2A1B"/>
    <w:rsid w:val="56251B6E"/>
    <w:rsid w:val="5632EF06"/>
    <w:rsid w:val="5659BE56"/>
    <w:rsid w:val="56677CEA"/>
    <w:rsid w:val="5746369F"/>
    <w:rsid w:val="57643EA2"/>
    <w:rsid w:val="57D93B36"/>
    <w:rsid w:val="57DA78C1"/>
    <w:rsid w:val="582704F7"/>
    <w:rsid w:val="586B8467"/>
    <w:rsid w:val="587BBD3D"/>
    <w:rsid w:val="588439F7"/>
    <w:rsid w:val="58A89C0C"/>
    <w:rsid w:val="58BDC9D6"/>
    <w:rsid w:val="58D1A140"/>
    <w:rsid w:val="58E3201C"/>
    <w:rsid w:val="59469EC7"/>
    <w:rsid w:val="594E2019"/>
    <w:rsid w:val="5970C59A"/>
    <w:rsid w:val="59961495"/>
    <w:rsid w:val="599674E4"/>
    <w:rsid w:val="59D308BC"/>
    <w:rsid w:val="59D59907"/>
    <w:rsid w:val="59F5F6C7"/>
    <w:rsid w:val="5A6DF869"/>
    <w:rsid w:val="5B1F6DB3"/>
    <w:rsid w:val="5B36CE42"/>
    <w:rsid w:val="5B5EA1FE"/>
    <w:rsid w:val="5B777319"/>
    <w:rsid w:val="5BA7B756"/>
    <w:rsid w:val="5BDDD02D"/>
    <w:rsid w:val="5C313D14"/>
    <w:rsid w:val="5C32C6F9"/>
    <w:rsid w:val="5C350F84"/>
    <w:rsid w:val="5C52E1B7"/>
    <w:rsid w:val="5D196C63"/>
    <w:rsid w:val="5D39CCA5"/>
    <w:rsid w:val="5D50FBCC"/>
    <w:rsid w:val="5D58F089"/>
    <w:rsid w:val="5D62A147"/>
    <w:rsid w:val="5D9284FA"/>
    <w:rsid w:val="5DC1B348"/>
    <w:rsid w:val="5DD14B8E"/>
    <w:rsid w:val="5E2B7B2A"/>
    <w:rsid w:val="5E34C9A6"/>
    <w:rsid w:val="5E559D92"/>
    <w:rsid w:val="5E5D46DB"/>
    <w:rsid w:val="5E7307FF"/>
    <w:rsid w:val="5EA44FB5"/>
    <w:rsid w:val="5F10F086"/>
    <w:rsid w:val="5F4F2818"/>
    <w:rsid w:val="5F50BCF5"/>
    <w:rsid w:val="5F6B9EB0"/>
    <w:rsid w:val="5F9FB7B6"/>
    <w:rsid w:val="5FC2A5F7"/>
    <w:rsid w:val="60047C55"/>
    <w:rsid w:val="600E42DD"/>
    <w:rsid w:val="604265A3"/>
    <w:rsid w:val="60D19E6A"/>
    <w:rsid w:val="61290C58"/>
    <w:rsid w:val="6166CB10"/>
    <w:rsid w:val="617CEFE6"/>
    <w:rsid w:val="61AC0328"/>
    <w:rsid w:val="61F628A1"/>
    <w:rsid w:val="623E39CB"/>
    <w:rsid w:val="62D23428"/>
    <w:rsid w:val="62E8CD91"/>
    <w:rsid w:val="62F0C505"/>
    <w:rsid w:val="62FE4E3C"/>
    <w:rsid w:val="634A2E64"/>
    <w:rsid w:val="63549F37"/>
    <w:rsid w:val="636FA999"/>
    <w:rsid w:val="63753822"/>
    <w:rsid w:val="63BD428E"/>
    <w:rsid w:val="64072F31"/>
    <w:rsid w:val="642B114E"/>
    <w:rsid w:val="64508E87"/>
    <w:rsid w:val="648C968F"/>
    <w:rsid w:val="64BC450A"/>
    <w:rsid w:val="65172EDA"/>
    <w:rsid w:val="6520B21A"/>
    <w:rsid w:val="656E5E59"/>
    <w:rsid w:val="6585A501"/>
    <w:rsid w:val="65C321E0"/>
    <w:rsid w:val="65D383ED"/>
    <w:rsid w:val="6640FB0E"/>
    <w:rsid w:val="66E6B100"/>
    <w:rsid w:val="676B8F8A"/>
    <w:rsid w:val="67876693"/>
    <w:rsid w:val="67931898"/>
    <w:rsid w:val="679399EC"/>
    <w:rsid w:val="67951D84"/>
    <w:rsid w:val="67B9446F"/>
    <w:rsid w:val="681D7F7D"/>
    <w:rsid w:val="6853B8FE"/>
    <w:rsid w:val="68E5F6C3"/>
    <w:rsid w:val="68F35F4C"/>
    <w:rsid w:val="690632F2"/>
    <w:rsid w:val="6952C0FA"/>
    <w:rsid w:val="69658C11"/>
    <w:rsid w:val="6969CE34"/>
    <w:rsid w:val="696CC2A8"/>
    <w:rsid w:val="697D85FA"/>
    <w:rsid w:val="69B37C91"/>
    <w:rsid w:val="69B4606F"/>
    <w:rsid w:val="69EF6144"/>
    <w:rsid w:val="69F4F881"/>
    <w:rsid w:val="6A413EA0"/>
    <w:rsid w:val="6A573A06"/>
    <w:rsid w:val="6AB7C744"/>
    <w:rsid w:val="6AD1DEB1"/>
    <w:rsid w:val="6B14C302"/>
    <w:rsid w:val="6B4F596B"/>
    <w:rsid w:val="6B52AD90"/>
    <w:rsid w:val="6B65DAF8"/>
    <w:rsid w:val="6BAC2BEE"/>
    <w:rsid w:val="6BB300C2"/>
    <w:rsid w:val="6BEADA18"/>
    <w:rsid w:val="6C1ABEE9"/>
    <w:rsid w:val="6C25CD62"/>
    <w:rsid w:val="6C951E42"/>
    <w:rsid w:val="6CB53687"/>
    <w:rsid w:val="6D02E48D"/>
    <w:rsid w:val="6D28D304"/>
    <w:rsid w:val="6D3A00F6"/>
    <w:rsid w:val="6DA4A11C"/>
    <w:rsid w:val="6DBE59D4"/>
    <w:rsid w:val="6DD84D9A"/>
    <w:rsid w:val="6DE2BE24"/>
    <w:rsid w:val="6DE47635"/>
    <w:rsid w:val="6DFE7397"/>
    <w:rsid w:val="6DFF9E5B"/>
    <w:rsid w:val="6E39AF1D"/>
    <w:rsid w:val="6E6F6E7E"/>
    <w:rsid w:val="6E8E79BA"/>
    <w:rsid w:val="6E931AE5"/>
    <w:rsid w:val="6E9879AD"/>
    <w:rsid w:val="6E9E984F"/>
    <w:rsid w:val="6EA98696"/>
    <w:rsid w:val="6EE13FCD"/>
    <w:rsid w:val="6F4C75D5"/>
    <w:rsid w:val="6FADA95D"/>
    <w:rsid w:val="70A6DEE8"/>
    <w:rsid w:val="70DBDF09"/>
    <w:rsid w:val="71083343"/>
    <w:rsid w:val="71335191"/>
    <w:rsid w:val="727D0EA0"/>
    <w:rsid w:val="7286FBA3"/>
    <w:rsid w:val="72ABB768"/>
    <w:rsid w:val="73060E93"/>
    <w:rsid w:val="7309558A"/>
    <w:rsid w:val="7367B58C"/>
    <w:rsid w:val="73A618F1"/>
    <w:rsid w:val="7419CCED"/>
    <w:rsid w:val="7442EE0C"/>
    <w:rsid w:val="745B80D6"/>
    <w:rsid w:val="7544E063"/>
    <w:rsid w:val="76F279E4"/>
    <w:rsid w:val="76FCA13E"/>
    <w:rsid w:val="776E169B"/>
    <w:rsid w:val="77A2D193"/>
    <w:rsid w:val="77DAAA7C"/>
    <w:rsid w:val="7855B337"/>
    <w:rsid w:val="78659422"/>
    <w:rsid w:val="789F3941"/>
    <w:rsid w:val="7949FD8F"/>
    <w:rsid w:val="79558FA0"/>
    <w:rsid w:val="7976835F"/>
    <w:rsid w:val="79D6FA54"/>
    <w:rsid w:val="79E71906"/>
    <w:rsid w:val="79E7C3F0"/>
    <w:rsid w:val="7A786650"/>
    <w:rsid w:val="7B1D870C"/>
    <w:rsid w:val="7B4EB4B7"/>
    <w:rsid w:val="7B86770E"/>
    <w:rsid w:val="7BAD1DA0"/>
    <w:rsid w:val="7C041CD9"/>
    <w:rsid w:val="7C5D0D9E"/>
    <w:rsid w:val="7CA4DDC3"/>
    <w:rsid w:val="7D00E289"/>
    <w:rsid w:val="7D284CD9"/>
    <w:rsid w:val="7D462E69"/>
    <w:rsid w:val="7E1BDDB7"/>
    <w:rsid w:val="7E232991"/>
    <w:rsid w:val="7E433B78"/>
    <w:rsid w:val="7E652D8A"/>
    <w:rsid w:val="7EC7E7A4"/>
    <w:rsid w:val="7EDC3E07"/>
    <w:rsid w:val="7F23A251"/>
    <w:rsid w:val="7F48D0AF"/>
    <w:rsid w:val="7F4FB2CF"/>
    <w:rsid w:val="7FF0DCE3"/>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C1EF7"/>
  <w15:chartTrackingRefBased/>
  <w15:docId w15:val="{84D974FE-544A-4B95-B2EA-3E874889ED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hAnsi="Arial" w:eastAsia="Arial"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9" w:qFormat="1"/>
    <w:lsdException w:name="heading 7" w:uiPriority="9" w:qFormat="1"/>
    <w:lsdException w:name="heading 8" w:uiPriority="9" w:qFormat="1"/>
    <w:lsdException w:name="heading 9" w:uiPriority="9"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uiPriority="0"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3174A"/>
    <w:rPr>
      <w:rFonts w:eastAsia="Times New Roman"/>
      <w:szCs w:val="24"/>
      <w:lang w:val="en-GB" w:eastAsia="it-IT"/>
    </w:rPr>
  </w:style>
  <w:style w:type="paragraph" w:styleId="Heading1">
    <w:name w:val="heading 1"/>
    <w:basedOn w:val="Normal"/>
    <w:next w:val="Normal"/>
    <w:link w:val="Heading1Char"/>
    <w:qFormat/>
    <w:rsid w:val="00D66DAB"/>
    <w:pPr>
      <w:keepNext/>
      <w:keepLines/>
      <w:numPr>
        <w:numId w:val="9"/>
      </w:numPr>
      <w:spacing w:before="120" w:after="120"/>
      <w:ind w:left="431" w:hanging="431"/>
      <w:outlineLvl w:val="0"/>
    </w:pPr>
    <w:rPr>
      <w:rFonts w:ascii="Arial Black" w:hAnsi="Arial Black"/>
      <w:bCs/>
      <w:sz w:val="23"/>
      <w:szCs w:val="28"/>
    </w:rPr>
  </w:style>
  <w:style w:type="paragraph" w:styleId="Heading2">
    <w:name w:val="heading 2"/>
    <w:basedOn w:val="Normal"/>
    <w:next w:val="Normal"/>
    <w:link w:val="Heading2Char"/>
    <w:qFormat/>
    <w:rsid w:val="00D66DAB"/>
    <w:pPr>
      <w:keepNext/>
      <w:keepLines/>
      <w:numPr>
        <w:ilvl w:val="1"/>
        <w:numId w:val="9"/>
      </w:numPr>
      <w:spacing w:before="120" w:after="120" w:line="290" w:lineRule="exact"/>
      <w:ind w:left="720" w:hanging="720"/>
      <w:outlineLvl w:val="1"/>
    </w:pPr>
    <w:rPr>
      <w:b/>
      <w:bCs/>
      <w:sz w:val="23"/>
      <w:szCs w:val="26"/>
    </w:rPr>
  </w:style>
  <w:style w:type="paragraph" w:styleId="Heading3">
    <w:name w:val="heading 3"/>
    <w:basedOn w:val="Normal"/>
    <w:next w:val="Normal"/>
    <w:link w:val="Heading3Char"/>
    <w:qFormat/>
    <w:rsid w:val="00D66DAB"/>
    <w:pPr>
      <w:keepNext/>
      <w:keepLines/>
      <w:numPr>
        <w:ilvl w:val="2"/>
        <w:numId w:val="9"/>
      </w:numPr>
      <w:spacing w:before="120" w:after="120"/>
      <w:ind w:left="567" w:hanging="567"/>
      <w:outlineLvl w:val="2"/>
    </w:pPr>
    <w:rPr>
      <w:b/>
      <w:bCs/>
      <w:lang w:val="x-none"/>
    </w:rPr>
  </w:style>
  <w:style w:type="paragraph" w:styleId="Heading4">
    <w:name w:val="heading 4"/>
    <w:basedOn w:val="Normal"/>
    <w:next w:val="Normal"/>
    <w:link w:val="Heading4Char"/>
    <w:qFormat/>
    <w:rsid w:val="002E099B"/>
    <w:pPr>
      <w:keepNext/>
      <w:numPr>
        <w:ilvl w:val="3"/>
        <w:numId w:val="9"/>
      </w:numPr>
      <w:spacing w:before="240" w:after="60"/>
      <w:outlineLvl w:val="3"/>
    </w:pPr>
    <w:rPr>
      <w:b/>
      <w:bCs/>
      <w:szCs w:val="28"/>
    </w:rPr>
  </w:style>
  <w:style w:type="paragraph" w:styleId="Heading5">
    <w:name w:val="heading 5"/>
    <w:basedOn w:val="Normal"/>
    <w:next w:val="Normal"/>
    <w:link w:val="Heading5Char"/>
    <w:qFormat/>
    <w:rsid w:val="00361088"/>
    <w:pPr>
      <w:numPr>
        <w:ilvl w:val="4"/>
        <w:numId w:val="9"/>
      </w:numPr>
      <w:spacing w:before="240" w:after="60"/>
      <w:outlineLvl w:val="4"/>
    </w:pPr>
    <w:rPr>
      <w:b/>
      <w:bCs/>
      <w:iCs/>
      <w:szCs w:val="26"/>
    </w:rPr>
  </w:style>
  <w:style w:type="paragraph" w:styleId="Heading6">
    <w:name w:val="heading 6"/>
    <w:basedOn w:val="Normal"/>
    <w:next w:val="Normal"/>
    <w:link w:val="Heading6Char"/>
    <w:uiPriority w:val="9"/>
    <w:qFormat/>
    <w:rsid w:val="00B67D69"/>
    <w:pPr>
      <w:numPr>
        <w:ilvl w:val="5"/>
        <w:numId w:val="9"/>
      </w:numPr>
      <w:spacing w:before="240" w:after="60"/>
      <w:outlineLvl w:val="5"/>
    </w:pPr>
    <w:rPr>
      <w:rFonts w:ascii="Calibri" w:hAnsi="Calibri"/>
      <w:b/>
      <w:bCs/>
      <w:sz w:val="22"/>
      <w:szCs w:val="22"/>
      <w:lang w:val="x-none"/>
    </w:rPr>
  </w:style>
  <w:style w:type="paragraph" w:styleId="Heading7">
    <w:name w:val="heading 7"/>
    <w:basedOn w:val="Normal"/>
    <w:next w:val="Normal"/>
    <w:link w:val="Heading7Char"/>
    <w:uiPriority w:val="9"/>
    <w:qFormat/>
    <w:rsid w:val="00B67D69"/>
    <w:pPr>
      <w:numPr>
        <w:ilvl w:val="6"/>
        <w:numId w:val="9"/>
      </w:numPr>
      <w:spacing w:before="240" w:after="60"/>
      <w:outlineLvl w:val="6"/>
    </w:pPr>
    <w:rPr>
      <w:rFonts w:ascii="Calibri" w:hAnsi="Calibri"/>
      <w:sz w:val="24"/>
      <w:lang w:val="x-none"/>
    </w:rPr>
  </w:style>
  <w:style w:type="paragraph" w:styleId="Heading8">
    <w:name w:val="heading 8"/>
    <w:basedOn w:val="Normal"/>
    <w:next w:val="Normal"/>
    <w:link w:val="Heading8Char"/>
    <w:uiPriority w:val="9"/>
    <w:qFormat/>
    <w:rsid w:val="00B67D69"/>
    <w:pPr>
      <w:numPr>
        <w:ilvl w:val="7"/>
        <w:numId w:val="9"/>
      </w:numPr>
      <w:spacing w:before="240" w:after="60"/>
      <w:outlineLvl w:val="7"/>
    </w:pPr>
    <w:rPr>
      <w:rFonts w:ascii="Calibri" w:hAnsi="Calibri"/>
      <w:i/>
      <w:iCs/>
      <w:sz w:val="24"/>
      <w:lang w:val="x-none"/>
    </w:rPr>
  </w:style>
  <w:style w:type="paragraph" w:styleId="Heading9">
    <w:name w:val="heading 9"/>
    <w:basedOn w:val="Normal"/>
    <w:next w:val="Normal"/>
    <w:link w:val="Heading9Char"/>
    <w:uiPriority w:val="9"/>
    <w:qFormat/>
    <w:rsid w:val="00B67D69"/>
    <w:pPr>
      <w:numPr>
        <w:ilvl w:val="8"/>
        <w:numId w:val="9"/>
      </w:numPr>
      <w:spacing w:before="240" w:after="60"/>
      <w:outlineLvl w:val="8"/>
    </w:pPr>
    <w:rPr>
      <w:rFonts w:ascii="Cambria" w:hAnsi="Cambria"/>
      <w:sz w:val="22"/>
      <w:szCs w:val="22"/>
      <w:lang w:val="x-none"/>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1Char" w:customStyle="1">
    <w:name w:val="Heading 1 Char"/>
    <w:link w:val="Heading1"/>
    <w:rsid w:val="00D66DAB"/>
    <w:rPr>
      <w:rFonts w:ascii="Arial Black" w:hAnsi="Arial Black" w:eastAsia="Times New Roman"/>
      <w:bCs/>
      <w:sz w:val="23"/>
      <w:szCs w:val="28"/>
      <w:lang w:val="de-DE" w:eastAsia="it-IT"/>
    </w:rPr>
  </w:style>
  <w:style w:type="character" w:styleId="Heading2Char" w:customStyle="1">
    <w:name w:val="Heading 2 Char"/>
    <w:link w:val="Heading2"/>
    <w:rsid w:val="00D66DAB"/>
    <w:rPr>
      <w:rFonts w:eastAsia="Times New Roman"/>
      <w:b/>
      <w:bCs/>
      <w:sz w:val="23"/>
      <w:szCs w:val="26"/>
      <w:lang w:val="de-DE" w:eastAsia="it-IT"/>
    </w:rPr>
  </w:style>
  <w:style w:type="character" w:styleId="Heading3Char" w:customStyle="1">
    <w:name w:val="Heading 3 Char"/>
    <w:link w:val="Heading3"/>
    <w:rsid w:val="00D66DAB"/>
    <w:rPr>
      <w:rFonts w:eastAsia="Times New Roman"/>
      <w:b/>
      <w:bCs/>
      <w:szCs w:val="24"/>
      <w:lang w:val="x-none" w:eastAsia="it-IT"/>
    </w:rPr>
  </w:style>
  <w:style w:type="character" w:styleId="Emphasis">
    <w:name w:val="Emphasis"/>
    <w:uiPriority w:val="20"/>
    <w:qFormat/>
    <w:rsid w:val="00620E70"/>
    <w:rPr>
      <w:b/>
      <w:iCs/>
    </w:rPr>
  </w:style>
  <w:style w:type="paragraph" w:styleId="NoSpacing">
    <w:name w:val="No Spacing"/>
    <w:uiPriority w:val="1"/>
    <w:qFormat/>
    <w:rsid w:val="00B36CF6"/>
    <w:rPr>
      <w:szCs w:val="22"/>
      <w:lang w:val="de-DE"/>
    </w:rPr>
  </w:style>
  <w:style w:type="paragraph" w:styleId="Lauftext" w:customStyle="1">
    <w:name w:val="Lauftext"/>
    <w:basedOn w:val="Normal"/>
    <w:rsid w:val="00D86A00"/>
    <w:rPr>
      <w:szCs w:val="20"/>
    </w:rPr>
  </w:style>
  <w:style w:type="paragraph" w:styleId="LauftextHervorhebung" w:customStyle="1">
    <w:name w:val="Lauftext Hervorhebung"/>
    <w:basedOn w:val="Lauftext"/>
    <w:rsid w:val="00D86A00"/>
    <w:rPr>
      <w:b/>
    </w:rPr>
  </w:style>
  <w:style w:type="paragraph" w:styleId="Title">
    <w:name w:val="Title"/>
    <w:basedOn w:val="Normal"/>
    <w:link w:val="TitleChar"/>
    <w:qFormat/>
    <w:rsid w:val="003C7626"/>
    <w:pPr>
      <w:outlineLvl w:val="0"/>
    </w:pPr>
    <w:rPr>
      <w:bCs/>
      <w:color w:val="FFFFFF"/>
      <w:kern w:val="28"/>
      <w:sz w:val="50"/>
      <w:szCs w:val="32"/>
      <w:lang w:val="x-none"/>
    </w:rPr>
  </w:style>
  <w:style w:type="character" w:styleId="TitleChar" w:customStyle="1">
    <w:name w:val="Title Char"/>
    <w:link w:val="Title"/>
    <w:rsid w:val="003C7626"/>
    <w:rPr>
      <w:rFonts w:ascii="Arial" w:hAnsi="Arial" w:eastAsia="Times New Roman" w:cs="Arial"/>
      <w:bCs/>
      <w:color w:val="FFFFFF"/>
      <w:kern w:val="28"/>
      <w:sz w:val="50"/>
      <w:szCs w:val="32"/>
      <w:lang w:eastAsia="it-IT"/>
    </w:rPr>
  </w:style>
  <w:style w:type="paragraph" w:styleId="BalloonText">
    <w:name w:val="Balloon Text"/>
    <w:basedOn w:val="Normal"/>
    <w:link w:val="BalloonTextChar"/>
    <w:uiPriority w:val="99"/>
    <w:semiHidden/>
    <w:unhideWhenUsed/>
    <w:rsid w:val="003C7626"/>
    <w:rPr>
      <w:rFonts w:ascii="Tahoma" w:hAnsi="Tahoma"/>
      <w:sz w:val="16"/>
      <w:szCs w:val="16"/>
      <w:lang w:val="x-none"/>
    </w:rPr>
  </w:style>
  <w:style w:type="character" w:styleId="BalloonTextChar" w:customStyle="1">
    <w:name w:val="Balloon Text Char"/>
    <w:link w:val="BalloonText"/>
    <w:uiPriority w:val="99"/>
    <w:semiHidden/>
    <w:rsid w:val="003C7626"/>
    <w:rPr>
      <w:rFonts w:ascii="Tahoma" w:hAnsi="Tahoma" w:eastAsia="Times New Roman" w:cs="Tahoma"/>
      <w:sz w:val="16"/>
      <w:szCs w:val="16"/>
      <w:lang w:eastAsia="it-IT"/>
    </w:rPr>
  </w:style>
  <w:style w:type="table" w:styleId="TableGrid">
    <w:name w:val="Table Grid"/>
    <w:basedOn w:val="TableNormal"/>
    <w:uiPriority w:val="59"/>
    <w:rsid w:val="003C7626"/>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 w:type="paragraph" w:styleId="Header">
    <w:name w:val="header"/>
    <w:basedOn w:val="Normal"/>
    <w:link w:val="HeaderChar"/>
    <w:uiPriority w:val="99"/>
    <w:unhideWhenUsed/>
    <w:rsid w:val="003C7626"/>
    <w:pPr>
      <w:tabs>
        <w:tab w:val="center" w:pos="4680"/>
        <w:tab w:val="right" w:pos="9360"/>
      </w:tabs>
    </w:pPr>
    <w:rPr>
      <w:lang w:val="x-none"/>
    </w:rPr>
  </w:style>
  <w:style w:type="character" w:styleId="HeaderChar" w:customStyle="1">
    <w:name w:val="Header Char"/>
    <w:link w:val="Header"/>
    <w:uiPriority w:val="99"/>
    <w:rsid w:val="003C7626"/>
    <w:rPr>
      <w:rFonts w:ascii="Arial" w:hAnsi="Arial" w:eastAsia="Times New Roman" w:cs="Times New Roman"/>
      <w:sz w:val="20"/>
      <w:szCs w:val="24"/>
      <w:lang w:eastAsia="it-IT"/>
    </w:rPr>
  </w:style>
  <w:style w:type="paragraph" w:styleId="Footer">
    <w:name w:val="footer"/>
    <w:basedOn w:val="Normal"/>
    <w:link w:val="FooterChar"/>
    <w:uiPriority w:val="99"/>
    <w:unhideWhenUsed/>
    <w:rsid w:val="003C7626"/>
    <w:pPr>
      <w:tabs>
        <w:tab w:val="center" w:pos="4680"/>
        <w:tab w:val="right" w:pos="9360"/>
      </w:tabs>
    </w:pPr>
    <w:rPr>
      <w:lang w:val="x-none"/>
    </w:rPr>
  </w:style>
  <w:style w:type="character" w:styleId="FooterChar" w:customStyle="1">
    <w:name w:val="Footer Char"/>
    <w:link w:val="Footer"/>
    <w:uiPriority w:val="99"/>
    <w:rsid w:val="003C7626"/>
    <w:rPr>
      <w:rFonts w:ascii="Arial" w:hAnsi="Arial" w:eastAsia="Times New Roman" w:cs="Times New Roman"/>
      <w:sz w:val="20"/>
      <w:szCs w:val="24"/>
      <w:lang w:eastAsia="it-IT"/>
    </w:rPr>
  </w:style>
  <w:style w:type="paragraph" w:styleId="TOCHeading">
    <w:name w:val="TOC Heading"/>
    <w:basedOn w:val="Heading1"/>
    <w:next w:val="Normal"/>
    <w:uiPriority w:val="39"/>
    <w:qFormat/>
    <w:rsid w:val="00BC62D0"/>
    <w:pPr>
      <w:spacing w:before="480" w:line="276" w:lineRule="auto"/>
      <w:outlineLvl w:val="9"/>
    </w:pPr>
    <w:rPr>
      <w:rFonts w:ascii="Arial" w:hAnsi="Arial"/>
      <w:b/>
      <w:color w:val="0080B2"/>
      <w:sz w:val="28"/>
      <w:lang w:val="en-US" w:eastAsia="en-US"/>
    </w:rPr>
  </w:style>
  <w:style w:type="paragraph" w:styleId="TOC1">
    <w:name w:val="toc 1"/>
    <w:basedOn w:val="Normal"/>
    <w:next w:val="Normal"/>
    <w:autoRedefine/>
    <w:uiPriority w:val="39"/>
    <w:unhideWhenUsed/>
    <w:rsid w:val="009F41ED"/>
    <w:pPr>
      <w:spacing w:after="100"/>
    </w:pPr>
  </w:style>
  <w:style w:type="paragraph" w:styleId="TOC2">
    <w:name w:val="toc 2"/>
    <w:basedOn w:val="Normal"/>
    <w:next w:val="Normal"/>
    <w:autoRedefine/>
    <w:uiPriority w:val="39"/>
    <w:unhideWhenUsed/>
    <w:rsid w:val="00354D5A"/>
    <w:pPr>
      <w:tabs>
        <w:tab w:val="left" w:pos="800"/>
        <w:tab w:val="right" w:leader="dot" w:pos="9038"/>
      </w:tabs>
      <w:spacing w:after="100"/>
      <w:ind w:left="200"/>
    </w:pPr>
  </w:style>
  <w:style w:type="paragraph" w:styleId="TOC3">
    <w:name w:val="toc 3"/>
    <w:basedOn w:val="Normal"/>
    <w:next w:val="Normal"/>
    <w:autoRedefine/>
    <w:uiPriority w:val="39"/>
    <w:unhideWhenUsed/>
    <w:rsid w:val="00354D5A"/>
    <w:pPr>
      <w:tabs>
        <w:tab w:val="left" w:pos="1100"/>
        <w:tab w:val="right" w:leader="dot" w:pos="9038"/>
      </w:tabs>
      <w:spacing w:after="100"/>
      <w:ind w:left="400"/>
    </w:pPr>
  </w:style>
  <w:style w:type="character" w:styleId="Hyperlink">
    <w:name w:val="Hyperlink"/>
    <w:uiPriority w:val="99"/>
    <w:unhideWhenUsed/>
    <w:rsid w:val="003335A3"/>
    <w:rPr>
      <w:color w:val="E2001A"/>
      <w:u w:val="single"/>
    </w:rPr>
  </w:style>
  <w:style w:type="character" w:styleId="PlaceholderText">
    <w:name w:val="Placeholder Text"/>
    <w:uiPriority w:val="99"/>
    <w:semiHidden/>
    <w:rsid w:val="002C7767"/>
    <w:rPr>
      <w:color w:val="808080"/>
    </w:rPr>
  </w:style>
  <w:style w:type="paragraph" w:styleId="DocumentMap">
    <w:name w:val="Document Map"/>
    <w:basedOn w:val="Normal"/>
    <w:link w:val="DocumentMapChar"/>
    <w:uiPriority w:val="99"/>
    <w:semiHidden/>
    <w:unhideWhenUsed/>
    <w:rsid w:val="007324F7"/>
    <w:rPr>
      <w:rFonts w:ascii="Tahoma" w:hAnsi="Tahoma"/>
      <w:sz w:val="16"/>
      <w:szCs w:val="16"/>
      <w:lang w:val="x-none"/>
    </w:rPr>
  </w:style>
  <w:style w:type="character" w:styleId="DocumentMapChar" w:customStyle="1">
    <w:name w:val="Document Map Char"/>
    <w:link w:val="DocumentMap"/>
    <w:uiPriority w:val="99"/>
    <w:semiHidden/>
    <w:rsid w:val="007324F7"/>
    <w:rPr>
      <w:rFonts w:ascii="Tahoma" w:hAnsi="Tahoma" w:eastAsia="Times New Roman" w:cs="Tahoma"/>
      <w:sz w:val="16"/>
      <w:szCs w:val="16"/>
      <w:lang w:eastAsia="it-IT"/>
    </w:rPr>
  </w:style>
  <w:style w:type="paragraph" w:styleId="ListParagraph">
    <w:name w:val="List Paragraph"/>
    <w:basedOn w:val="Normal"/>
    <w:uiPriority w:val="34"/>
    <w:qFormat/>
    <w:rsid w:val="007324F7"/>
    <w:pPr>
      <w:ind w:left="720"/>
      <w:contextualSpacing/>
    </w:pPr>
  </w:style>
  <w:style w:type="paragraph" w:styleId="Revision">
    <w:name w:val="Revision"/>
    <w:hidden/>
    <w:uiPriority w:val="99"/>
    <w:semiHidden/>
    <w:rsid w:val="00BF3FE1"/>
    <w:rPr>
      <w:rFonts w:eastAsia="Times New Roman"/>
      <w:szCs w:val="24"/>
      <w:lang w:val="de-DE" w:eastAsia="it-IT"/>
    </w:rPr>
  </w:style>
  <w:style w:type="paragraph" w:styleId="ListContinue">
    <w:name w:val="List Continue"/>
    <w:basedOn w:val="Normal"/>
    <w:rsid w:val="00C21A53"/>
    <w:pPr>
      <w:spacing w:before="60"/>
    </w:pPr>
    <w:rPr>
      <w:szCs w:val="20"/>
      <w:lang w:eastAsia="de-DE"/>
    </w:rPr>
  </w:style>
  <w:style w:type="paragraph" w:styleId="Hilfetext" w:customStyle="1">
    <w:name w:val="Hilfetext"/>
    <w:basedOn w:val="Normal"/>
    <w:next w:val="Normal"/>
    <w:link w:val="HilfetextZchn"/>
    <w:rsid w:val="00C21A53"/>
    <w:rPr>
      <w:bCs/>
      <w:color w:val="3366FF"/>
      <w:sz w:val="18"/>
      <w:lang w:val="en-US" w:eastAsia="x-none"/>
    </w:rPr>
  </w:style>
  <w:style w:type="character" w:styleId="Heading4Char" w:customStyle="1">
    <w:name w:val="Heading 4 Char"/>
    <w:link w:val="Heading4"/>
    <w:rsid w:val="002E099B"/>
    <w:rPr>
      <w:rFonts w:eastAsia="Times New Roman"/>
      <w:b/>
      <w:bCs/>
      <w:szCs w:val="28"/>
      <w:lang w:val="de-DE" w:eastAsia="it-IT"/>
    </w:rPr>
  </w:style>
  <w:style w:type="character" w:styleId="Heading5Char" w:customStyle="1">
    <w:name w:val="Heading 5 Char"/>
    <w:link w:val="Heading5"/>
    <w:rsid w:val="00361088"/>
    <w:rPr>
      <w:rFonts w:eastAsia="Times New Roman"/>
      <w:b/>
      <w:bCs/>
      <w:iCs/>
      <w:szCs w:val="26"/>
      <w:lang w:val="de-DE" w:eastAsia="it-IT"/>
    </w:rPr>
  </w:style>
  <w:style w:type="character" w:styleId="Heading6Char" w:customStyle="1">
    <w:name w:val="Heading 6 Char"/>
    <w:link w:val="Heading6"/>
    <w:uiPriority w:val="9"/>
    <w:rsid w:val="00B67D69"/>
    <w:rPr>
      <w:rFonts w:ascii="Calibri" w:hAnsi="Calibri" w:eastAsia="Times New Roman"/>
      <w:b/>
      <w:bCs/>
      <w:sz w:val="22"/>
      <w:szCs w:val="22"/>
      <w:lang w:val="x-none" w:eastAsia="it-IT"/>
    </w:rPr>
  </w:style>
  <w:style w:type="character" w:styleId="Heading7Char" w:customStyle="1">
    <w:name w:val="Heading 7 Char"/>
    <w:link w:val="Heading7"/>
    <w:uiPriority w:val="9"/>
    <w:rsid w:val="00B67D69"/>
    <w:rPr>
      <w:rFonts w:ascii="Calibri" w:hAnsi="Calibri" w:eastAsia="Times New Roman"/>
      <w:sz w:val="24"/>
      <w:szCs w:val="24"/>
      <w:lang w:val="x-none" w:eastAsia="it-IT"/>
    </w:rPr>
  </w:style>
  <w:style w:type="character" w:styleId="Heading8Char" w:customStyle="1">
    <w:name w:val="Heading 8 Char"/>
    <w:link w:val="Heading8"/>
    <w:uiPriority w:val="9"/>
    <w:rsid w:val="00B67D69"/>
    <w:rPr>
      <w:rFonts w:ascii="Calibri" w:hAnsi="Calibri" w:eastAsia="Times New Roman"/>
      <w:i/>
      <w:iCs/>
      <w:sz w:val="24"/>
      <w:szCs w:val="24"/>
      <w:lang w:val="x-none" w:eastAsia="it-IT"/>
    </w:rPr>
  </w:style>
  <w:style w:type="character" w:styleId="Heading9Char" w:customStyle="1">
    <w:name w:val="Heading 9 Char"/>
    <w:link w:val="Heading9"/>
    <w:uiPriority w:val="9"/>
    <w:rsid w:val="00B67D69"/>
    <w:rPr>
      <w:rFonts w:ascii="Cambria" w:hAnsi="Cambria" w:eastAsia="Times New Roman"/>
      <w:sz w:val="22"/>
      <w:szCs w:val="22"/>
      <w:lang w:val="x-none" w:eastAsia="it-IT"/>
    </w:rPr>
  </w:style>
  <w:style w:type="paragraph" w:styleId="Fil-out-aid" w:customStyle="1">
    <w:name w:val="Fil-out-aid"/>
    <w:basedOn w:val="Hilfetext"/>
    <w:link w:val="Fil-out-aidZchn"/>
    <w:qFormat/>
    <w:rsid w:val="00CD209C"/>
    <w:rPr>
      <w:vanish/>
      <w:color w:val="FF0000"/>
      <w:lang w:eastAsia="it-IT"/>
    </w:rPr>
  </w:style>
  <w:style w:type="character" w:styleId="Fill-outaid" w:customStyle="1">
    <w:name w:val="Fill-out aid"/>
    <w:uiPriority w:val="1"/>
    <w:qFormat/>
    <w:rsid w:val="00F54D9E"/>
    <w:rPr>
      <w:vanish/>
      <w:color w:val="FF0000"/>
      <w:lang w:val="en-GB"/>
    </w:rPr>
  </w:style>
  <w:style w:type="character" w:styleId="HilfetextZchn" w:customStyle="1">
    <w:name w:val="Hilfetext Zchn"/>
    <w:link w:val="Hilfetext"/>
    <w:rsid w:val="00C7687A"/>
    <w:rPr>
      <w:rFonts w:eastAsia="Times New Roman"/>
      <w:bCs/>
      <w:color w:val="3366FF"/>
      <w:sz w:val="18"/>
      <w:szCs w:val="24"/>
      <w:lang w:val="en-US"/>
    </w:rPr>
  </w:style>
  <w:style w:type="character" w:styleId="Fil-out-aidZchn" w:customStyle="1">
    <w:name w:val="Fil-out-aid Zchn"/>
    <w:link w:val="Fil-out-aid"/>
    <w:rsid w:val="00CD209C"/>
    <w:rPr>
      <w:rFonts w:eastAsia="Times New Roman"/>
      <w:bCs/>
      <w:vanish/>
      <w:color w:val="FF0000"/>
      <w:sz w:val="18"/>
      <w:szCs w:val="24"/>
      <w:lang w:val="en-US" w:eastAsia="it-IT"/>
    </w:rPr>
  </w:style>
  <w:style w:type="character" w:styleId="FollowedHyperlink">
    <w:name w:val="FollowedHyperlink"/>
    <w:uiPriority w:val="99"/>
    <w:semiHidden/>
    <w:unhideWhenUsed/>
    <w:rsid w:val="008B449E"/>
    <w:rPr>
      <w:color w:val="800080"/>
      <w:u w:val="single"/>
    </w:rPr>
  </w:style>
  <w:style w:type="paragraph" w:styleId="TOC4">
    <w:name w:val="toc 4"/>
    <w:basedOn w:val="Normal"/>
    <w:next w:val="Normal"/>
    <w:autoRedefine/>
    <w:uiPriority w:val="39"/>
    <w:unhideWhenUsed/>
    <w:rsid w:val="000F0E81"/>
    <w:pPr>
      <w:ind w:left="600"/>
    </w:pPr>
  </w:style>
  <w:style w:type="paragraph" w:styleId="TOC5">
    <w:name w:val="toc 5"/>
    <w:basedOn w:val="Normal"/>
    <w:next w:val="Normal"/>
    <w:autoRedefine/>
    <w:uiPriority w:val="39"/>
    <w:unhideWhenUsed/>
    <w:rsid w:val="000F0E81"/>
    <w:pPr>
      <w:ind w:left="800"/>
    </w:pPr>
  </w:style>
  <w:style w:type="paragraph" w:styleId="Default" w:customStyle="1">
    <w:name w:val="Default"/>
    <w:rsid w:val="0027675E"/>
    <w:pPr>
      <w:autoSpaceDE w:val="0"/>
      <w:autoSpaceDN w:val="0"/>
      <w:adjustRightInd w:val="0"/>
    </w:pPr>
    <w:rPr>
      <w:rFonts w:ascii="Centennial 45 Light" w:hAnsi="Centennial 45 Light" w:cs="Centennial 45 Light"/>
      <w:color w:val="000000"/>
      <w:sz w:val="24"/>
      <w:szCs w:val="24"/>
      <w:lang w:val="it-IT" w:eastAsia="it-IT"/>
    </w:rPr>
  </w:style>
  <w:style w:type="character" w:styleId="CommentReference">
    <w:name w:val="annotation reference"/>
    <w:unhideWhenUsed/>
    <w:rsid w:val="004D3BA5"/>
    <w:rPr>
      <w:sz w:val="16"/>
      <w:szCs w:val="16"/>
    </w:rPr>
  </w:style>
  <w:style w:type="paragraph" w:styleId="CommentText">
    <w:name w:val="annotation text"/>
    <w:basedOn w:val="Normal"/>
    <w:link w:val="CommentTextChar"/>
    <w:uiPriority w:val="99"/>
    <w:unhideWhenUsed/>
    <w:rsid w:val="004D3BA5"/>
    <w:rPr>
      <w:szCs w:val="20"/>
    </w:rPr>
  </w:style>
  <w:style w:type="character" w:styleId="CommentTextChar" w:customStyle="1">
    <w:name w:val="Comment Text Char"/>
    <w:link w:val="CommentText"/>
    <w:uiPriority w:val="99"/>
    <w:rsid w:val="004D3BA5"/>
    <w:rPr>
      <w:rFonts w:eastAsia="Times New Roman"/>
      <w:lang w:val="de-DE" w:eastAsia="it-IT"/>
    </w:rPr>
  </w:style>
  <w:style w:type="paragraph" w:styleId="CommentSubject">
    <w:name w:val="annotation subject"/>
    <w:basedOn w:val="CommentText"/>
    <w:next w:val="CommentText"/>
    <w:link w:val="CommentSubjectChar"/>
    <w:uiPriority w:val="99"/>
    <w:semiHidden/>
    <w:unhideWhenUsed/>
    <w:rsid w:val="004D3BA5"/>
    <w:rPr>
      <w:b/>
      <w:bCs/>
    </w:rPr>
  </w:style>
  <w:style w:type="character" w:styleId="CommentSubjectChar" w:customStyle="1">
    <w:name w:val="Comment Subject Char"/>
    <w:link w:val="CommentSubject"/>
    <w:uiPriority w:val="99"/>
    <w:semiHidden/>
    <w:rsid w:val="004D3BA5"/>
    <w:rPr>
      <w:rFonts w:eastAsia="Times New Roman"/>
      <w:b/>
      <w:bCs/>
      <w:lang w:val="de-DE" w:eastAsia="it-IT"/>
    </w:rPr>
  </w:style>
  <w:style w:type="character" w:styleId="ilfuvd" w:customStyle="1">
    <w:name w:val="ilfuvd"/>
    <w:rsid w:val="00E4729F"/>
  </w:style>
  <w:style w:type="paragraph" w:styleId="Head4" w:customStyle="1">
    <w:name w:val="Head4"/>
    <w:basedOn w:val="Normal"/>
    <w:next w:val="Normal"/>
    <w:rsid w:val="004C5F5C"/>
    <w:pPr>
      <w:tabs>
        <w:tab w:val="left" w:pos="-720"/>
      </w:tabs>
      <w:suppressAutoHyphens/>
      <w:spacing w:before="240"/>
      <w:ind w:left="680"/>
      <w:jc w:val="both"/>
    </w:pPr>
    <w:rPr>
      <w:b/>
      <w:caps/>
      <w:sz w:val="24"/>
      <w:szCs w:val="20"/>
      <w:lang w:eastAsia="en-US"/>
    </w:rPr>
  </w:style>
  <w:style w:type="paragraph" w:styleId="Reporttxt" w:customStyle="1">
    <w:name w:val="Reporttxt"/>
    <w:basedOn w:val="Normal"/>
    <w:rsid w:val="004C5F5C"/>
    <w:pPr>
      <w:keepNext/>
      <w:keepLines/>
      <w:pBdr>
        <w:top w:val="single" w:color="auto" w:sz="6" w:space="1" w:shadow="1"/>
        <w:left w:val="single" w:color="auto" w:sz="6" w:space="1" w:shadow="1"/>
        <w:bottom w:val="single" w:color="auto" w:sz="6" w:space="1" w:shadow="1"/>
        <w:right w:val="single" w:color="auto" w:sz="6" w:space="1" w:shadow="1"/>
      </w:pBdr>
      <w:shd w:val="pct5" w:color="auto" w:fill="auto"/>
      <w:tabs>
        <w:tab w:val="left" w:pos="0"/>
      </w:tabs>
      <w:suppressAutoHyphens/>
      <w:ind w:left="360"/>
    </w:pPr>
    <w:rPr>
      <w:rFonts w:ascii="Courier New" w:hAnsi="Courier New"/>
      <w:b/>
      <w:noProof/>
      <w:sz w:val="11"/>
      <w:szCs w:val="20"/>
      <w:lang w:eastAsia="en-US"/>
    </w:rPr>
  </w:style>
  <w:style w:type="paragraph" w:styleId="Screentxt" w:customStyle="1">
    <w:name w:val="Screentxt"/>
    <w:basedOn w:val="Normal"/>
    <w:rsid w:val="00840801"/>
    <w:pPr>
      <w:keepNext/>
      <w:keepLines/>
      <w:pBdr>
        <w:top w:val="single" w:color="auto" w:sz="6" w:space="1" w:shadow="1"/>
        <w:left w:val="single" w:color="auto" w:sz="6" w:space="1" w:shadow="1"/>
        <w:bottom w:val="single" w:color="auto" w:sz="6" w:space="1" w:shadow="1"/>
        <w:right w:val="single" w:color="auto" w:sz="6" w:space="1" w:shadow="1"/>
      </w:pBdr>
      <w:shd w:val="pct5" w:color="auto" w:fill="auto"/>
      <w:tabs>
        <w:tab w:val="left" w:pos="0"/>
      </w:tabs>
      <w:suppressAutoHyphens/>
      <w:ind w:left="1134" w:right="567"/>
    </w:pPr>
    <w:rPr>
      <w:rFonts w:ascii="Courier New" w:hAnsi="Courier New"/>
      <w:noProof/>
      <w:sz w:val="16"/>
      <w:szCs w:val="20"/>
      <w:lang w:eastAsia="en-US"/>
    </w:rPr>
  </w:style>
  <w:style w:type="paragraph" w:styleId="NormalWeb">
    <w:name w:val="Normal (Web)"/>
    <w:basedOn w:val="Normal"/>
    <w:uiPriority w:val="99"/>
    <w:semiHidden/>
    <w:unhideWhenUsed/>
    <w:rsid w:val="00611FC0"/>
    <w:pPr>
      <w:spacing w:before="100" w:beforeAutospacing="1" w:after="100" w:afterAutospacing="1"/>
    </w:pPr>
    <w:rPr>
      <w:rFonts w:ascii="Times New Roman" w:hAnsi="Times New Roman"/>
      <w:sz w:val="24"/>
      <w:lang w:val="hu-HU" w:eastAsia="hu-HU"/>
    </w:rPr>
  </w:style>
  <w:style w:type="character" w:styleId="Mention">
    <w:name w:val="Mention"/>
    <w:basedOn w:val="DefaultParagraphFont"/>
    <w:uiPriority w:val="99"/>
    <w:unhideWhenUsed/>
    <w:rsid w:val="000E5F77"/>
    <w:rPr>
      <w:color w:val="2B579A"/>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48539753">
      <w:bodyDiv w:val="1"/>
      <w:marLeft w:val="0"/>
      <w:marRight w:val="0"/>
      <w:marTop w:val="0"/>
      <w:marBottom w:val="0"/>
      <w:divBdr>
        <w:top w:val="none" w:sz="0" w:space="0" w:color="auto"/>
        <w:left w:val="none" w:sz="0" w:space="0" w:color="auto"/>
        <w:bottom w:val="none" w:sz="0" w:space="0" w:color="auto"/>
        <w:right w:val="none" w:sz="0" w:space="0" w:color="auto"/>
      </w:divBdr>
    </w:div>
    <w:div w:id="341010424">
      <w:bodyDiv w:val="1"/>
      <w:marLeft w:val="0"/>
      <w:marRight w:val="0"/>
      <w:marTop w:val="0"/>
      <w:marBottom w:val="0"/>
      <w:divBdr>
        <w:top w:val="none" w:sz="0" w:space="0" w:color="auto"/>
        <w:left w:val="none" w:sz="0" w:space="0" w:color="auto"/>
        <w:bottom w:val="none" w:sz="0" w:space="0" w:color="auto"/>
        <w:right w:val="none" w:sz="0" w:space="0" w:color="auto"/>
      </w:divBdr>
    </w:div>
    <w:div w:id="412554536">
      <w:bodyDiv w:val="1"/>
      <w:marLeft w:val="0"/>
      <w:marRight w:val="0"/>
      <w:marTop w:val="0"/>
      <w:marBottom w:val="0"/>
      <w:divBdr>
        <w:top w:val="none" w:sz="0" w:space="0" w:color="auto"/>
        <w:left w:val="none" w:sz="0" w:space="0" w:color="auto"/>
        <w:bottom w:val="none" w:sz="0" w:space="0" w:color="auto"/>
        <w:right w:val="none" w:sz="0" w:space="0" w:color="auto"/>
      </w:divBdr>
    </w:div>
    <w:div w:id="503207586">
      <w:bodyDiv w:val="1"/>
      <w:marLeft w:val="0"/>
      <w:marRight w:val="0"/>
      <w:marTop w:val="0"/>
      <w:marBottom w:val="0"/>
      <w:divBdr>
        <w:top w:val="none" w:sz="0" w:space="0" w:color="auto"/>
        <w:left w:val="none" w:sz="0" w:space="0" w:color="auto"/>
        <w:bottom w:val="none" w:sz="0" w:space="0" w:color="auto"/>
        <w:right w:val="none" w:sz="0" w:space="0" w:color="auto"/>
      </w:divBdr>
    </w:div>
    <w:div w:id="581834404">
      <w:bodyDiv w:val="1"/>
      <w:marLeft w:val="0"/>
      <w:marRight w:val="0"/>
      <w:marTop w:val="0"/>
      <w:marBottom w:val="0"/>
      <w:divBdr>
        <w:top w:val="none" w:sz="0" w:space="0" w:color="auto"/>
        <w:left w:val="none" w:sz="0" w:space="0" w:color="auto"/>
        <w:bottom w:val="none" w:sz="0" w:space="0" w:color="auto"/>
        <w:right w:val="none" w:sz="0" w:space="0" w:color="auto"/>
      </w:divBdr>
    </w:div>
    <w:div w:id="621033287">
      <w:bodyDiv w:val="1"/>
      <w:marLeft w:val="0"/>
      <w:marRight w:val="0"/>
      <w:marTop w:val="0"/>
      <w:marBottom w:val="0"/>
      <w:divBdr>
        <w:top w:val="none" w:sz="0" w:space="0" w:color="auto"/>
        <w:left w:val="none" w:sz="0" w:space="0" w:color="auto"/>
        <w:bottom w:val="none" w:sz="0" w:space="0" w:color="auto"/>
        <w:right w:val="none" w:sz="0" w:space="0" w:color="auto"/>
      </w:divBdr>
    </w:div>
    <w:div w:id="789517438">
      <w:bodyDiv w:val="1"/>
      <w:marLeft w:val="0"/>
      <w:marRight w:val="0"/>
      <w:marTop w:val="0"/>
      <w:marBottom w:val="0"/>
      <w:divBdr>
        <w:top w:val="none" w:sz="0" w:space="0" w:color="auto"/>
        <w:left w:val="none" w:sz="0" w:space="0" w:color="auto"/>
        <w:bottom w:val="none" w:sz="0" w:space="0" w:color="auto"/>
        <w:right w:val="none" w:sz="0" w:space="0" w:color="auto"/>
      </w:divBdr>
    </w:div>
    <w:div w:id="1043989181">
      <w:bodyDiv w:val="1"/>
      <w:marLeft w:val="0"/>
      <w:marRight w:val="0"/>
      <w:marTop w:val="0"/>
      <w:marBottom w:val="0"/>
      <w:divBdr>
        <w:top w:val="none" w:sz="0" w:space="0" w:color="auto"/>
        <w:left w:val="none" w:sz="0" w:space="0" w:color="auto"/>
        <w:bottom w:val="none" w:sz="0" w:space="0" w:color="auto"/>
        <w:right w:val="none" w:sz="0" w:space="0" w:color="auto"/>
      </w:divBdr>
    </w:div>
    <w:div w:id="1062026857">
      <w:bodyDiv w:val="1"/>
      <w:marLeft w:val="0"/>
      <w:marRight w:val="0"/>
      <w:marTop w:val="0"/>
      <w:marBottom w:val="0"/>
      <w:divBdr>
        <w:top w:val="none" w:sz="0" w:space="0" w:color="auto"/>
        <w:left w:val="none" w:sz="0" w:space="0" w:color="auto"/>
        <w:bottom w:val="none" w:sz="0" w:space="0" w:color="auto"/>
        <w:right w:val="none" w:sz="0" w:space="0" w:color="auto"/>
      </w:divBdr>
    </w:div>
    <w:div w:id="1096949305">
      <w:bodyDiv w:val="1"/>
      <w:marLeft w:val="0"/>
      <w:marRight w:val="0"/>
      <w:marTop w:val="0"/>
      <w:marBottom w:val="0"/>
      <w:divBdr>
        <w:top w:val="none" w:sz="0" w:space="0" w:color="auto"/>
        <w:left w:val="none" w:sz="0" w:space="0" w:color="auto"/>
        <w:bottom w:val="none" w:sz="0" w:space="0" w:color="auto"/>
        <w:right w:val="none" w:sz="0" w:space="0" w:color="auto"/>
      </w:divBdr>
    </w:div>
    <w:div w:id="1165244072">
      <w:bodyDiv w:val="1"/>
      <w:marLeft w:val="0"/>
      <w:marRight w:val="0"/>
      <w:marTop w:val="0"/>
      <w:marBottom w:val="0"/>
      <w:divBdr>
        <w:top w:val="none" w:sz="0" w:space="0" w:color="auto"/>
        <w:left w:val="none" w:sz="0" w:space="0" w:color="auto"/>
        <w:bottom w:val="none" w:sz="0" w:space="0" w:color="auto"/>
        <w:right w:val="none" w:sz="0" w:space="0" w:color="auto"/>
      </w:divBdr>
    </w:div>
    <w:div w:id="1380400175">
      <w:bodyDiv w:val="1"/>
      <w:marLeft w:val="0"/>
      <w:marRight w:val="0"/>
      <w:marTop w:val="0"/>
      <w:marBottom w:val="0"/>
      <w:divBdr>
        <w:top w:val="none" w:sz="0" w:space="0" w:color="auto"/>
        <w:left w:val="none" w:sz="0" w:space="0" w:color="auto"/>
        <w:bottom w:val="none" w:sz="0" w:space="0" w:color="auto"/>
        <w:right w:val="none" w:sz="0" w:space="0" w:color="auto"/>
      </w:divBdr>
    </w:div>
    <w:div w:id="1393889752">
      <w:bodyDiv w:val="1"/>
      <w:marLeft w:val="0"/>
      <w:marRight w:val="0"/>
      <w:marTop w:val="0"/>
      <w:marBottom w:val="0"/>
      <w:divBdr>
        <w:top w:val="none" w:sz="0" w:space="0" w:color="auto"/>
        <w:left w:val="none" w:sz="0" w:space="0" w:color="auto"/>
        <w:bottom w:val="none" w:sz="0" w:space="0" w:color="auto"/>
        <w:right w:val="none" w:sz="0" w:space="0" w:color="auto"/>
      </w:divBdr>
    </w:div>
    <w:div w:id="1476920657">
      <w:bodyDiv w:val="1"/>
      <w:marLeft w:val="0"/>
      <w:marRight w:val="0"/>
      <w:marTop w:val="0"/>
      <w:marBottom w:val="0"/>
      <w:divBdr>
        <w:top w:val="none" w:sz="0" w:space="0" w:color="auto"/>
        <w:left w:val="none" w:sz="0" w:space="0" w:color="auto"/>
        <w:bottom w:val="none" w:sz="0" w:space="0" w:color="auto"/>
        <w:right w:val="none" w:sz="0" w:space="0" w:color="auto"/>
      </w:divBdr>
    </w:div>
    <w:div w:id="1595431853">
      <w:bodyDiv w:val="1"/>
      <w:marLeft w:val="0"/>
      <w:marRight w:val="0"/>
      <w:marTop w:val="0"/>
      <w:marBottom w:val="0"/>
      <w:divBdr>
        <w:top w:val="none" w:sz="0" w:space="0" w:color="auto"/>
        <w:left w:val="none" w:sz="0" w:space="0" w:color="auto"/>
        <w:bottom w:val="none" w:sz="0" w:space="0" w:color="auto"/>
        <w:right w:val="none" w:sz="0" w:space="0" w:color="auto"/>
      </w:divBdr>
    </w:div>
    <w:div w:id="1732927479">
      <w:bodyDiv w:val="1"/>
      <w:marLeft w:val="0"/>
      <w:marRight w:val="0"/>
      <w:marTop w:val="0"/>
      <w:marBottom w:val="0"/>
      <w:divBdr>
        <w:top w:val="none" w:sz="0" w:space="0" w:color="auto"/>
        <w:left w:val="none" w:sz="0" w:space="0" w:color="auto"/>
        <w:bottom w:val="none" w:sz="0" w:space="0" w:color="auto"/>
        <w:right w:val="none" w:sz="0" w:space="0" w:color="auto"/>
      </w:divBdr>
      <w:divsChild>
        <w:div w:id="229271131">
          <w:marLeft w:val="0"/>
          <w:marRight w:val="0"/>
          <w:marTop w:val="0"/>
          <w:marBottom w:val="0"/>
          <w:divBdr>
            <w:top w:val="none" w:sz="0" w:space="0" w:color="auto"/>
            <w:left w:val="none" w:sz="0" w:space="0" w:color="auto"/>
            <w:bottom w:val="none" w:sz="0" w:space="0" w:color="auto"/>
            <w:right w:val="none" w:sz="0" w:space="0" w:color="auto"/>
          </w:divBdr>
        </w:div>
        <w:div w:id="861940767">
          <w:marLeft w:val="0"/>
          <w:marRight w:val="0"/>
          <w:marTop w:val="0"/>
          <w:marBottom w:val="0"/>
          <w:divBdr>
            <w:top w:val="none" w:sz="0" w:space="0" w:color="auto"/>
            <w:left w:val="none" w:sz="0" w:space="0" w:color="auto"/>
            <w:bottom w:val="none" w:sz="0" w:space="0" w:color="auto"/>
            <w:right w:val="none" w:sz="0" w:space="0" w:color="auto"/>
          </w:divBdr>
        </w:div>
        <w:div w:id="1791439472">
          <w:marLeft w:val="0"/>
          <w:marRight w:val="0"/>
          <w:marTop w:val="0"/>
          <w:marBottom w:val="0"/>
          <w:divBdr>
            <w:top w:val="none" w:sz="0" w:space="0" w:color="auto"/>
            <w:left w:val="none" w:sz="0" w:space="0" w:color="auto"/>
            <w:bottom w:val="none" w:sz="0" w:space="0" w:color="auto"/>
            <w:right w:val="none" w:sz="0" w:space="0" w:color="auto"/>
          </w:divBdr>
        </w:div>
      </w:divsChild>
    </w:div>
    <w:div w:id="1838764157">
      <w:bodyDiv w:val="1"/>
      <w:marLeft w:val="0"/>
      <w:marRight w:val="0"/>
      <w:marTop w:val="0"/>
      <w:marBottom w:val="0"/>
      <w:divBdr>
        <w:top w:val="none" w:sz="0" w:space="0" w:color="auto"/>
        <w:left w:val="none" w:sz="0" w:space="0" w:color="auto"/>
        <w:bottom w:val="none" w:sz="0" w:space="0" w:color="auto"/>
        <w:right w:val="none" w:sz="0" w:space="0" w:color="auto"/>
      </w:divBdr>
    </w:div>
    <w:div w:id="1861236079">
      <w:bodyDiv w:val="1"/>
      <w:marLeft w:val="0"/>
      <w:marRight w:val="0"/>
      <w:marTop w:val="0"/>
      <w:marBottom w:val="0"/>
      <w:divBdr>
        <w:top w:val="none" w:sz="0" w:space="0" w:color="auto"/>
        <w:left w:val="none" w:sz="0" w:space="0" w:color="auto"/>
        <w:bottom w:val="none" w:sz="0" w:space="0" w:color="auto"/>
        <w:right w:val="none" w:sz="0" w:space="0" w:color="auto"/>
      </w:divBdr>
    </w:div>
    <w:div w:id="1906720046">
      <w:bodyDiv w:val="1"/>
      <w:marLeft w:val="0"/>
      <w:marRight w:val="0"/>
      <w:marTop w:val="0"/>
      <w:marBottom w:val="0"/>
      <w:divBdr>
        <w:top w:val="none" w:sz="0" w:space="0" w:color="auto"/>
        <w:left w:val="none" w:sz="0" w:space="0" w:color="auto"/>
        <w:bottom w:val="none" w:sz="0" w:space="0" w:color="auto"/>
        <w:right w:val="none" w:sz="0" w:space="0" w:color="auto"/>
      </w:divBdr>
    </w:div>
    <w:div w:id="2061587477">
      <w:bodyDiv w:val="1"/>
      <w:marLeft w:val="0"/>
      <w:marRight w:val="0"/>
      <w:marTop w:val="0"/>
      <w:marBottom w:val="0"/>
      <w:divBdr>
        <w:top w:val="none" w:sz="0" w:space="0" w:color="auto"/>
        <w:left w:val="none" w:sz="0" w:space="0" w:color="auto"/>
        <w:bottom w:val="none" w:sz="0" w:space="0" w:color="auto"/>
        <w:right w:val="none" w:sz="0" w:space="0" w:color="auto"/>
      </w:divBdr>
    </w:div>
    <w:div w:id="213150656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eader" Target="header2.xml"/><Relationship Id="rId18" Type="http://schemas.openxmlformats.org/officeDocument/2006/relationships/image" Target="media/image3.png"/><Relationship Id="rId26" Type="http://schemas.microsoft.com/office/2011/relationships/people" Target="people.xml"/><Relationship Id="rId3" Type="http://schemas.openxmlformats.org/officeDocument/2006/relationships/customXml" Target="../customXml/item3.xml"/><Relationship Id="rId21" Type="http://schemas.openxmlformats.org/officeDocument/2006/relationships/comments" Target="comments.xml"/><Relationship Id="rId7" Type="http://schemas.openxmlformats.org/officeDocument/2006/relationships/styles" Target="styles.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header" Target="header3.xml"/><Relationship Id="rId20" Type="http://schemas.openxmlformats.org/officeDocument/2006/relationships/footer" Target="footer4.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microsoft.com/office/2018/08/relationships/commentsExtensible" Target="commentsExtensible.xml"/><Relationship Id="rId5" Type="http://schemas.openxmlformats.org/officeDocument/2006/relationships/customXml" Target="../customXml/item5.xml"/><Relationship Id="rId15" Type="http://schemas.openxmlformats.org/officeDocument/2006/relationships/footer" Target="footer2.xml"/><Relationship Id="rId23" Type="http://schemas.microsoft.com/office/2016/09/relationships/commentsIds" Target="commentsIds.xml"/><Relationship Id="rId28" Type="http://schemas.microsoft.com/office/2019/05/relationships/documenttasks" Target="documenttasks/documenttasks1.xml"/><Relationship Id="rId10" Type="http://schemas.openxmlformats.org/officeDocument/2006/relationships/footnotes" Target="footnotes.xml"/><Relationship Id="rId19" Type="http://schemas.openxmlformats.org/officeDocument/2006/relationships/header" Target="header4.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footer" Target="footer1.xml"/><Relationship Id="rId22" Type="http://schemas.microsoft.com/office/2011/relationships/commentsExtended" Target="commentsExtended.xml"/><Relationship Id="rId27"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documenttasks/documenttasks1.xml><?xml version="1.0" encoding="utf-8"?>
<t:Tasks xmlns:t="http://schemas.microsoft.com/office/tasks/2019/documenttasks" xmlns:oel="http://schemas.microsoft.com/office/2019/extlst">
  <t:Task id="{4DB1DD73-3806-4F9F-8B8B-259861BE62F2}">
    <t:Anchor>
      <t:Comment id="721786574"/>
    </t:Anchor>
    <t:History>
      <t:Event id="{4FA00A9F-F3DF-45E5-8635-A9DD88A0B4AD}" time="2025-05-14T09:27:54.764Z">
        <t:Attribution userId="S::ALESSANDRA.GALIFI@unicredit.eu::478fd2ba-1c44-4239-9fd9-11bee4f1d1ff" userProvider="AD" userName="Galifi Alessandra (UniCredit)"/>
        <t:Anchor>
          <t:Comment id="1912652321"/>
        </t:Anchor>
        <t:Create/>
      </t:Event>
      <t:Event id="{9598375E-0E0D-4FA1-A703-DD6944BC3D24}" time="2025-05-14T09:27:54.764Z">
        <t:Attribution userId="S::ALESSANDRA.GALIFI@unicredit.eu::478fd2ba-1c44-4239-9fd9-11bee4f1d1ff" userProvider="AD" userName="Galifi Alessandra (UniCredit)"/>
        <t:Anchor>
          <t:Comment id="1912652321"/>
        </t:Anchor>
        <t:Assign userId="S::ZBarta.external@unicredit.eu::39865122-adf2-406a-a90e-f7570fc99417" userProvider="AD" userName="Barta Zoltan (Ext. - UniCredit)"/>
      </t:Event>
      <t:Event id="{BB85579A-E522-4C9E-A98F-0E14599B408D}" time="2025-05-14T09:27:54.764Z">
        <t:Attribution userId="S::ALESSANDRA.GALIFI@unicredit.eu::478fd2ba-1c44-4239-9fd9-11bee4f1d1ff" userProvider="AD" userName="Galifi Alessandra (UniCredit)"/>
        <t:Anchor>
          <t:Comment id="1912652321"/>
        </t:Anchor>
        <t:SetTitle title="@Barta Zoltan (Ext. - UniCredit) can you kindly provide an answer?"/>
      </t:Event>
      <t:Event id="{095D588B-52F0-468C-A743-14BCFB676C43}" time="2025-05-14T09:28:07.176Z">
        <t:Attribution userId="S::ALESSANDRA.GALIFI@unicredit.eu::478fd2ba-1c44-4239-9fd9-11bee4f1d1ff" userProvider="AD" userName="Galifi Alessandra (UniCredit)"/>
        <t:Progress percentComplete="100"/>
      </t:Event>
      <t:Event id="{CF5FABB6-FC74-4128-869D-F2EB3BCF9C20}" time="2025-05-14T09:43:57.335Z">
        <t:Attribution userId="S::ALESSANDRA.GALIFI@unicredit.eu::478fd2ba-1c44-4239-9fd9-11bee4f1d1ff" userProvider="AD" userName="Galifi Alessandra (UniCredit)"/>
        <t:Progress percentComplete="0"/>
      </t:Event>
      <t:Event id="{889C9F23-32FF-46D5-9F13-78CD8A53C23E}" time="2025-05-28T14:54:13.801Z">
        <t:Attribution userId="S::ALESSANDRA.GALIFI@unicredit.eu::478fd2ba-1c44-4239-9fd9-11bee4f1d1ff" userProvider="AD" userName="Galifi Alessandra (UniCredit)"/>
        <t:Progress percentComplete="100"/>
      </t:Event>
    </t:History>
  </t:Task>
  <t:Task id="{8E5D3757-253C-4421-82A9-E451C9221D40}">
    <t:Anchor>
      <t:Comment id="1347610192"/>
    </t:Anchor>
    <t:History>
      <t:Event id="{8D6BBC29-8A37-4AF3-AFAF-303C21021EE4}" time="2025-05-14T09:23:39.274Z">
        <t:Attribution userId="S::ALESSANDRA.GALIFI@unicredit.eu::478fd2ba-1c44-4239-9fd9-11bee4f1d1ff" userProvider="AD" userName="Galifi Alessandra (UniCredit)"/>
        <t:Anchor>
          <t:Comment id="537424471"/>
        </t:Anchor>
        <t:Create/>
      </t:Event>
      <t:Event id="{A1659C7C-0AE4-4CFF-97A5-11503FE40B86}" time="2025-05-14T09:23:39.274Z">
        <t:Attribution userId="S::ALESSANDRA.GALIFI@unicredit.eu::478fd2ba-1c44-4239-9fd9-11bee4f1d1ff" userProvider="AD" userName="Galifi Alessandra (UniCredit)"/>
        <t:Anchor>
          <t:Comment id="537424471"/>
        </t:Anchor>
        <t:Assign userId="S::ZBarta.external@unicredit.eu::39865122-adf2-406a-a90e-f7570fc99417" userProvider="AD" userName="Barta Zoltan (Ext. - UniCredit)"/>
      </t:Event>
      <t:Event id="{72E4E8D1-29AE-4731-A5F0-E4C6FA62D930}" time="2025-05-14T09:23:39.274Z">
        <t:Attribution userId="S::ALESSANDRA.GALIFI@unicredit.eu::478fd2ba-1c44-4239-9fd9-11bee4f1d1ff" userProvider="AD" userName="Galifi Alessandra (UniCredit)"/>
        <t:Anchor>
          <t:Comment id="537424471"/>
        </t:Anchor>
        <t:SetTitle title="@Barta Zoltan (Ext. - UniCredit) can you check and provide an answer?"/>
      </t:Event>
      <t:Event id="{C8A18DDD-CE9A-4BEE-9C48-BBD3C11A2F3B}" time="2025-06-05T06:25:25.22Z">
        <t:Attribution userId="S::marketa.kastalanova@unicreditgroup.cz::16d7bc2b-cdaa-42de-8c89-82fbdfb2816f" userProvider="AD" userName="Kastalanova Marketa (UniCredit CZ&amp;SK)"/>
        <t:Progress percentComplete="100"/>
      </t:Event>
    </t:History>
  </t:Task>
  <t:Task id="{19A950B2-EDAE-445B-96FD-24B635DB885F}">
    <t:Anchor>
      <t:Comment id="721785864"/>
    </t:Anchor>
    <t:History>
      <t:Event id="{7A3C8ED4-4E8F-4C8F-8D63-695776D8676C}" time="2025-05-14T09:25:04.986Z">
        <t:Attribution userId="S::ALESSANDRA.GALIFI@unicredit.eu::478fd2ba-1c44-4239-9fd9-11bee4f1d1ff" userProvider="AD" userName="Galifi Alessandra (UniCredit)"/>
        <t:Anchor>
          <t:Comment id="516726630"/>
        </t:Anchor>
        <t:Create/>
      </t:Event>
      <t:Event id="{F7F4D7D7-51D0-4252-80B2-E84EDF035CEB}" time="2025-05-14T09:25:04.986Z">
        <t:Attribution userId="S::ALESSANDRA.GALIFI@unicredit.eu::478fd2ba-1c44-4239-9fd9-11bee4f1d1ff" userProvider="AD" userName="Galifi Alessandra (UniCredit)"/>
        <t:Anchor>
          <t:Comment id="516726630"/>
        </t:Anchor>
        <t:Assign userId="S::ZBarta.external@unicredit.eu::39865122-adf2-406a-a90e-f7570fc99417" userProvider="AD" userName="Barta Zoltan (Ext. - UniCredit)"/>
      </t:Event>
      <t:Event id="{E07091C3-1AD5-4B6D-98A8-BB8E8DF2533B}" time="2025-05-14T09:25:04.986Z">
        <t:Attribution userId="S::ALESSANDRA.GALIFI@unicredit.eu::478fd2ba-1c44-4239-9fd9-11bee4f1d1ff" userProvider="AD" userName="Galifi Alessandra (UniCredit)"/>
        <t:Anchor>
          <t:Comment id="516726630"/>
        </t:Anchor>
        <t:SetTitle title="@Barta Zoltan (Ext. - UniCredit) can you kindly provide an answer?"/>
      </t:Event>
      <t:Event id="{408BCB68-487C-4DB3-B20B-45E385AE4331}" time="2025-06-05T09:07:00.538Z">
        <t:Attribution userId="S::zbarta.external@unicredit.eu::39865122-adf2-406a-a90e-f7570fc99417" userProvider="AD" userName="Barta Zoltan (Ext. - UniCredit)"/>
        <t:Progress percentComplete="100"/>
      </t:Event>
    </t:History>
  </t:Task>
  <t:Task id="{9B9047D6-DDCC-4CCE-BD1E-D18F6C963D76}">
    <t:Anchor>
      <t:Comment id="717973899"/>
    </t:Anchor>
    <t:History>
      <t:Event id="{9DD26AAB-5534-4213-9E39-2DDB1DCE89FD}" time="2025-04-23T12:13:06.07Z">
        <t:Attribution userId="S::lucie.janderova@unicreditgroup.cz::8ca1948f-de30-4932-bc06-cdd5bc4c0d5b" userProvider="AD" userName="Janderova Lucie (UniCredit CZ&amp;SK)"/>
        <t:Anchor>
          <t:Comment id="584874158"/>
        </t:Anchor>
        <t:Create/>
      </t:Event>
      <t:Event id="{E87F4542-3BF9-4C17-ABB5-62A9E04B4905}" time="2025-04-23T12:13:06.07Z">
        <t:Attribution userId="S::lucie.janderova@unicreditgroup.cz::8ca1948f-de30-4932-bc06-cdd5bc4c0d5b" userProvider="AD" userName="Janderova Lucie (UniCredit CZ&amp;SK)"/>
        <t:Anchor>
          <t:Comment id="584874158"/>
        </t:Anchor>
        <t:Assign userId="S::Fruzsina.Huszka@unicredit.eu::96a2ecc6-0e98-4702-a55a-27ed6d2c4b3d" userProvider="AD" userName="Huszka Fruzsina (UniCredit)"/>
      </t:Event>
      <t:Event id="{0C35BE10-4354-401D-B41D-6537A62E9BC8}" time="2025-04-23T12:13:06.07Z">
        <t:Attribution userId="S::lucie.janderova@unicreditgroup.cz::8ca1948f-de30-4932-bc06-cdd5bc4c0d5b" userProvider="AD" userName="Janderova Lucie (UniCredit CZ&amp;SK)"/>
        <t:Anchor>
          <t:Comment id="584874158"/>
        </t:Anchor>
        <t:SetTitle title="Hello @Huszka Fruzsina (UniCredit) @Galifi Alessandra (UniCredit) , how it can be either online or batch? It is important which of those 2 it is, no? I assume FE depends on it, meaning how updated the data will be and as we have online processes, it…"/>
      </t:Event>
      <t:Event id="{C4CA87C0-1821-43D4-AD3F-0D302B68515D}" time="2025-04-23T13:44:28.653Z">
        <t:Attribution userId="S::lucie.janderova@unicreditgroup.cz::8ca1948f-de30-4932-bc06-cdd5bc4c0d5b" userProvider="AD" userName="Janderova Lucie (UniCredit CZ&amp;SK)"/>
        <t:Progress percentComplete="100"/>
      </t:Event>
    </t:History>
  </t:Task>
  <t:Task id="{8914351A-9375-4815-AC39-579DBDFBA67C}">
    <t:Anchor>
      <t:Comment id="18087225"/>
    </t:Anchor>
    <t:History>
      <t:Event id="{97BF8E85-0A0B-4BC7-815C-386F9BB028D5}" time="2025-04-23T17:15:58.124Z">
        <t:Attribution userId="S::lucie.janderova@unicreditgroup.cz::8ca1948f-de30-4932-bc06-cdd5bc4c0d5b" userProvider="AD" userName="Janderova Lucie (UniCredit CZ&amp;SK)"/>
        <t:Anchor>
          <t:Comment id="18087225"/>
        </t:Anchor>
        <t:Create/>
      </t:Event>
      <t:Event id="{0912C3F4-EE06-48C7-AE2D-620FF8348C3B}" time="2025-04-23T17:15:58.124Z">
        <t:Attribution userId="S::lucie.janderova@unicreditgroup.cz::8ca1948f-de30-4932-bc06-cdd5bc4c0d5b" userProvider="AD" userName="Janderova Lucie (UniCredit CZ&amp;SK)"/>
        <t:Anchor>
          <t:Comment id="18087225"/>
        </t:Anchor>
        <t:Assign userId="S::Fruzsina.Huszka@unicredit.eu::96a2ecc6-0e98-4702-a55a-27ed6d2c4b3d" userProvider="AD" userName="Huszka Fruzsina (UniCredit)"/>
      </t:Event>
      <t:Event id="{C1488A12-283F-4741-B92E-124AE7A9B0BE}" time="2025-04-23T17:15:58.124Z">
        <t:Attribution userId="S::lucie.janderova@unicreditgroup.cz::8ca1948f-de30-4932-bc06-cdd5bc4c0d5b" userProvider="AD" userName="Janderova Lucie (UniCredit CZ&amp;SK)"/>
        <t:Anchor>
          <t:Comment id="18087225"/>
        </t:Anchor>
        <t:SetTitle title="@Huszka Fruzsina (UniCredit) @Sveduneac Eugenia Carmen (UniCredit) DBN spec is now saying that at first it will leave this empty is that still acceptable or should be changed to „0“? Thank you"/>
      </t:Event>
      <t:Event id="{2C19A0F9-EC82-4C47-9138-0FA41F0E1C62}" time="2025-05-28T07:24:56.306Z">
        <t:Attribution userId="S::lukas.chinorai@unicreditgroup.cz::a0deb691-cb14-4ce3-b065-32befbae3815" userProvider="AD" userName="Chinorai Lukas (UniCredit CZ&amp;SK)"/>
        <t:Anchor>
          <t:Comment id="744441863"/>
        </t:Anchor>
        <t:UnassignAll/>
      </t:Event>
      <t:Event id="{4FA5D9C3-1D2B-461F-87AE-40FFB54EA5DF}" time="2025-05-28T07:24:56.306Z">
        <t:Attribution userId="S::lukas.chinorai@unicreditgroup.cz::a0deb691-cb14-4ce3-b065-32befbae3815" userProvider="AD" userName="Chinorai Lukas (UniCredit CZ&amp;SK)"/>
        <t:Anchor>
          <t:Comment id="744441863"/>
        </t:Anchor>
        <t:Assign userId="S::eugeniacarmen.sveduneac2@unicredit.eu::ba3268be-e05b-47c6-bb1d-daf9154c78ea" userProvider="AD" userName="Sveduneac Eugenia Carmen (UniCredit)"/>
      </t:Event>
      <t:Event id="{05E6E716-09CB-44DE-A746-7E53A754C54A}" time="2025-05-28T12:29:29.664Z">
        <t:Attribution userId="S::eugeniacarmen.sveduneac2@unicredit.eu::ba3268be-e05b-47c6-bb1d-daf9154c78ea" userProvider="AD" userName="Sveduneac Eugenia Carmen (UniCredit)"/>
        <t:Anchor>
          <t:Comment id="402551903"/>
        </t:Anchor>
        <t:UnassignAll/>
      </t:Event>
      <t:Event id="{52736C62-D4BD-4B14-8D7A-5D82E162BE2D}" time="2025-05-28T12:29:29.664Z">
        <t:Attribution userId="S::eugeniacarmen.sveduneac2@unicredit.eu::ba3268be-e05b-47c6-bb1d-daf9154c78ea" userProvider="AD" userName="Sveduneac Eugenia Carmen (UniCredit)"/>
        <t:Anchor>
          <t:Comment id="402551903"/>
        </t:Anchor>
        <t:Assign userId="S::lukas.chinorai@unicreditgroup.cz::a0deb691-cb14-4ce3-b065-32befbae3815" userProvider="AD" userName="Chinorai Lukas (UniCredit CZ&amp;SK)"/>
      </t:Event>
      <t:Event id="{0BB45B35-1FAC-4A3B-8EA8-1A0E23B591FA}" time="2025-05-28T14:07:12.388Z">
        <t:Attribution userId="S::lukas.chinorai@unicreditgroup.cz::a0deb691-cb14-4ce3-b065-32befbae3815" userProvider="AD" userName="Chinorai Lukas (UniCredit CZ&amp;SK)"/>
        <t:Progress percentComplete="100"/>
      </t:Event>
    </t:History>
  </t:Task>
  <t:Task id="{7C1E1C65-72F6-4A37-8ADC-4F0D8797538B}">
    <t:Anchor>
      <t:Comment id="1953553744"/>
    </t:Anchor>
    <t:History>
      <t:Event id="{F622D37E-AD7B-46E4-B0AF-74EE71848725}" time="2025-04-23T17:16:48.07Z">
        <t:Attribution userId="S::lucie.janderova@unicreditgroup.cz::8ca1948f-de30-4932-bc06-cdd5bc4c0d5b" userProvider="AD" userName="Janderova Lucie (UniCredit CZ&amp;SK)"/>
        <t:Anchor>
          <t:Comment id="1953553744"/>
        </t:Anchor>
        <t:Create/>
      </t:Event>
      <t:Event id="{E2F37F94-B7BC-49AF-8D4A-22E1A0EDAE4F}" time="2025-04-23T17:16:48.07Z">
        <t:Attribution userId="S::lucie.janderova@unicreditgroup.cz::8ca1948f-de30-4932-bc06-cdd5bc4c0d5b" userProvider="AD" userName="Janderova Lucie (UniCredit CZ&amp;SK)"/>
        <t:Anchor>
          <t:Comment id="1953553744"/>
        </t:Anchor>
        <t:Assign userId="S::Fruzsina.Huszka@unicredit.eu::96a2ecc6-0e98-4702-a55a-27ed6d2c4b3d" userProvider="AD" userName="Huszka Fruzsina (UniCredit)"/>
      </t:Event>
      <t:Event id="{B476A2B5-802F-430C-A333-E23E500AF167}" time="2025-04-23T17:16:48.07Z">
        <t:Attribution userId="S::lucie.janderova@unicreditgroup.cz::8ca1948f-de30-4932-bc06-cdd5bc4c0d5b" userProvider="AD" userName="Janderova Lucie (UniCredit CZ&amp;SK)"/>
        <t:Anchor>
          <t:Comment id="1953553744"/>
        </t:Anchor>
        <t:SetTitle title="@Huszka Fruzsina (UniCredit) @Sveduneac Eugenia Carmen (UniCredit) DBN spec is now saying that at first it will leave this empty is that still acceptable or should be changed to „0“? Thank you"/>
      </t:Event>
      <t:Event id="{EA94C4D2-4241-448F-80F7-E52A6FD39E34}" time="2025-05-14T09:19:15.279Z">
        <t:Attribution userId="S::ALESSANDRA.GALIFI@unicredit.eu::478fd2ba-1c44-4239-9fd9-11bee4f1d1ff" userProvider="AD" userName="Galifi Alessandra (UniCredit)"/>
        <t:Anchor>
          <t:Comment id="533653985"/>
        </t:Anchor>
        <t:UnassignAll/>
      </t:Event>
      <t:Event id="{07097CD4-57BD-42E2-A31C-7943E8878EF7}" time="2025-05-14T09:19:15.279Z">
        <t:Attribution userId="S::ALESSANDRA.GALIFI@unicredit.eu::478fd2ba-1c44-4239-9fd9-11bee4f1d1ff" userProvider="AD" userName="Galifi Alessandra (UniCredit)"/>
        <t:Anchor>
          <t:Comment id="533653985"/>
        </t:Anchor>
        <t:Assign userId="S::ZBarta.external@unicredit.eu::39865122-adf2-406a-a90e-f7570fc99417" userProvider="AD" userName="Barta Zoltan (Ext. - UniCredit)"/>
      </t:Event>
      <t:Event id="{E46C4194-1D63-48CD-909B-8498F5758650}" time="2025-05-29T08:58:07.903Z">
        <t:Attribution userId="S::lukas.chinorai@unicreditgroup.cz::a0deb691-cb14-4ce3-b065-32befbae3815" userProvider="AD" userName="Chinorai Lukas (UniCredit CZ&amp;SK)"/>
        <t:Progress percentComplete="100"/>
      </t:Event>
    </t:History>
  </t:Task>
  <t:Task id="{0E28B46A-0E8F-4A59-9BC0-0FE4FD8D3133}">
    <t:Anchor>
      <t:Comment id="897112475"/>
    </t:Anchor>
    <t:History>
      <t:Event id="{83F35AA7-D923-4165-903C-51D5C21A8C02}" time="2025-04-23T17:17:09.17Z">
        <t:Attribution userId="S::lucie.janderova@unicreditgroup.cz::8ca1948f-de30-4932-bc06-cdd5bc4c0d5b" userProvider="AD" userName="Janderova Lucie (UniCredit CZ&amp;SK)"/>
        <t:Anchor>
          <t:Comment id="897112475"/>
        </t:Anchor>
        <t:Create/>
      </t:Event>
      <t:Event id="{C1E4FBD6-9A9D-4193-9904-C529CFC09E11}" time="2025-04-23T17:17:09.17Z">
        <t:Attribution userId="S::lucie.janderova@unicreditgroup.cz::8ca1948f-de30-4932-bc06-cdd5bc4c0d5b" userProvider="AD" userName="Janderova Lucie (UniCredit CZ&amp;SK)"/>
        <t:Anchor>
          <t:Comment id="897112475"/>
        </t:Anchor>
        <t:Assign userId="S::Fruzsina.Huszka@unicredit.eu::96a2ecc6-0e98-4702-a55a-27ed6d2c4b3d" userProvider="AD" userName="Huszka Fruzsina (UniCredit)"/>
      </t:Event>
      <t:Event id="{7E4FE4E3-47DE-4F41-AB04-CE2F6EFE22C6}" time="2025-04-23T17:17:09.17Z">
        <t:Attribution userId="S::lucie.janderova@unicreditgroup.cz::8ca1948f-de30-4932-bc06-cdd5bc4c0d5b" userProvider="AD" userName="Janderova Lucie (UniCredit CZ&amp;SK)"/>
        <t:Anchor>
          <t:Comment id="897112475"/>
        </t:Anchor>
        <t:SetTitle title="@Huszka Fruzsina (UniCredit) @Sveduneac Eugenia Carmen (UniCredit) DBN spec is now saying that at first it will leave this empty is that still acceptable or should be changed to „0“? Thank you"/>
      </t:Event>
      <t:Event id="{BA98C1DC-6E02-4FF6-93D6-9C30D590A6B2}" time="2025-05-14T09:20:03.895Z">
        <t:Attribution userId="S::ALESSANDRA.GALIFI@unicredit.eu::478fd2ba-1c44-4239-9fd9-11bee4f1d1ff" userProvider="AD" userName="Galifi Alessandra (UniCredit)"/>
        <t:Anchor>
          <t:Comment id="120033610"/>
        </t:Anchor>
        <t:UnassignAll/>
      </t:Event>
      <t:Event id="{BC58F724-BCD3-41D6-9CBA-976A04FC3DC2}" time="2025-05-14T09:20:03.895Z">
        <t:Attribution userId="S::ALESSANDRA.GALIFI@unicredit.eu::478fd2ba-1c44-4239-9fd9-11bee4f1d1ff" userProvider="AD" userName="Galifi Alessandra (UniCredit)"/>
        <t:Anchor>
          <t:Comment id="120033610"/>
        </t:Anchor>
        <t:Assign userId="S::ZBarta.external@unicredit.eu::39865122-adf2-406a-a90e-f7570fc99417" userProvider="AD" userName="Barta Zoltan (Ext. - UniCredit)"/>
      </t:Event>
      <t:Event id="{2E71CA61-A999-4259-AD5A-5A29A0EB0FFF}" time="2025-05-29T08:58:02.654Z">
        <t:Attribution userId="S::lukas.chinorai@unicreditgroup.cz::a0deb691-cb14-4ce3-b065-32befbae3815" userProvider="AD" userName="Chinorai Lukas (UniCredit CZ&amp;SK)"/>
        <t:Progress percentComplete="100"/>
      </t:Event>
    </t:History>
  </t:Task>
  <t:Task id="{66292910-5303-444D-A2A7-9DBC99462A1A}">
    <t:Anchor>
      <t:Comment id="1562623057"/>
    </t:Anchor>
    <t:History>
      <t:Event id="{CD1CA7D6-1AE0-4B8E-8358-197FFCF5B036}" time="2025-05-14T09:18:22.996Z">
        <t:Attribution userId="S::ALESSANDRA.GALIFI@unicredit.eu::478fd2ba-1c44-4239-9fd9-11bee4f1d1ff" userProvider="AD" userName="Galifi Alessandra (UniCredit)"/>
        <t:Anchor>
          <t:Comment id="792750788"/>
        </t:Anchor>
        <t:Create/>
      </t:Event>
      <t:Event id="{F3A99580-7212-481A-BAF0-B0B2BA48D657}" time="2025-05-14T09:18:22.996Z">
        <t:Attribution userId="S::ALESSANDRA.GALIFI@unicredit.eu::478fd2ba-1c44-4239-9fd9-11bee4f1d1ff" userProvider="AD" userName="Galifi Alessandra (UniCredit)"/>
        <t:Anchor>
          <t:Comment id="792750788"/>
        </t:Anchor>
        <t:Assign userId="S::ZBarta.external@unicredit.eu::39865122-adf2-406a-a90e-f7570fc99417" userProvider="AD" userName="Barta Zoltan (Ext. - UniCredit)"/>
      </t:Event>
      <t:Event id="{586A0D9E-8260-4CCC-9A61-E065D542C1BE}" time="2025-05-14T09:18:22.996Z">
        <t:Attribution userId="S::ALESSANDRA.GALIFI@unicredit.eu::478fd2ba-1c44-4239-9fd9-11bee4f1d1ff" userProvider="AD" userName="Galifi Alessandra (UniCredit)"/>
        <t:Anchor>
          <t:Comment id="792750788"/>
        </t:Anchor>
        <t:SetTitle title="Yes, this is correct. Existing logic must be removed. @Barta Zoltan (Ext. - UniCredit) can you support with the answer?"/>
      </t:Event>
      <t:Event id="{95A34A77-C42F-4937-ABBF-3C4A971E41A9}" time="2025-05-28T14:36:47.578Z">
        <t:Attribution userId="S::ALESSANDRA.GALIFI@unicredit.eu::478fd2ba-1c44-4239-9fd9-11bee4f1d1ff" userProvider="AD" userName="Galifi Alessandra (UniCredit)"/>
        <t:Progress percentComplete="100"/>
      </t:Event>
    </t:History>
  </t:Task>
  <t:Task id="{20290E5B-6050-4643-BCE1-E6D459B9C969}">
    <t:Anchor>
      <t:Comment id="73634420"/>
    </t:Anchor>
    <t:History>
      <t:Event id="{B04D2624-9BE6-413E-9AA3-FE36ABF23ED1}" time="2025-05-14T09:23:39.274Z">
        <t:Attribution userId="S::ALESSANDRA.GALIFI@unicredit.eu::478fd2ba-1c44-4239-9fd9-11bee4f1d1ff" userProvider="AD" userName="Galifi Alessandra (UniCredit)"/>
        <t:Anchor>
          <t:Comment id="968881059"/>
        </t:Anchor>
        <t:Create/>
      </t:Event>
      <t:Event id="{0907AC8F-A4A9-4F30-8DC2-59FFC7F27A4A}" time="2025-05-14T09:23:39.274Z">
        <t:Attribution userId="S::ALESSANDRA.GALIFI@unicredit.eu::478fd2ba-1c44-4239-9fd9-11bee4f1d1ff" userProvider="AD" userName="Galifi Alessandra (UniCredit)"/>
        <t:Anchor>
          <t:Comment id="968881059"/>
        </t:Anchor>
        <t:Assign userId="S::ZBarta.external@unicredit.eu::39865122-adf2-406a-a90e-f7570fc99417" userProvider="AD" userName="Barta Zoltan (Ext. - UniCredit)"/>
      </t:Event>
      <t:Event id="{555C58E8-E22D-4934-AA22-52EADA93186D}" time="2025-05-14T09:23:39.274Z">
        <t:Attribution userId="S::ALESSANDRA.GALIFI@unicredit.eu::478fd2ba-1c44-4239-9fd9-11bee4f1d1ff" userProvider="AD" userName="Galifi Alessandra (UniCredit)"/>
        <t:Anchor>
          <t:Comment id="968881059"/>
        </t:Anchor>
        <t:SetTitle title="@Barta Zoltan (Ext. - UniCredit) can you check and provide an answer?"/>
      </t:Event>
      <t:Event id="{1C3CB6F8-1693-4729-B1C1-08057FF81FDB}" time="2025-06-05T06:25:33.838Z">
        <t:Attribution userId="S::marketa.kastalanova@unicreditgroup.cz::16d7bc2b-cdaa-42de-8c89-82fbdfb2816f" userProvider="AD" userName="Kastalanova Marketa (UniCredit CZ&amp;SK)"/>
        <t:Progress percentComplete="100"/>
      </t:Event>
    </t:History>
  </t:Task>
</t:Task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E19A6891869C0542A0A6BB7A64F2353C" ma:contentTypeVersion="8" ma:contentTypeDescription="Create a new document." ma:contentTypeScope="" ma:versionID="91bed7b757f243d38d9019eea2c07a7d">
  <xsd:schema xmlns:xsd="http://www.w3.org/2001/XMLSchema" xmlns:xs="http://www.w3.org/2001/XMLSchema" xmlns:p="http://schemas.microsoft.com/office/2006/metadata/properties" xmlns:ns1="http://schemas.microsoft.com/sharepoint/v3" xmlns:ns2="1fb11eb2-0fc3-4474-89d0-1fd5dc7c3021" xmlns:ns3="9202606e-77df-4cbc-9f93-8aaecd03e83f" targetNamespace="http://schemas.microsoft.com/office/2006/metadata/properties" ma:root="true" ma:fieldsID="9fe95b06db756d07395ff8fe5a6209fe" ns1:_="" ns2:_="" ns3:_="">
    <xsd:import namespace="http://schemas.microsoft.com/sharepoint/v3"/>
    <xsd:import namespace="1fb11eb2-0fc3-4474-89d0-1fd5dc7c3021"/>
    <xsd:import namespace="9202606e-77df-4cbc-9f93-8aaecd03e83f"/>
    <xsd:element name="properties">
      <xsd:complexType>
        <xsd:sequence>
          <xsd:element name="documentManagement">
            <xsd:complexType>
              <xsd:all>
                <xsd:element ref="ns2:MediaServiceMetadata" minOccurs="0"/>
                <xsd:element ref="ns2:MediaServiceFastMetadata" minOccurs="0"/>
                <xsd:element ref="ns2:MediaServiceObjectDetectorVersions" minOccurs="0"/>
                <xsd:element ref="ns2:MediaServiceSearchProperties" minOccurs="0"/>
                <xsd:element ref="ns3:SharedWithUsers" minOccurs="0"/>
                <xsd:element ref="ns3:SharedWithDetails" minOccurs="0"/>
                <xsd:element ref="ns1:_ip_UnifiedCompliancePolicyProperties" minOccurs="0"/>
                <xsd:element ref="ns1:_ip_UnifiedCompliancePolicyUIAc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4" nillable="true" ma:displayName="Unified Compliance Policy Properties" ma:hidden="true" ma:internalName="_ip_UnifiedCompliancePolicyProperties">
      <xsd:simpleType>
        <xsd:restriction base="dms:Note"/>
      </xsd:simpleType>
    </xsd:element>
    <xsd:element name="_ip_UnifiedCompliancePolicyUIAction" ma:index="1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1fb11eb2-0fc3-4474-89d0-1fd5dc7c3021"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9202606e-77df-4cbc-9f93-8aaecd03e83f"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LongProperties xmlns="http://schemas.microsoft.com/office/2006/metadata/longProperties"/>
</file>

<file path=customXml/item5.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documentManagement>
</p:properties>
</file>

<file path=customXml/itemProps1.xml><?xml version="1.0" encoding="utf-8"?>
<ds:datastoreItem xmlns:ds="http://schemas.openxmlformats.org/officeDocument/2006/customXml" ds:itemID="{44550608-E820-4395-A017-7ED68BFEB205}">
  <ds:schemaRefs>
    <ds:schemaRef ds:uri="http://schemas.microsoft.com/sharepoint/v3/contenttype/forms"/>
  </ds:schemaRefs>
</ds:datastoreItem>
</file>

<file path=customXml/itemProps2.xml><?xml version="1.0" encoding="utf-8"?>
<ds:datastoreItem xmlns:ds="http://schemas.openxmlformats.org/officeDocument/2006/customXml" ds:itemID="{D6167B6E-8C28-4484-915C-ED6F94FA5F6E}"/>
</file>

<file path=customXml/itemProps3.xml><?xml version="1.0" encoding="utf-8"?>
<ds:datastoreItem xmlns:ds="http://schemas.openxmlformats.org/officeDocument/2006/customXml" ds:itemID="{F79ADD46-A19E-46A3-B208-0E057EA219B2}">
  <ds:schemaRefs>
    <ds:schemaRef ds:uri="http://schemas.openxmlformats.org/officeDocument/2006/bibliography"/>
  </ds:schemaRefs>
</ds:datastoreItem>
</file>

<file path=customXml/itemProps4.xml><?xml version="1.0" encoding="utf-8"?>
<ds:datastoreItem xmlns:ds="http://schemas.openxmlformats.org/officeDocument/2006/customXml" ds:itemID="{51E779C4-8449-410A-B62F-84E702826E03}">
  <ds:schemaRefs>
    <ds:schemaRef ds:uri="http://schemas.microsoft.com/office/2006/metadata/longProperties"/>
  </ds:schemaRefs>
</ds:datastoreItem>
</file>

<file path=customXml/itemProps5.xml><?xml version="1.0" encoding="utf-8"?>
<ds:datastoreItem xmlns:ds="http://schemas.openxmlformats.org/officeDocument/2006/customXml" ds:itemID="{DC546CC8-DBDA-44A6-906C-FA3DF9C2C21C}">
  <ds:schemaRefs>
    <ds:schemaRef ds:uri="http://schemas.microsoft.com/office/2006/metadata/properties"/>
    <ds:schemaRef ds:uri="http://schemas.microsoft.com/office/infopath/2007/PartnerControls"/>
    <ds:schemaRef ds:uri="http://schemas.microsoft.com/sharepoint/v3"/>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4</ap:DocSecurity>
  <ap:ScaleCrop>false</ap:ScaleCrop>
  <ap:Company>UniCredit Business Integrated Solutions S.C.p.A.</ap:Company>
  <ap:SharedDoc>false</ap:SharedDoc>
  <ap:HyperlinksChanged>false</ap:HyperlinksChanged>
  <ap:AppVersion>16.0000</ap:AppVersion>
  <ap:LinksUpToDate>false</ap:LinksUpToDate>
</ap: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Functional Specification</dc:title>
  <dc:subject/>
  <dc:creator>Huszka Fruzsina (UniCredit)</dc:creator>
  <cp:keywords/>
  <cp:lastModifiedBy>Barta Zoltan (Ext. - UniCredit)</cp:lastModifiedBy>
  <cp:revision>302</cp:revision>
  <cp:lastPrinted>2018-09-09T06:21:00Z</cp:lastPrinted>
  <dcterms:created xsi:type="dcterms:W3CDTF">2024-11-21T12:51:00Z</dcterms:created>
  <dcterms:modified xsi:type="dcterms:W3CDTF">2025-11-07T09:54:16Z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PublishingExpirationDate">
    <vt:lpwstr/>
  </property>
  <property fmtid="{D5CDD505-2E9C-101B-9397-08002B2CF9AE}" pid="4" name="PublishingStartDate">
    <vt:lpwstr/>
  </property>
  <property fmtid="{D5CDD505-2E9C-101B-9397-08002B2CF9AE}" pid="5" name="Status">
    <vt:lpwstr>Status</vt:lpwstr>
  </property>
  <property fmtid="{D5CDD505-2E9C-101B-9397-08002B2CF9AE}" pid="6" name="Workspace">
    <vt:lpwstr>Name of Project</vt:lpwstr>
  </property>
  <property fmtid="{D5CDD505-2E9C-101B-9397-08002B2CF9AE}" pid="7" name="Version">
    <vt:lpwstr>x.y</vt:lpwstr>
  </property>
  <property fmtid="{D5CDD505-2E9C-101B-9397-08002B2CF9AE}" pid="8" name="Ergebnistyp">
    <vt:lpwstr>Functional Specification</vt:lpwstr>
  </property>
  <property fmtid="{D5CDD505-2E9C-101B-9397-08002B2CF9AE}" pid="9" name="TemplateVersion">
    <vt:lpwstr>7.0</vt:lpwstr>
  </property>
  <property fmtid="{D5CDD505-2E9C-101B-9397-08002B2CF9AE}" pid="10" name="ContentTypeId">
    <vt:lpwstr>0x010100E19A6891869C0542A0A6BB7A64F2353C</vt:lpwstr>
  </property>
  <property fmtid="{D5CDD505-2E9C-101B-9397-08002B2CF9AE}" pid="11" name="MSIP_Label_29db9e61-aac5-4f6e-805d-ceb8cb9983a1_Enabled">
    <vt:lpwstr>true</vt:lpwstr>
  </property>
  <property fmtid="{D5CDD505-2E9C-101B-9397-08002B2CF9AE}" pid="12" name="MSIP_Label_29db9e61-aac5-4f6e-805d-ceb8cb9983a1_SetDate">
    <vt:lpwstr>2020-10-20T15:48:27Z</vt:lpwstr>
  </property>
  <property fmtid="{D5CDD505-2E9C-101B-9397-08002B2CF9AE}" pid="13" name="MSIP_Label_29db9e61-aac5-4f6e-805d-ceb8cb9983a1_Method">
    <vt:lpwstr>Standard</vt:lpwstr>
  </property>
  <property fmtid="{D5CDD505-2E9C-101B-9397-08002B2CF9AE}" pid="14" name="MSIP_Label_29db9e61-aac5-4f6e-805d-ceb8cb9983a1_Name">
    <vt:lpwstr>UniCredit - Internal Use Only - no visual markings</vt:lpwstr>
  </property>
  <property fmtid="{D5CDD505-2E9C-101B-9397-08002B2CF9AE}" pid="15" name="MSIP_Label_29db9e61-aac5-4f6e-805d-ceb8cb9983a1_SiteId">
    <vt:lpwstr>2cc49ce9-66a1-41ac-a96b-bdc54247696a</vt:lpwstr>
  </property>
  <property fmtid="{D5CDD505-2E9C-101B-9397-08002B2CF9AE}" pid="16" name="MSIP_Label_29db9e61-aac5-4f6e-805d-ceb8cb9983a1_ActionId">
    <vt:lpwstr>fc0562f4-e9fa-42e5-905e-0000a5572fd7</vt:lpwstr>
  </property>
  <property fmtid="{D5CDD505-2E9C-101B-9397-08002B2CF9AE}" pid="17" name="MSIP_Label_29db9e61-aac5-4f6e-805d-ceb8cb9983a1_ContentBits">
    <vt:lpwstr>0</vt:lpwstr>
  </property>
</Properties>
</file>